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65D399" w14:textId="0C486BDC" w:rsidR="001F385E" w:rsidRPr="00340242" w:rsidRDefault="013EB181" w:rsidP="04D6A32A">
      <w:pPr>
        <w:pStyle w:val="Title"/>
        <w:rPr>
          <w:rFonts w:ascii="Segoe UI" w:hAnsi="Segoe UI" w:cs="Segoe UI"/>
          <w:b/>
          <w:bCs/>
        </w:rPr>
      </w:pPr>
      <w:r>
        <w:rPr>
          <w:noProof/>
        </w:rPr>
        <w:drawing>
          <wp:inline distT="0" distB="0" distL="0" distR="0" wp14:anchorId="4AA62D5A" wp14:editId="0749DF6C">
            <wp:extent cx="2490023" cy="914400"/>
            <wp:effectExtent l="0" t="0" r="5715" b="0"/>
            <wp:docPr id="393861692" name="Picture 36" descr="C:\Users\Dan Lammot\AppData\Local\Packages\Microsoft.Office.Desktop_8wekyb3d8bbwe\AC\INetCache\Content.MSO\C40025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11">
                      <a:extLst>
                        <a:ext uri="{28A0092B-C50C-407E-A947-70E740481C1C}">
                          <a14:useLocalDpi xmlns:a14="http://schemas.microsoft.com/office/drawing/2010/main" val="0"/>
                        </a:ext>
                      </a:extLst>
                    </a:blip>
                    <a:stretch>
                      <a:fillRect/>
                    </a:stretch>
                  </pic:blipFill>
                  <pic:spPr>
                    <a:xfrm>
                      <a:off x="0" y="0"/>
                      <a:ext cx="2490023" cy="914400"/>
                    </a:xfrm>
                    <a:prstGeom prst="rect">
                      <a:avLst/>
                    </a:prstGeom>
                  </pic:spPr>
                </pic:pic>
              </a:graphicData>
            </a:graphic>
          </wp:inline>
        </w:drawing>
      </w:r>
    </w:p>
    <w:p w14:paraId="598492EF" w14:textId="517EDE19" w:rsidR="00ED40DB" w:rsidRDefault="00ED40DB" w:rsidP="04D6A32A">
      <w:pPr>
        <w:spacing w:after="0"/>
        <w:rPr>
          <w:rFonts w:ascii="Segoe UI Semibold" w:eastAsia="Segoe UI Semibold" w:hAnsi="Segoe UI Semibold" w:cs="Segoe UI Semibold"/>
          <w:color w:val="000000" w:themeColor="text1"/>
          <w:sz w:val="52"/>
          <w:szCs w:val="52"/>
        </w:rPr>
      </w:pPr>
    </w:p>
    <w:p w14:paraId="0B1B3901" w14:textId="77777777" w:rsidR="001647A0" w:rsidRDefault="001647A0" w:rsidP="04D6A32A">
      <w:pPr>
        <w:spacing w:after="0"/>
        <w:rPr>
          <w:rFonts w:ascii="Segoe UI Semibold" w:eastAsia="Segoe UI Semibold" w:hAnsi="Segoe UI Semibold" w:cs="Segoe UI Semibold"/>
          <w:color w:val="000000" w:themeColor="text1"/>
          <w:sz w:val="52"/>
          <w:szCs w:val="52"/>
        </w:rPr>
      </w:pPr>
    </w:p>
    <w:p w14:paraId="588C26C7" w14:textId="77777777" w:rsidR="007C774F" w:rsidRPr="002A0FBC" w:rsidRDefault="007C774F" w:rsidP="00221D79">
      <w:pPr>
        <w:rPr>
          <w:rFonts w:ascii="Segoe UI Semibold" w:eastAsia="Segoe UI Semibold" w:hAnsi="Segoe UI Semibold" w:cs="Segoe UI Semibold"/>
          <w:sz w:val="52"/>
          <w:szCs w:val="52"/>
        </w:rPr>
      </w:pPr>
      <w:r>
        <w:rPr>
          <w:rFonts w:ascii="Segoe UI Semibold" w:eastAsia="Segoe UI Semibold" w:hAnsi="Segoe UI Semibold" w:cs="Segoe UI Semibold"/>
          <w:sz w:val="52"/>
          <w:szCs w:val="52"/>
        </w:rPr>
        <w:t xml:space="preserve">Fundraising and Engagement </w:t>
      </w:r>
    </w:p>
    <w:p w14:paraId="13B877D0" w14:textId="77777777" w:rsidR="007C774F" w:rsidRPr="00D923F5" w:rsidRDefault="007C774F" w:rsidP="00221D79">
      <w:pPr>
        <w:rPr>
          <w:rFonts w:ascii="Segoe UI Semibold" w:eastAsia="Segoe UI Semibold" w:hAnsi="Segoe UI Semibold" w:cs="Segoe UI Semibold"/>
          <w:sz w:val="36"/>
          <w:szCs w:val="36"/>
        </w:rPr>
      </w:pPr>
      <w:r w:rsidRPr="00D923F5">
        <w:rPr>
          <w:rFonts w:ascii="Segoe UI Semibold" w:eastAsia="Segoe UI Semibold" w:hAnsi="Segoe UI Semibold" w:cs="Segoe UI Semibold"/>
          <w:sz w:val="36"/>
          <w:szCs w:val="36"/>
        </w:rPr>
        <w:t>for Dynamics 365 Sales, a Microsoft solution built with MISSION CRM</w:t>
      </w:r>
    </w:p>
    <w:p w14:paraId="2AD99E18" w14:textId="77777777" w:rsidR="007C774F" w:rsidRDefault="007C774F">
      <w:pPr>
        <w:rPr>
          <w:rFonts w:ascii="Segoe UI Semibold" w:eastAsia="Segoe UI Semibold" w:hAnsi="Segoe UI Semibold" w:cs="Segoe UI Semibold"/>
          <w:color w:val="000000" w:themeColor="text1"/>
          <w:sz w:val="52"/>
          <w:szCs w:val="52"/>
        </w:rPr>
        <w:pPrChange w:id="0" w:author="Author">
          <w:pPr>
            <w:spacing w:after="0"/>
          </w:pPr>
        </w:pPrChange>
      </w:pPr>
    </w:p>
    <w:p w14:paraId="36C95E85" w14:textId="468001F5" w:rsidR="42DFC1E7" w:rsidRDefault="00674943">
      <w:pPr>
        <w:pPrChange w:id="1" w:author="Author">
          <w:pPr>
            <w:spacing w:after="0"/>
          </w:pPr>
        </w:pPrChange>
      </w:pPr>
      <w:r>
        <w:rPr>
          <w:rFonts w:ascii="Segoe UI Semibold" w:eastAsia="Segoe UI Semibold" w:hAnsi="Segoe UI Semibold" w:cs="Segoe UI Semibold"/>
          <w:color w:val="000000" w:themeColor="text1"/>
          <w:sz w:val="52"/>
          <w:szCs w:val="52"/>
        </w:rPr>
        <w:t>Deployment Guide</w:t>
      </w:r>
    </w:p>
    <w:p w14:paraId="195F6B93" w14:textId="0E39EE3D" w:rsidR="42DFC1E7" w:rsidRDefault="42DFC1E7">
      <w:pPr>
        <w:rPr>
          <w:rFonts w:ascii="Segoe UI" w:eastAsia="Segoe UI" w:hAnsi="Segoe UI" w:cs="Segoe UI"/>
          <w:color w:val="000000" w:themeColor="text1"/>
          <w:sz w:val="20"/>
          <w:szCs w:val="20"/>
        </w:rPr>
      </w:pPr>
      <w:r w:rsidRPr="04D6A32A">
        <w:rPr>
          <w:rFonts w:ascii="Segoe UI" w:eastAsia="Segoe UI" w:hAnsi="Segoe UI" w:cs="Segoe UI"/>
          <w:color w:val="000000" w:themeColor="text1"/>
          <w:sz w:val="20"/>
          <w:szCs w:val="20"/>
        </w:rPr>
        <w:t xml:space="preserve"> </w:t>
      </w:r>
    </w:p>
    <w:p w14:paraId="009C0BD2" w14:textId="19B24301" w:rsidR="42DFC1E7" w:rsidRPr="00662F46" w:rsidRDefault="42DFC1E7">
      <w:pPr>
        <w:rPr>
          <w:rFonts w:ascii="Segoe UI" w:eastAsia="Segoe UI" w:hAnsi="Segoe UI" w:cs="Segoe UI"/>
          <w:color w:val="000000" w:themeColor="text1"/>
          <w:sz w:val="20"/>
          <w:szCs w:val="20"/>
        </w:rPr>
      </w:pPr>
      <w:r w:rsidRPr="00EE6E03">
        <w:rPr>
          <w:rFonts w:ascii="Segoe UI" w:eastAsia="Segoe UI" w:hAnsi="Segoe UI" w:cs="Segoe UI"/>
          <w:b/>
          <w:bCs/>
          <w:color w:val="000000" w:themeColor="text1"/>
          <w:sz w:val="20"/>
          <w:szCs w:val="20"/>
        </w:rPr>
        <w:t>Published</w:t>
      </w:r>
      <w:r w:rsidRPr="00EE6E03">
        <w:rPr>
          <w:rFonts w:ascii="Segoe UI" w:eastAsia="Segoe UI" w:hAnsi="Segoe UI" w:cs="Segoe UI"/>
          <w:color w:val="000000" w:themeColor="text1"/>
          <w:sz w:val="20"/>
          <w:szCs w:val="20"/>
        </w:rPr>
        <w:t xml:space="preserve">: </w:t>
      </w:r>
      <w:r w:rsidR="009C4D8A" w:rsidRPr="00EE6E03">
        <w:rPr>
          <w:rFonts w:ascii="Segoe UI" w:eastAsia="Segoe UI" w:hAnsi="Segoe UI" w:cs="Segoe UI"/>
          <w:color w:val="000000" w:themeColor="text1"/>
          <w:sz w:val="20"/>
          <w:szCs w:val="20"/>
        </w:rPr>
        <w:t xml:space="preserve">October </w:t>
      </w:r>
      <w:del w:id="2" w:author="Author">
        <w:r w:rsidR="000676B9" w:rsidDel="00A35968">
          <w:rPr>
            <w:rFonts w:ascii="Segoe UI" w:eastAsia="Segoe UI" w:hAnsi="Segoe UI" w:cs="Segoe UI"/>
            <w:color w:val="000000" w:themeColor="text1"/>
            <w:sz w:val="20"/>
            <w:szCs w:val="20"/>
          </w:rPr>
          <w:delText>9</w:delText>
        </w:r>
      </w:del>
      <w:ins w:id="3" w:author="Author">
        <w:r w:rsidR="00A35968">
          <w:rPr>
            <w:rFonts w:ascii="Segoe UI" w:eastAsia="Segoe UI" w:hAnsi="Segoe UI" w:cs="Segoe UI"/>
            <w:color w:val="000000" w:themeColor="text1"/>
            <w:sz w:val="20"/>
            <w:szCs w:val="20"/>
          </w:rPr>
          <w:t>8</w:t>
        </w:r>
      </w:ins>
      <w:r w:rsidR="00EE6E03" w:rsidRPr="00EE6E03">
        <w:rPr>
          <w:rFonts w:ascii="Segoe UI" w:eastAsia="Segoe UI" w:hAnsi="Segoe UI" w:cs="Segoe UI"/>
          <w:color w:val="000000" w:themeColor="text1"/>
          <w:sz w:val="20"/>
          <w:szCs w:val="20"/>
        </w:rPr>
        <w:t xml:space="preserve">, </w:t>
      </w:r>
      <w:r w:rsidR="009C4D8A" w:rsidRPr="00EE6E03">
        <w:rPr>
          <w:rFonts w:ascii="Segoe UI" w:eastAsia="Segoe UI" w:hAnsi="Segoe UI" w:cs="Segoe UI"/>
          <w:color w:val="000000" w:themeColor="text1"/>
          <w:sz w:val="20"/>
          <w:szCs w:val="20"/>
        </w:rPr>
        <w:t>2020</w:t>
      </w:r>
    </w:p>
    <w:p w14:paraId="722A6FEB" w14:textId="41E8D757" w:rsidR="42DFC1E7" w:rsidRDefault="42DFC1E7">
      <w:pPr>
        <w:rPr>
          <w:ins w:id="4" w:author="Author"/>
          <w:rFonts w:ascii="Segoe UI" w:eastAsia="Segoe UI" w:hAnsi="Segoe UI" w:cs="Segoe UI"/>
          <w:color w:val="000000" w:themeColor="text1"/>
          <w:sz w:val="20"/>
          <w:szCs w:val="20"/>
        </w:rPr>
      </w:pPr>
      <w:r w:rsidRPr="00662F46">
        <w:rPr>
          <w:rFonts w:ascii="Segoe UI" w:eastAsia="Segoe UI" w:hAnsi="Segoe UI" w:cs="Segoe UI"/>
          <w:b/>
          <w:bCs/>
          <w:color w:val="000000" w:themeColor="text1"/>
          <w:sz w:val="20"/>
          <w:szCs w:val="20"/>
        </w:rPr>
        <w:t>Release Version</w:t>
      </w:r>
      <w:r w:rsidRPr="00662F46">
        <w:rPr>
          <w:rFonts w:ascii="Segoe UI" w:eastAsia="Segoe UI" w:hAnsi="Segoe UI" w:cs="Segoe UI"/>
          <w:color w:val="000000" w:themeColor="text1"/>
          <w:sz w:val="20"/>
          <w:szCs w:val="20"/>
        </w:rPr>
        <w:t>: v</w:t>
      </w:r>
      <w:r w:rsidR="6460E53C" w:rsidRPr="00662F46">
        <w:rPr>
          <w:rFonts w:ascii="Segoe UI" w:eastAsia="Segoe UI" w:hAnsi="Segoe UI" w:cs="Segoe UI"/>
          <w:color w:val="000000" w:themeColor="text1"/>
          <w:sz w:val="20"/>
          <w:szCs w:val="20"/>
        </w:rPr>
        <w:t>1.</w:t>
      </w:r>
      <w:r w:rsidR="001F722C" w:rsidRPr="00662F46">
        <w:rPr>
          <w:rFonts w:ascii="Segoe UI" w:eastAsia="Segoe UI" w:hAnsi="Segoe UI" w:cs="Segoe UI"/>
          <w:color w:val="000000" w:themeColor="text1"/>
          <w:sz w:val="20"/>
          <w:szCs w:val="20"/>
        </w:rPr>
        <w:t>0</w:t>
      </w:r>
      <w:del w:id="5" w:author="Author">
        <w:r w:rsidR="001F722C" w:rsidRPr="00662F46" w:rsidDel="00A35968">
          <w:rPr>
            <w:rFonts w:ascii="Segoe UI" w:eastAsia="Segoe UI" w:hAnsi="Segoe UI" w:cs="Segoe UI"/>
            <w:color w:val="000000" w:themeColor="text1"/>
            <w:sz w:val="20"/>
            <w:szCs w:val="20"/>
          </w:rPr>
          <w:delText>.0.</w:delText>
        </w:r>
        <w:r w:rsidR="00886DD6" w:rsidRPr="00662F46" w:rsidDel="00A35968">
          <w:rPr>
            <w:rFonts w:ascii="Segoe UI" w:eastAsia="Segoe UI" w:hAnsi="Segoe UI" w:cs="Segoe UI"/>
            <w:color w:val="000000" w:themeColor="text1"/>
            <w:sz w:val="20"/>
            <w:szCs w:val="20"/>
          </w:rPr>
          <w:delText>0</w:delText>
        </w:r>
      </w:del>
    </w:p>
    <w:p w14:paraId="5F0E5706" w14:textId="77777777" w:rsidR="00F402C9" w:rsidRPr="00662F46" w:rsidRDefault="00F402C9">
      <w:pPr>
        <w:rPr>
          <w:rFonts w:ascii="Segoe UI" w:eastAsia="Segoe UI" w:hAnsi="Segoe UI" w:cs="Segoe UI"/>
          <w:color w:val="000000" w:themeColor="text1"/>
          <w:sz w:val="20"/>
          <w:szCs w:val="20"/>
        </w:rPr>
      </w:pPr>
    </w:p>
    <w:p w14:paraId="64C55BB7" w14:textId="078BEF37" w:rsidR="00CA63E3" w:rsidRPr="00E671C3" w:rsidRDefault="00392CA3">
      <w:r w:rsidRPr="04D6A32A">
        <w:rPr>
          <w:rFonts w:ascii="Segoe UI" w:hAnsi="Segoe UI" w:cs="Segoe UI"/>
          <w:b/>
          <w:bCs/>
        </w:rPr>
        <w:br w:type="page"/>
      </w:r>
    </w:p>
    <w:sdt>
      <w:sdtPr>
        <w:rPr>
          <w:rFonts w:ascii="Segoe UI" w:eastAsiaTheme="minorHAnsi" w:hAnsi="Segoe UI" w:cs="Segoe UI"/>
          <w:b w:val="0"/>
          <w:color w:val="auto"/>
          <w:sz w:val="22"/>
          <w:szCs w:val="22"/>
        </w:rPr>
        <w:id w:val="-1022709776"/>
        <w:docPartObj>
          <w:docPartGallery w:val="Table of Contents"/>
          <w:docPartUnique/>
        </w:docPartObj>
      </w:sdtPr>
      <w:sdtEndPr>
        <w:rPr>
          <w:rFonts w:asciiTheme="majorHAnsi" w:hAnsiTheme="majorHAnsi" w:cstheme="majorHAnsi"/>
          <w:bCs/>
          <w:noProof/>
          <w:sz w:val="20"/>
          <w:szCs w:val="20"/>
        </w:rPr>
      </w:sdtEndPr>
      <w:sdtContent>
        <w:p w14:paraId="5414485D" w14:textId="1734D96A" w:rsidR="00C724A1" w:rsidRPr="00340242" w:rsidRDefault="00C724A1">
          <w:pPr>
            <w:pStyle w:val="TOCHeading"/>
            <w:rPr>
              <w:rFonts w:ascii="Segoe UI" w:hAnsi="Segoe UI" w:cs="Segoe UI"/>
            </w:rPr>
          </w:pPr>
          <w:r w:rsidRPr="00340242">
            <w:rPr>
              <w:rFonts w:ascii="Segoe UI" w:hAnsi="Segoe UI" w:cs="Segoe UI"/>
            </w:rPr>
            <w:t>Contents</w:t>
          </w:r>
        </w:p>
        <w:p w14:paraId="60FF045D" w14:textId="5D518981" w:rsidR="000A705E" w:rsidRPr="00CE5EEC" w:rsidDel="006F104F" w:rsidRDefault="00703310">
          <w:pPr>
            <w:pStyle w:val="TOC1"/>
            <w:rPr>
              <w:del w:id="6" w:author="Author"/>
              <w:rFonts w:eastAsiaTheme="minorEastAsia"/>
              <w:noProof/>
              <w:sz w:val="20"/>
              <w:szCs w:val="20"/>
              <w:lang w:val="en-CA" w:eastAsia="en-CA"/>
              <w:rPrChange w:id="7" w:author="Author">
                <w:rPr>
                  <w:del w:id="8" w:author="Author"/>
                  <w:rFonts w:eastAsiaTheme="minorEastAsia"/>
                  <w:noProof/>
                  <w:lang w:val="en-CA" w:eastAsia="en-CA"/>
                </w:rPr>
              </w:rPrChange>
            </w:rPr>
          </w:pPr>
          <w:del w:id="9" w:author="Author">
            <w:r w:rsidRPr="1E13418C">
              <w:rPr>
                <w:rFonts w:asciiTheme="majorHAnsi" w:hAnsiTheme="majorHAnsi" w:cstheme="majorBidi"/>
                <w:sz w:val="20"/>
                <w:szCs w:val="20"/>
              </w:rPr>
              <w:fldChar w:fldCharType="begin"/>
            </w:r>
            <w:r w:rsidRPr="1E13418C">
              <w:rPr>
                <w:rFonts w:asciiTheme="majorHAnsi" w:hAnsiTheme="majorHAnsi" w:cstheme="majorBidi"/>
                <w:sz w:val="20"/>
                <w:szCs w:val="20"/>
              </w:rPr>
              <w:delInstrText xml:space="preserve"> TOC \o "1-2" \h \z \u </w:delInstrText>
            </w:r>
            <w:r w:rsidRPr="1E13418C">
              <w:rPr>
                <w:rFonts w:asciiTheme="majorHAnsi" w:hAnsiTheme="majorHAnsi" w:cstheme="majorBidi"/>
                <w:sz w:val="20"/>
                <w:szCs w:val="20"/>
              </w:rPr>
              <w:fldChar w:fldCharType="separate"/>
            </w:r>
            <w:r w:rsidRPr="1E13418C">
              <w:rPr>
                <w:sz w:val="20"/>
                <w:szCs w:val="20"/>
              </w:rPr>
              <w:fldChar w:fldCharType="begin"/>
            </w:r>
            <w:r w:rsidRPr="1E13418C">
              <w:rPr>
                <w:sz w:val="20"/>
                <w:szCs w:val="20"/>
              </w:rPr>
              <w:delInstrText xml:space="preserve"> HYPERLINK \l "_Toc52716064" </w:delInstrText>
            </w:r>
            <w:r w:rsidRPr="1E13418C">
              <w:rPr>
                <w:sz w:val="20"/>
                <w:szCs w:val="20"/>
              </w:rPr>
              <w:fldChar w:fldCharType="separate"/>
            </w:r>
            <w:r w:rsidRPr="1E13418C" w:rsidDel="6FF7044F">
              <w:rPr>
                <w:rStyle w:val="Hyperlink"/>
                <w:noProof/>
                <w:sz w:val="20"/>
                <w:szCs w:val="20"/>
                <w:rPrChange w:id="10" w:author="Author">
                  <w:rPr>
                    <w:rStyle w:val="Hyperlink"/>
                    <w:noProof/>
                  </w:rPr>
                </w:rPrChange>
              </w:rPr>
              <w:delText>Overview</w:delText>
            </w:r>
            <w:r w:rsidR="000A705E" w:rsidRPr="00CE5EEC" w:rsidDel="006F104F">
              <w:rPr>
                <w:noProof/>
                <w:webHidden/>
                <w:sz w:val="20"/>
                <w:szCs w:val="20"/>
                <w:rPrChange w:id="11" w:author="Author">
                  <w:rPr>
                    <w:noProof/>
                    <w:webHidden/>
                  </w:rPr>
                </w:rPrChange>
              </w:rPr>
              <w:tab/>
            </w:r>
            <w:r w:rsidRPr="1E13418C">
              <w:rPr>
                <w:sz w:val="20"/>
                <w:szCs w:val="20"/>
              </w:rPr>
              <w:fldChar w:fldCharType="begin"/>
            </w:r>
            <w:r w:rsidRPr="1E13418C">
              <w:rPr>
                <w:sz w:val="20"/>
                <w:szCs w:val="20"/>
              </w:rPr>
              <w:delInstrText xml:space="preserve"> PAGEREF _Toc52716064 \h </w:delInstrText>
            </w:r>
            <w:r w:rsidRPr="1E13418C">
              <w:rPr>
                <w:sz w:val="20"/>
                <w:szCs w:val="20"/>
              </w:rPr>
            </w:r>
            <w:r w:rsidRPr="1E13418C">
              <w:rPr>
                <w:sz w:val="20"/>
                <w:szCs w:val="20"/>
              </w:rPr>
              <w:fldChar w:fldCharType="separate"/>
            </w:r>
            <w:r w:rsidRPr="1E13418C" w:rsidDel="6FF7044F">
              <w:rPr>
                <w:noProof/>
                <w:sz w:val="20"/>
                <w:szCs w:val="20"/>
                <w:rPrChange w:id="12" w:author="Author">
                  <w:rPr>
                    <w:noProof/>
                  </w:rPr>
                </w:rPrChange>
              </w:rPr>
              <w:delText>2</w:delText>
            </w:r>
            <w:r w:rsidRPr="1E13418C">
              <w:rPr>
                <w:sz w:val="20"/>
                <w:szCs w:val="20"/>
              </w:rPr>
              <w:fldChar w:fldCharType="end"/>
            </w:r>
            <w:r w:rsidRPr="1E13418C">
              <w:rPr>
                <w:sz w:val="20"/>
                <w:szCs w:val="20"/>
              </w:rPr>
              <w:fldChar w:fldCharType="end"/>
            </w:r>
          </w:del>
        </w:p>
        <w:p w14:paraId="32574DA9" w14:textId="68150E5F" w:rsidR="000A705E" w:rsidRPr="00CE5EEC" w:rsidDel="006F104F" w:rsidRDefault="007A096C">
          <w:pPr>
            <w:pStyle w:val="TOC1"/>
            <w:rPr>
              <w:del w:id="13" w:author="Author"/>
              <w:rFonts w:eastAsiaTheme="minorEastAsia"/>
              <w:noProof/>
              <w:sz w:val="20"/>
              <w:szCs w:val="20"/>
              <w:lang w:val="en-CA" w:eastAsia="en-CA"/>
              <w:rPrChange w:id="14" w:author="Author">
                <w:rPr>
                  <w:del w:id="15" w:author="Author"/>
                  <w:rFonts w:eastAsiaTheme="minorEastAsia"/>
                  <w:noProof/>
                  <w:lang w:val="en-CA" w:eastAsia="en-CA"/>
                </w:rPr>
              </w:rPrChange>
            </w:rPr>
          </w:pPr>
          <w:del w:id="16" w:author="Author">
            <w:r w:rsidRPr="1E13418C">
              <w:rPr>
                <w:sz w:val="20"/>
                <w:szCs w:val="20"/>
              </w:rPr>
              <w:fldChar w:fldCharType="begin"/>
            </w:r>
            <w:r w:rsidRPr="1E13418C">
              <w:rPr>
                <w:sz w:val="20"/>
                <w:szCs w:val="20"/>
              </w:rPr>
              <w:delInstrText xml:space="preserve"> HYPERLINK \l "_Toc52716065" </w:delInstrText>
            </w:r>
            <w:r w:rsidRPr="1E13418C">
              <w:rPr>
                <w:sz w:val="20"/>
                <w:szCs w:val="20"/>
              </w:rPr>
              <w:fldChar w:fldCharType="separate"/>
            </w:r>
            <w:r w:rsidRPr="1E13418C" w:rsidDel="6FF7044F">
              <w:rPr>
                <w:rStyle w:val="Hyperlink"/>
                <w:noProof/>
                <w:sz w:val="20"/>
                <w:szCs w:val="20"/>
                <w:rPrChange w:id="17" w:author="Author">
                  <w:rPr>
                    <w:rStyle w:val="Hyperlink"/>
                    <w:noProof/>
                  </w:rPr>
                </w:rPrChange>
              </w:rPr>
              <w:delText>Getting Started</w:delText>
            </w:r>
            <w:r w:rsidR="000A705E" w:rsidRPr="00CE5EEC" w:rsidDel="006F104F">
              <w:rPr>
                <w:noProof/>
                <w:webHidden/>
                <w:sz w:val="20"/>
                <w:szCs w:val="20"/>
                <w:rPrChange w:id="18" w:author="Author">
                  <w:rPr>
                    <w:noProof/>
                    <w:webHidden/>
                  </w:rPr>
                </w:rPrChange>
              </w:rPr>
              <w:tab/>
            </w:r>
            <w:r w:rsidRPr="1E13418C">
              <w:rPr>
                <w:sz w:val="20"/>
                <w:szCs w:val="20"/>
              </w:rPr>
              <w:fldChar w:fldCharType="begin"/>
            </w:r>
            <w:r w:rsidRPr="1E13418C">
              <w:rPr>
                <w:sz w:val="20"/>
                <w:szCs w:val="20"/>
              </w:rPr>
              <w:delInstrText xml:space="preserve"> PAGEREF _Toc52716065 \h </w:delInstrText>
            </w:r>
            <w:r w:rsidRPr="1E13418C">
              <w:rPr>
                <w:sz w:val="20"/>
                <w:szCs w:val="20"/>
              </w:rPr>
            </w:r>
            <w:r w:rsidRPr="1E13418C">
              <w:rPr>
                <w:sz w:val="20"/>
                <w:szCs w:val="20"/>
              </w:rPr>
              <w:fldChar w:fldCharType="separate"/>
            </w:r>
            <w:r w:rsidRPr="1E13418C" w:rsidDel="6FF7044F">
              <w:rPr>
                <w:noProof/>
                <w:sz w:val="20"/>
                <w:szCs w:val="20"/>
                <w:rPrChange w:id="19" w:author="Author">
                  <w:rPr>
                    <w:noProof/>
                  </w:rPr>
                </w:rPrChange>
              </w:rPr>
              <w:delText>3</w:delText>
            </w:r>
            <w:r w:rsidRPr="1E13418C">
              <w:rPr>
                <w:sz w:val="20"/>
                <w:szCs w:val="20"/>
              </w:rPr>
              <w:fldChar w:fldCharType="end"/>
            </w:r>
            <w:r w:rsidRPr="1E13418C">
              <w:rPr>
                <w:sz w:val="20"/>
                <w:szCs w:val="20"/>
              </w:rPr>
              <w:fldChar w:fldCharType="end"/>
            </w:r>
          </w:del>
        </w:p>
        <w:p w14:paraId="5A4B191F" w14:textId="18906629" w:rsidR="000A705E" w:rsidRPr="00CE5EEC" w:rsidDel="006F104F" w:rsidRDefault="007A096C">
          <w:pPr>
            <w:pStyle w:val="TOC2"/>
            <w:tabs>
              <w:tab w:val="right" w:leader="dot" w:pos="9350"/>
            </w:tabs>
            <w:rPr>
              <w:del w:id="20" w:author="Author"/>
              <w:rFonts w:eastAsiaTheme="minorEastAsia"/>
              <w:noProof/>
              <w:sz w:val="20"/>
              <w:szCs w:val="20"/>
              <w:lang w:val="en-CA" w:eastAsia="en-CA"/>
              <w:rPrChange w:id="21" w:author="Author">
                <w:rPr>
                  <w:del w:id="22" w:author="Author"/>
                  <w:rFonts w:eastAsiaTheme="minorEastAsia"/>
                  <w:noProof/>
                  <w:lang w:val="en-CA" w:eastAsia="en-CA"/>
                </w:rPr>
              </w:rPrChange>
            </w:rPr>
          </w:pPr>
          <w:del w:id="23" w:author="Author">
            <w:r w:rsidRPr="1E13418C">
              <w:rPr>
                <w:sz w:val="20"/>
                <w:szCs w:val="20"/>
              </w:rPr>
              <w:fldChar w:fldCharType="begin"/>
            </w:r>
            <w:r w:rsidRPr="1E13418C">
              <w:rPr>
                <w:sz w:val="20"/>
                <w:szCs w:val="20"/>
              </w:rPr>
              <w:delInstrText xml:space="preserve"> HYPERLINK \l "_Toc52716066" </w:delInstrText>
            </w:r>
            <w:r w:rsidRPr="1E13418C">
              <w:rPr>
                <w:sz w:val="20"/>
                <w:szCs w:val="20"/>
              </w:rPr>
              <w:fldChar w:fldCharType="separate"/>
            </w:r>
            <w:r w:rsidRPr="1E13418C" w:rsidDel="6FF7044F">
              <w:rPr>
                <w:rStyle w:val="Hyperlink"/>
                <w:noProof/>
                <w:sz w:val="20"/>
                <w:szCs w:val="20"/>
                <w:rPrChange w:id="24" w:author="Author">
                  <w:rPr>
                    <w:rStyle w:val="Hyperlink"/>
                    <w:noProof/>
                  </w:rPr>
                </w:rPrChange>
              </w:rPr>
              <w:delText>Intended Audience</w:delText>
            </w:r>
            <w:r w:rsidR="000A705E" w:rsidRPr="00CE5EEC" w:rsidDel="006F104F">
              <w:rPr>
                <w:noProof/>
                <w:webHidden/>
                <w:sz w:val="20"/>
                <w:szCs w:val="20"/>
                <w:rPrChange w:id="25" w:author="Author">
                  <w:rPr>
                    <w:noProof/>
                    <w:webHidden/>
                  </w:rPr>
                </w:rPrChange>
              </w:rPr>
              <w:tab/>
            </w:r>
            <w:r w:rsidRPr="1E13418C">
              <w:rPr>
                <w:sz w:val="20"/>
                <w:szCs w:val="20"/>
              </w:rPr>
              <w:fldChar w:fldCharType="begin"/>
            </w:r>
            <w:r w:rsidRPr="1E13418C">
              <w:rPr>
                <w:sz w:val="20"/>
                <w:szCs w:val="20"/>
              </w:rPr>
              <w:delInstrText xml:space="preserve"> PAGEREF _Toc52716066 \h </w:delInstrText>
            </w:r>
            <w:r w:rsidRPr="1E13418C">
              <w:rPr>
                <w:sz w:val="20"/>
                <w:szCs w:val="20"/>
              </w:rPr>
            </w:r>
            <w:r w:rsidRPr="1E13418C">
              <w:rPr>
                <w:sz w:val="20"/>
                <w:szCs w:val="20"/>
              </w:rPr>
              <w:fldChar w:fldCharType="separate"/>
            </w:r>
            <w:r w:rsidRPr="1E13418C" w:rsidDel="6FF7044F">
              <w:rPr>
                <w:noProof/>
                <w:sz w:val="20"/>
                <w:szCs w:val="20"/>
                <w:rPrChange w:id="26" w:author="Author">
                  <w:rPr>
                    <w:noProof/>
                  </w:rPr>
                </w:rPrChange>
              </w:rPr>
              <w:delText>3</w:delText>
            </w:r>
            <w:r w:rsidRPr="1E13418C">
              <w:rPr>
                <w:sz w:val="20"/>
                <w:szCs w:val="20"/>
              </w:rPr>
              <w:fldChar w:fldCharType="end"/>
            </w:r>
            <w:r w:rsidRPr="1E13418C">
              <w:rPr>
                <w:sz w:val="20"/>
                <w:szCs w:val="20"/>
              </w:rPr>
              <w:fldChar w:fldCharType="end"/>
            </w:r>
          </w:del>
        </w:p>
        <w:p w14:paraId="0E0F941B" w14:textId="3EAB3640" w:rsidR="000A705E" w:rsidRPr="00CE5EEC" w:rsidDel="006F104F" w:rsidRDefault="007A096C">
          <w:pPr>
            <w:pStyle w:val="TOC2"/>
            <w:tabs>
              <w:tab w:val="right" w:leader="dot" w:pos="9350"/>
            </w:tabs>
            <w:rPr>
              <w:del w:id="27" w:author="Author"/>
              <w:rFonts w:eastAsiaTheme="minorEastAsia"/>
              <w:noProof/>
              <w:sz w:val="20"/>
              <w:szCs w:val="20"/>
              <w:lang w:val="en-CA" w:eastAsia="en-CA"/>
              <w:rPrChange w:id="28" w:author="Author">
                <w:rPr>
                  <w:del w:id="29" w:author="Author"/>
                  <w:rFonts w:eastAsiaTheme="minorEastAsia"/>
                  <w:noProof/>
                  <w:lang w:val="en-CA" w:eastAsia="en-CA"/>
                </w:rPr>
              </w:rPrChange>
            </w:rPr>
          </w:pPr>
          <w:del w:id="30" w:author="Author">
            <w:r w:rsidRPr="1E13418C">
              <w:rPr>
                <w:sz w:val="20"/>
                <w:szCs w:val="20"/>
              </w:rPr>
              <w:fldChar w:fldCharType="begin"/>
            </w:r>
            <w:r w:rsidRPr="1E13418C">
              <w:rPr>
                <w:sz w:val="20"/>
                <w:szCs w:val="20"/>
              </w:rPr>
              <w:delInstrText xml:space="preserve"> HYPERLINK \l "_Toc52716067" </w:delInstrText>
            </w:r>
            <w:r w:rsidRPr="1E13418C">
              <w:rPr>
                <w:sz w:val="20"/>
                <w:szCs w:val="20"/>
              </w:rPr>
              <w:fldChar w:fldCharType="separate"/>
            </w:r>
            <w:r w:rsidRPr="1E13418C" w:rsidDel="6FF7044F">
              <w:rPr>
                <w:rStyle w:val="Hyperlink"/>
                <w:noProof/>
                <w:sz w:val="20"/>
                <w:szCs w:val="20"/>
                <w:rPrChange w:id="31" w:author="Author">
                  <w:rPr>
                    <w:rStyle w:val="Hyperlink"/>
                    <w:noProof/>
                  </w:rPr>
                </w:rPrChange>
              </w:rPr>
              <w:delText>Prerequisites</w:delText>
            </w:r>
            <w:r w:rsidR="000A705E" w:rsidRPr="00CE5EEC" w:rsidDel="006F104F">
              <w:rPr>
                <w:noProof/>
                <w:webHidden/>
                <w:sz w:val="20"/>
                <w:szCs w:val="20"/>
                <w:rPrChange w:id="32" w:author="Author">
                  <w:rPr>
                    <w:noProof/>
                    <w:webHidden/>
                  </w:rPr>
                </w:rPrChange>
              </w:rPr>
              <w:tab/>
            </w:r>
            <w:r w:rsidRPr="1E13418C">
              <w:rPr>
                <w:sz w:val="20"/>
                <w:szCs w:val="20"/>
              </w:rPr>
              <w:fldChar w:fldCharType="begin"/>
            </w:r>
            <w:r w:rsidRPr="1E13418C">
              <w:rPr>
                <w:sz w:val="20"/>
                <w:szCs w:val="20"/>
              </w:rPr>
              <w:delInstrText xml:space="preserve"> PAGEREF _Toc52716067 \h </w:delInstrText>
            </w:r>
            <w:r w:rsidRPr="1E13418C">
              <w:rPr>
                <w:sz w:val="20"/>
                <w:szCs w:val="20"/>
              </w:rPr>
            </w:r>
            <w:r w:rsidRPr="1E13418C">
              <w:rPr>
                <w:sz w:val="20"/>
                <w:szCs w:val="20"/>
              </w:rPr>
              <w:fldChar w:fldCharType="separate"/>
            </w:r>
            <w:r w:rsidRPr="1E13418C" w:rsidDel="6FF7044F">
              <w:rPr>
                <w:noProof/>
                <w:sz w:val="20"/>
                <w:szCs w:val="20"/>
                <w:rPrChange w:id="33" w:author="Author">
                  <w:rPr>
                    <w:noProof/>
                  </w:rPr>
                </w:rPrChange>
              </w:rPr>
              <w:delText>3</w:delText>
            </w:r>
            <w:r w:rsidRPr="1E13418C">
              <w:rPr>
                <w:sz w:val="20"/>
                <w:szCs w:val="20"/>
              </w:rPr>
              <w:fldChar w:fldCharType="end"/>
            </w:r>
            <w:r w:rsidRPr="1E13418C">
              <w:rPr>
                <w:sz w:val="20"/>
                <w:szCs w:val="20"/>
              </w:rPr>
              <w:fldChar w:fldCharType="end"/>
            </w:r>
          </w:del>
        </w:p>
        <w:p w14:paraId="06B17B1F" w14:textId="7FED6358" w:rsidR="000A705E" w:rsidRPr="00CE5EEC" w:rsidDel="006F104F" w:rsidRDefault="007A096C">
          <w:pPr>
            <w:pStyle w:val="TOC2"/>
            <w:tabs>
              <w:tab w:val="right" w:leader="dot" w:pos="9350"/>
            </w:tabs>
            <w:rPr>
              <w:del w:id="34" w:author="Author"/>
              <w:rFonts w:eastAsiaTheme="minorEastAsia"/>
              <w:noProof/>
              <w:sz w:val="20"/>
              <w:szCs w:val="20"/>
              <w:lang w:val="en-CA" w:eastAsia="en-CA"/>
              <w:rPrChange w:id="35" w:author="Author">
                <w:rPr>
                  <w:del w:id="36" w:author="Author"/>
                  <w:rFonts w:eastAsiaTheme="minorEastAsia"/>
                  <w:noProof/>
                  <w:lang w:val="en-CA" w:eastAsia="en-CA"/>
                </w:rPr>
              </w:rPrChange>
            </w:rPr>
          </w:pPr>
          <w:del w:id="37" w:author="Author">
            <w:r w:rsidRPr="1E13418C">
              <w:rPr>
                <w:sz w:val="20"/>
                <w:szCs w:val="20"/>
              </w:rPr>
              <w:fldChar w:fldCharType="begin"/>
            </w:r>
            <w:r w:rsidRPr="1E13418C">
              <w:rPr>
                <w:sz w:val="20"/>
                <w:szCs w:val="20"/>
              </w:rPr>
              <w:delInstrText xml:space="preserve"> HYPERLINK \l "_Toc52716068" </w:delInstrText>
            </w:r>
            <w:r w:rsidRPr="1E13418C">
              <w:rPr>
                <w:sz w:val="20"/>
                <w:szCs w:val="20"/>
              </w:rPr>
              <w:fldChar w:fldCharType="separate"/>
            </w:r>
            <w:r w:rsidRPr="1E13418C" w:rsidDel="6FF7044F">
              <w:rPr>
                <w:rStyle w:val="Hyperlink"/>
                <w:noProof/>
                <w:sz w:val="20"/>
                <w:szCs w:val="20"/>
                <w:rPrChange w:id="38" w:author="Author">
                  <w:rPr>
                    <w:rStyle w:val="Hyperlink"/>
                    <w:noProof/>
                  </w:rPr>
                </w:rPrChange>
              </w:rPr>
              <w:delText>Configuring Your Application Registration in Dynamics</w:delText>
            </w:r>
            <w:r w:rsidR="000A705E" w:rsidRPr="00CE5EEC" w:rsidDel="006F104F">
              <w:rPr>
                <w:noProof/>
                <w:webHidden/>
                <w:sz w:val="20"/>
                <w:szCs w:val="20"/>
                <w:rPrChange w:id="39" w:author="Author">
                  <w:rPr>
                    <w:noProof/>
                    <w:webHidden/>
                  </w:rPr>
                </w:rPrChange>
              </w:rPr>
              <w:tab/>
            </w:r>
            <w:r w:rsidRPr="1E13418C">
              <w:rPr>
                <w:sz w:val="20"/>
                <w:szCs w:val="20"/>
              </w:rPr>
              <w:fldChar w:fldCharType="begin"/>
            </w:r>
            <w:r w:rsidRPr="1E13418C">
              <w:rPr>
                <w:sz w:val="20"/>
                <w:szCs w:val="20"/>
              </w:rPr>
              <w:delInstrText xml:space="preserve"> PAGEREF _Toc52716068 \h </w:delInstrText>
            </w:r>
            <w:r w:rsidRPr="1E13418C">
              <w:rPr>
                <w:sz w:val="20"/>
                <w:szCs w:val="20"/>
              </w:rPr>
            </w:r>
            <w:r w:rsidRPr="1E13418C">
              <w:rPr>
                <w:sz w:val="20"/>
                <w:szCs w:val="20"/>
              </w:rPr>
              <w:fldChar w:fldCharType="separate"/>
            </w:r>
            <w:r w:rsidRPr="1E13418C" w:rsidDel="6FF7044F">
              <w:rPr>
                <w:noProof/>
                <w:sz w:val="20"/>
                <w:szCs w:val="20"/>
                <w:rPrChange w:id="40" w:author="Author">
                  <w:rPr>
                    <w:noProof/>
                  </w:rPr>
                </w:rPrChange>
              </w:rPr>
              <w:delText>5</w:delText>
            </w:r>
            <w:r w:rsidRPr="1E13418C">
              <w:rPr>
                <w:sz w:val="20"/>
                <w:szCs w:val="20"/>
              </w:rPr>
              <w:fldChar w:fldCharType="end"/>
            </w:r>
            <w:r w:rsidRPr="1E13418C">
              <w:rPr>
                <w:sz w:val="20"/>
                <w:szCs w:val="20"/>
              </w:rPr>
              <w:fldChar w:fldCharType="end"/>
            </w:r>
          </w:del>
        </w:p>
        <w:p w14:paraId="61CD0749" w14:textId="224B9A5B" w:rsidR="000A705E" w:rsidRPr="00CE5EEC" w:rsidDel="006F104F" w:rsidRDefault="007A096C">
          <w:pPr>
            <w:pStyle w:val="TOC2"/>
            <w:tabs>
              <w:tab w:val="right" w:leader="dot" w:pos="9350"/>
            </w:tabs>
            <w:rPr>
              <w:del w:id="41" w:author="Author"/>
              <w:rFonts w:eastAsiaTheme="minorEastAsia"/>
              <w:noProof/>
              <w:sz w:val="20"/>
              <w:szCs w:val="20"/>
              <w:lang w:val="en-CA" w:eastAsia="en-CA"/>
              <w:rPrChange w:id="42" w:author="Author">
                <w:rPr>
                  <w:del w:id="43" w:author="Author"/>
                  <w:rFonts w:eastAsiaTheme="minorEastAsia"/>
                  <w:noProof/>
                  <w:lang w:val="en-CA" w:eastAsia="en-CA"/>
                </w:rPr>
              </w:rPrChange>
            </w:rPr>
          </w:pPr>
          <w:del w:id="44" w:author="Author">
            <w:r w:rsidRPr="1E13418C">
              <w:rPr>
                <w:sz w:val="20"/>
                <w:szCs w:val="20"/>
              </w:rPr>
              <w:fldChar w:fldCharType="begin"/>
            </w:r>
            <w:r w:rsidRPr="1E13418C">
              <w:rPr>
                <w:sz w:val="20"/>
                <w:szCs w:val="20"/>
              </w:rPr>
              <w:delInstrText xml:space="preserve"> HYPERLINK \l "_Toc52716069" </w:delInstrText>
            </w:r>
            <w:r w:rsidRPr="1E13418C">
              <w:rPr>
                <w:sz w:val="20"/>
                <w:szCs w:val="20"/>
              </w:rPr>
              <w:fldChar w:fldCharType="separate"/>
            </w:r>
            <w:r w:rsidRPr="1E13418C" w:rsidDel="6FF7044F">
              <w:rPr>
                <w:rStyle w:val="Hyperlink"/>
                <w:noProof/>
                <w:sz w:val="20"/>
                <w:szCs w:val="20"/>
                <w:rPrChange w:id="45" w:author="Author">
                  <w:rPr>
                    <w:rStyle w:val="Hyperlink"/>
                    <w:noProof/>
                  </w:rPr>
                </w:rPrChange>
              </w:rPr>
              <w:delText>Setting up Azure Components to Support Multiple Dynamics Environments</w:delText>
            </w:r>
            <w:r w:rsidR="000A705E" w:rsidRPr="00CE5EEC" w:rsidDel="006F104F">
              <w:rPr>
                <w:noProof/>
                <w:webHidden/>
                <w:sz w:val="20"/>
                <w:szCs w:val="20"/>
                <w:rPrChange w:id="46" w:author="Author">
                  <w:rPr>
                    <w:noProof/>
                    <w:webHidden/>
                  </w:rPr>
                </w:rPrChange>
              </w:rPr>
              <w:tab/>
            </w:r>
            <w:r w:rsidRPr="1E13418C">
              <w:rPr>
                <w:sz w:val="20"/>
                <w:szCs w:val="20"/>
              </w:rPr>
              <w:fldChar w:fldCharType="begin"/>
            </w:r>
            <w:r w:rsidRPr="1E13418C">
              <w:rPr>
                <w:sz w:val="20"/>
                <w:szCs w:val="20"/>
              </w:rPr>
              <w:delInstrText xml:space="preserve"> PAGEREF _Toc52716069 \h </w:delInstrText>
            </w:r>
            <w:r w:rsidRPr="1E13418C">
              <w:rPr>
                <w:sz w:val="20"/>
                <w:szCs w:val="20"/>
              </w:rPr>
            </w:r>
            <w:r w:rsidRPr="1E13418C">
              <w:rPr>
                <w:sz w:val="20"/>
                <w:szCs w:val="20"/>
              </w:rPr>
              <w:fldChar w:fldCharType="separate"/>
            </w:r>
            <w:r w:rsidRPr="1E13418C" w:rsidDel="6FF7044F">
              <w:rPr>
                <w:noProof/>
                <w:sz w:val="20"/>
                <w:szCs w:val="20"/>
                <w:rPrChange w:id="47" w:author="Author">
                  <w:rPr>
                    <w:noProof/>
                  </w:rPr>
                </w:rPrChange>
              </w:rPr>
              <w:delText>6</w:delText>
            </w:r>
            <w:r w:rsidRPr="1E13418C">
              <w:rPr>
                <w:sz w:val="20"/>
                <w:szCs w:val="20"/>
              </w:rPr>
              <w:fldChar w:fldCharType="end"/>
            </w:r>
            <w:r w:rsidRPr="1E13418C">
              <w:rPr>
                <w:sz w:val="20"/>
                <w:szCs w:val="20"/>
              </w:rPr>
              <w:fldChar w:fldCharType="end"/>
            </w:r>
          </w:del>
        </w:p>
        <w:p w14:paraId="119D701C" w14:textId="0B6C1931" w:rsidR="004B335B" w:rsidRPr="00CE5EEC" w:rsidDel="006F104F" w:rsidRDefault="007A096C" w:rsidP="004B335B">
          <w:pPr>
            <w:pStyle w:val="TOC2"/>
            <w:tabs>
              <w:tab w:val="right" w:leader="dot" w:pos="9350"/>
            </w:tabs>
            <w:rPr>
              <w:del w:id="48" w:author="Author"/>
              <w:noProof/>
              <w:sz w:val="20"/>
              <w:szCs w:val="20"/>
              <w:rPrChange w:id="49" w:author="Author">
                <w:rPr>
                  <w:del w:id="50" w:author="Author"/>
                  <w:noProof/>
                </w:rPr>
              </w:rPrChange>
            </w:rPr>
          </w:pPr>
          <w:del w:id="51" w:author="Author">
            <w:r w:rsidRPr="1E13418C">
              <w:rPr>
                <w:sz w:val="20"/>
                <w:szCs w:val="20"/>
              </w:rPr>
              <w:fldChar w:fldCharType="begin"/>
            </w:r>
            <w:r w:rsidRPr="1E13418C">
              <w:rPr>
                <w:sz w:val="20"/>
                <w:szCs w:val="20"/>
              </w:rPr>
              <w:delInstrText xml:space="preserve"> HYPERLINK \l "_Toc52716070" </w:delInstrText>
            </w:r>
            <w:r w:rsidRPr="1E13418C">
              <w:rPr>
                <w:sz w:val="20"/>
                <w:szCs w:val="20"/>
              </w:rPr>
              <w:fldChar w:fldCharType="separate"/>
            </w:r>
            <w:r w:rsidRPr="1E13418C" w:rsidDel="6FF7044F">
              <w:rPr>
                <w:rStyle w:val="Hyperlink"/>
                <w:noProof/>
                <w:sz w:val="20"/>
                <w:szCs w:val="20"/>
                <w:rPrChange w:id="52" w:author="Author">
                  <w:rPr>
                    <w:rStyle w:val="Hyperlink"/>
                    <w:noProof/>
                  </w:rPr>
                </w:rPrChange>
              </w:rPr>
              <w:delText>Azure Components Created</w:delText>
            </w:r>
            <w:r w:rsidR="000A705E" w:rsidRPr="00CE5EEC" w:rsidDel="006F104F">
              <w:rPr>
                <w:noProof/>
                <w:webHidden/>
                <w:sz w:val="20"/>
                <w:szCs w:val="20"/>
                <w:rPrChange w:id="53" w:author="Author">
                  <w:rPr>
                    <w:noProof/>
                    <w:webHidden/>
                  </w:rPr>
                </w:rPrChange>
              </w:rPr>
              <w:tab/>
            </w:r>
            <w:r w:rsidRPr="1E13418C">
              <w:rPr>
                <w:sz w:val="20"/>
                <w:szCs w:val="20"/>
              </w:rPr>
              <w:fldChar w:fldCharType="begin"/>
            </w:r>
            <w:r w:rsidRPr="1E13418C">
              <w:rPr>
                <w:sz w:val="20"/>
                <w:szCs w:val="20"/>
              </w:rPr>
              <w:delInstrText xml:space="preserve"> PAGEREF _Toc52716070 \h </w:delInstrText>
            </w:r>
            <w:r w:rsidRPr="1E13418C">
              <w:rPr>
                <w:sz w:val="20"/>
                <w:szCs w:val="20"/>
              </w:rPr>
            </w:r>
            <w:r w:rsidRPr="1E13418C">
              <w:rPr>
                <w:sz w:val="20"/>
                <w:szCs w:val="20"/>
              </w:rPr>
              <w:fldChar w:fldCharType="separate"/>
            </w:r>
            <w:r w:rsidRPr="1E13418C" w:rsidDel="6FF7044F">
              <w:rPr>
                <w:noProof/>
                <w:sz w:val="20"/>
                <w:szCs w:val="20"/>
                <w:rPrChange w:id="54" w:author="Author">
                  <w:rPr>
                    <w:noProof/>
                  </w:rPr>
                </w:rPrChange>
              </w:rPr>
              <w:delText>7</w:delText>
            </w:r>
            <w:r w:rsidRPr="1E13418C">
              <w:rPr>
                <w:sz w:val="20"/>
                <w:szCs w:val="20"/>
              </w:rPr>
              <w:fldChar w:fldCharType="end"/>
            </w:r>
            <w:r w:rsidRPr="1E13418C">
              <w:rPr>
                <w:sz w:val="20"/>
                <w:szCs w:val="20"/>
              </w:rPr>
              <w:fldChar w:fldCharType="end"/>
            </w:r>
          </w:del>
        </w:p>
        <w:p w14:paraId="4FF9D915" w14:textId="1A99830B" w:rsidR="00970564" w:rsidRPr="00CE5EEC" w:rsidDel="006F104F" w:rsidRDefault="002566D8" w:rsidP="00970564">
          <w:pPr>
            <w:rPr>
              <w:del w:id="55" w:author="Author"/>
              <w:sz w:val="20"/>
              <w:szCs w:val="20"/>
              <w:rPrChange w:id="56" w:author="Author">
                <w:rPr>
                  <w:del w:id="57" w:author="Author"/>
                </w:rPr>
              </w:rPrChange>
            </w:rPr>
          </w:pPr>
          <w:del w:id="58" w:author="Author">
            <w:r w:rsidRPr="00CE5EEC" w:rsidDel="006F104F">
              <w:rPr>
                <w:sz w:val="20"/>
                <w:szCs w:val="20"/>
                <w:rPrChange w:id="59" w:author="Author">
                  <w:rPr/>
                </w:rPrChange>
              </w:rPr>
              <w:delText>Deploying Fundraising and Engagement for Dynamics 365 Sales Enterprise……………………………….8</w:delText>
            </w:r>
          </w:del>
        </w:p>
        <w:p w14:paraId="5FE2ADEC" w14:textId="3133BBCA" w:rsidR="000A705E" w:rsidRPr="00CE5EEC" w:rsidDel="006F104F" w:rsidRDefault="007A096C">
          <w:pPr>
            <w:pStyle w:val="TOC1"/>
            <w:rPr>
              <w:del w:id="60" w:author="Author"/>
              <w:rFonts w:eastAsiaTheme="minorEastAsia"/>
              <w:noProof/>
              <w:sz w:val="20"/>
              <w:szCs w:val="20"/>
              <w:lang w:val="en-CA" w:eastAsia="en-CA"/>
              <w:rPrChange w:id="61" w:author="Author">
                <w:rPr>
                  <w:del w:id="62" w:author="Author"/>
                  <w:rFonts w:eastAsiaTheme="minorEastAsia"/>
                  <w:noProof/>
                  <w:lang w:val="en-CA" w:eastAsia="en-CA"/>
                </w:rPr>
              </w:rPrChange>
            </w:rPr>
          </w:pPr>
          <w:del w:id="63" w:author="Author">
            <w:r w:rsidRPr="1E13418C">
              <w:rPr>
                <w:sz w:val="20"/>
                <w:szCs w:val="20"/>
              </w:rPr>
              <w:fldChar w:fldCharType="begin"/>
            </w:r>
            <w:r w:rsidRPr="1E13418C">
              <w:rPr>
                <w:sz w:val="20"/>
                <w:szCs w:val="20"/>
              </w:rPr>
              <w:delInstrText xml:space="preserve"> HYPERLINK \l "_Toc52716071" </w:delInstrText>
            </w:r>
            <w:r w:rsidRPr="1E13418C">
              <w:rPr>
                <w:sz w:val="20"/>
                <w:szCs w:val="20"/>
              </w:rPr>
              <w:fldChar w:fldCharType="separate"/>
            </w:r>
            <w:r w:rsidRPr="1E13418C" w:rsidDel="6FF7044F">
              <w:rPr>
                <w:rStyle w:val="Hyperlink"/>
                <w:noProof/>
                <w:sz w:val="20"/>
                <w:szCs w:val="20"/>
                <w:rPrChange w:id="64" w:author="Author">
                  <w:rPr>
                    <w:rStyle w:val="Hyperlink"/>
                    <w:noProof/>
                  </w:rPr>
                </w:rPrChange>
              </w:rPr>
              <w:delText xml:space="preserve">Provisioning the ARM </w:delText>
            </w:r>
            <w:r w:rsidRPr="159604CE" w:rsidDel="53A57761">
              <w:rPr>
                <w:rStyle w:val="Hyperlink"/>
                <w:noProof/>
                <w:sz w:val="20"/>
                <w:szCs w:val="20"/>
                <w:rPrChange w:id="65" w:author="Author">
                  <w:rPr>
                    <w:rStyle w:val="Hyperlink"/>
                    <w:noProof/>
                  </w:rPr>
                </w:rPrChange>
              </w:rPr>
              <w:delText>Template</w:delText>
            </w:r>
            <w:r w:rsidRPr="159604CE" w:rsidDel="53A57761">
              <w:rPr>
                <w:noProof/>
                <w:sz w:val="20"/>
                <w:szCs w:val="20"/>
                <w:rPrChange w:id="66" w:author="Author">
                  <w:rPr>
                    <w:noProof/>
                  </w:rPr>
                </w:rPrChange>
              </w:rPr>
              <w:delText>10</w:delText>
            </w:r>
            <w:r w:rsidRPr="1E13418C">
              <w:rPr>
                <w:sz w:val="20"/>
                <w:szCs w:val="20"/>
              </w:rPr>
              <w:fldChar w:fldCharType="end"/>
            </w:r>
          </w:del>
        </w:p>
        <w:p w14:paraId="16372914" w14:textId="4E7FED09" w:rsidR="000A705E" w:rsidRPr="00CE5EEC" w:rsidDel="006F104F" w:rsidRDefault="007A096C">
          <w:pPr>
            <w:pStyle w:val="TOC2"/>
            <w:tabs>
              <w:tab w:val="right" w:leader="dot" w:pos="9350"/>
            </w:tabs>
            <w:rPr>
              <w:del w:id="67" w:author="Author"/>
              <w:rFonts w:eastAsiaTheme="minorEastAsia"/>
              <w:noProof/>
              <w:sz w:val="20"/>
              <w:szCs w:val="20"/>
              <w:lang w:val="en-CA" w:eastAsia="en-CA"/>
              <w:rPrChange w:id="68" w:author="Author">
                <w:rPr>
                  <w:del w:id="69" w:author="Author"/>
                  <w:rFonts w:eastAsiaTheme="minorEastAsia"/>
                  <w:noProof/>
                  <w:lang w:val="en-CA" w:eastAsia="en-CA"/>
                </w:rPr>
              </w:rPrChange>
            </w:rPr>
          </w:pPr>
          <w:del w:id="70" w:author="Author">
            <w:r w:rsidRPr="1E13418C">
              <w:rPr>
                <w:sz w:val="20"/>
                <w:szCs w:val="20"/>
              </w:rPr>
              <w:fldChar w:fldCharType="begin"/>
            </w:r>
            <w:r w:rsidRPr="1E13418C">
              <w:rPr>
                <w:sz w:val="20"/>
                <w:szCs w:val="20"/>
              </w:rPr>
              <w:delInstrText xml:space="preserve"> HYPERLINK \l "_Toc52716072" </w:delInstrText>
            </w:r>
            <w:r w:rsidRPr="1E13418C">
              <w:rPr>
                <w:sz w:val="20"/>
                <w:szCs w:val="20"/>
              </w:rPr>
              <w:fldChar w:fldCharType="separate"/>
            </w:r>
            <w:r w:rsidRPr="1E13418C" w:rsidDel="6FF7044F">
              <w:rPr>
                <w:rStyle w:val="Hyperlink"/>
                <w:noProof/>
                <w:sz w:val="20"/>
                <w:szCs w:val="20"/>
                <w:rPrChange w:id="71" w:author="Author">
                  <w:rPr>
                    <w:rStyle w:val="Hyperlink"/>
                    <w:noProof/>
                  </w:rPr>
                </w:rPrChange>
              </w:rPr>
              <w:delText xml:space="preserve">Completing the ARM </w:delText>
            </w:r>
            <w:r w:rsidRPr="159604CE" w:rsidDel="53A57761">
              <w:rPr>
                <w:rStyle w:val="Hyperlink"/>
                <w:noProof/>
                <w:sz w:val="20"/>
                <w:szCs w:val="20"/>
                <w:rPrChange w:id="72" w:author="Author">
                  <w:rPr>
                    <w:rStyle w:val="Hyperlink"/>
                    <w:noProof/>
                  </w:rPr>
                </w:rPrChange>
              </w:rPr>
              <w:delText>Template</w:delText>
            </w:r>
            <w:r w:rsidRPr="159604CE" w:rsidDel="53A57761">
              <w:rPr>
                <w:noProof/>
                <w:sz w:val="20"/>
                <w:szCs w:val="20"/>
                <w:rPrChange w:id="73" w:author="Author">
                  <w:rPr>
                    <w:noProof/>
                  </w:rPr>
                </w:rPrChange>
              </w:rPr>
              <w:delText>10</w:delText>
            </w:r>
            <w:r w:rsidRPr="1E13418C">
              <w:rPr>
                <w:sz w:val="20"/>
                <w:szCs w:val="20"/>
              </w:rPr>
              <w:fldChar w:fldCharType="end"/>
            </w:r>
          </w:del>
        </w:p>
        <w:p w14:paraId="5D2F9EC8" w14:textId="3A48FCA0" w:rsidR="000A705E" w:rsidRPr="00CE5EEC" w:rsidDel="006F104F" w:rsidRDefault="007A096C">
          <w:pPr>
            <w:pStyle w:val="TOC2"/>
            <w:tabs>
              <w:tab w:val="right" w:leader="dot" w:pos="9350"/>
            </w:tabs>
            <w:rPr>
              <w:del w:id="74" w:author="Author"/>
              <w:rFonts w:eastAsiaTheme="minorEastAsia"/>
              <w:noProof/>
              <w:sz w:val="20"/>
              <w:szCs w:val="20"/>
              <w:lang w:val="en-CA" w:eastAsia="en-CA"/>
              <w:rPrChange w:id="75" w:author="Author">
                <w:rPr>
                  <w:del w:id="76" w:author="Author"/>
                  <w:rFonts w:eastAsiaTheme="minorEastAsia"/>
                  <w:noProof/>
                  <w:lang w:val="en-CA" w:eastAsia="en-CA"/>
                </w:rPr>
              </w:rPrChange>
            </w:rPr>
          </w:pPr>
          <w:del w:id="77" w:author="Author">
            <w:r w:rsidRPr="1E13418C">
              <w:rPr>
                <w:sz w:val="20"/>
                <w:szCs w:val="20"/>
              </w:rPr>
              <w:fldChar w:fldCharType="begin"/>
            </w:r>
            <w:r w:rsidRPr="1E13418C">
              <w:rPr>
                <w:sz w:val="20"/>
                <w:szCs w:val="20"/>
              </w:rPr>
              <w:delInstrText xml:space="preserve"> HYPERLINK \l "_Toc52716073" </w:delInstrText>
            </w:r>
            <w:r w:rsidRPr="1E13418C">
              <w:rPr>
                <w:sz w:val="20"/>
                <w:szCs w:val="20"/>
              </w:rPr>
              <w:fldChar w:fldCharType="separate"/>
            </w:r>
            <w:r w:rsidRPr="1E13418C" w:rsidDel="6FF7044F">
              <w:rPr>
                <w:rStyle w:val="Hyperlink"/>
                <w:noProof/>
                <w:sz w:val="20"/>
                <w:szCs w:val="20"/>
                <w:rPrChange w:id="78" w:author="Author">
                  <w:rPr>
                    <w:rStyle w:val="Hyperlink"/>
                    <w:noProof/>
                  </w:rPr>
                </w:rPrChange>
              </w:rPr>
              <w:delText xml:space="preserve">Adding the Azure SQL User </w:delText>
            </w:r>
            <w:r w:rsidRPr="159604CE" w:rsidDel="53A57761">
              <w:rPr>
                <w:rStyle w:val="Hyperlink"/>
                <w:noProof/>
                <w:sz w:val="20"/>
                <w:szCs w:val="20"/>
                <w:rPrChange w:id="79" w:author="Author">
                  <w:rPr>
                    <w:rStyle w:val="Hyperlink"/>
                    <w:noProof/>
                  </w:rPr>
                </w:rPrChange>
              </w:rPr>
              <w:delText>Accounts</w:delText>
            </w:r>
            <w:r w:rsidRPr="159604CE" w:rsidDel="53A57761">
              <w:rPr>
                <w:noProof/>
                <w:sz w:val="20"/>
                <w:szCs w:val="20"/>
                <w:rPrChange w:id="80" w:author="Author">
                  <w:rPr>
                    <w:noProof/>
                  </w:rPr>
                </w:rPrChange>
              </w:rPr>
              <w:delText>14</w:delText>
            </w:r>
            <w:r w:rsidRPr="1E13418C">
              <w:rPr>
                <w:sz w:val="20"/>
                <w:szCs w:val="20"/>
              </w:rPr>
              <w:fldChar w:fldCharType="end"/>
            </w:r>
          </w:del>
        </w:p>
        <w:p w14:paraId="06EB598B" w14:textId="178660AF" w:rsidR="000A705E" w:rsidRPr="00CE5EEC" w:rsidDel="006F104F" w:rsidRDefault="007A096C">
          <w:pPr>
            <w:pStyle w:val="TOC1"/>
            <w:rPr>
              <w:del w:id="81" w:author="Author"/>
              <w:rFonts w:eastAsiaTheme="minorEastAsia"/>
              <w:noProof/>
              <w:sz w:val="20"/>
              <w:szCs w:val="20"/>
              <w:lang w:val="en-CA" w:eastAsia="en-CA"/>
              <w:rPrChange w:id="82" w:author="Author">
                <w:rPr>
                  <w:del w:id="83" w:author="Author"/>
                  <w:rFonts w:eastAsiaTheme="minorEastAsia"/>
                  <w:noProof/>
                  <w:lang w:val="en-CA" w:eastAsia="en-CA"/>
                </w:rPr>
              </w:rPrChange>
            </w:rPr>
          </w:pPr>
          <w:del w:id="84" w:author="Author">
            <w:r w:rsidRPr="1E13418C">
              <w:rPr>
                <w:sz w:val="20"/>
                <w:szCs w:val="20"/>
              </w:rPr>
              <w:fldChar w:fldCharType="begin"/>
            </w:r>
            <w:r w:rsidRPr="1E13418C">
              <w:rPr>
                <w:sz w:val="20"/>
                <w:szCs w:val="20"/>
              </w:rPr>
              <w:delInstrText xml:space="preserve"> HYPERLINK \l "_Toc52716074" </w:delInstrText>
            </w:r>
            <w:r w:rsidRPr="1E13418C">
              <w:rPr>
                <w:sz w:val="20"/>
                <w:szCs w:val="20"/>
              </w:rPr>
              <w:fldChar w:fldCharType="separate"/>
            </w:r>
            <w:r w:rsidRPr="1E13418C" w:rsidDel="6FF7044F">
              <w:rPr>
                <w:rStyle w:val="Hyperlink"/>
                <w:noProof/>
                <w:sz w:val="20"/>
                <w:szCs w:val="20"/>
                <w:rPrChange w:id="85" w:author="Author">
                  <w:rPr>
                    <w:rStyle w:val="Hyperlink"/>
                    <w:noProof/>
                  </w:rPr>
                </w:rPrChange>
              </w:rPr>
              <w:delText>Deploying the Azure Components</w:delText>
            </w:r>
            <w:r w:rsidR="000A705E" w:rsidRPr="00CE5EEC" w:rsidDel="006F104F">
              <w:rPr>
                <w:noProof/>
                <w:webHidden/>
                <w:sz w:val="20"/>
                <w:szCs w:val="20"/>
                <w:rPrChange w:id="86" w:author="Author">
                  <w:rPr>
                    <w:noProof/>
                    <w:webHidden/>
                  </w:rPr>
                </w:rPrChange>
              </w:rPr>
              <w:tab/>
            </w:r>
            <w:r w:rsidRPr="1E13418C">
              <w:rPr>
                <w:sz w:val="20"/>
                <w:szCs w:val="20"/>
              </w:rPr>
              <w:fldChar w:fldCharType="begin"/>
            </w:r>
            <w:r w:rsidRPr="1E13418C">
              <w:rPr>
                <w:sz w:val="20"/>
                <w:szCs w:val="20"/>
              </w:rPr>
              <w:delInstrText xml:space="preserve"> PAGEREF _Toc52716074 \h </w:delInstrText>
            </w:r>
            <w:r w:rsidRPr="1E13418C">
              <w:rPr>
                <w:sz w:val="20"/>
                <w:szCs w:val="20"/>
              </w:rPr>
            </w:r>
            <w:r w:rsidRPr="1E13418C">
              <w:rPr>
                <w:sz w:val="20"/>
                <w:szCs w:val="20"/>
              </w:rPr>
              <w:fldChar w:fldCharType="separate"/>
            </w:r>
            <w:r w:rsidRPr="1E13418C" w:rsidDel="6FF7044F">
              <w:rPr>
                <w:noProof/>
                <w:sz w:val="20"/>
                <w:szCs w:val="20"/>
                <w:rPrChange w:id="87" w:author="Author">
                  <w:rPr>
                    <w:noProof/>
                  </w:rPr>
                </w:rPrChange>
              </w:rPr>
              <w:delText>14</w:delText>
            </w:r>
            <w:r w:rsidRPr="1E13418C">
              <w:rPr>
                <w:sz w:val="20"/>
                <w:szCs w:val="20"/>
              </w:rPr>
              <w:fldChar w:fldCharType="end"/>
            </w:r>
            <w:r w:rsidRPr="1E13418C">
              <w:rPr>
                <w:sz w:val="20"/>
                <w:szCs w:val="20"/>
              </w:rPr>
              <w:fldChar w:fldCharType="end"/>
            </w:r>
          </w:del>
        </w:p>
        <w:p w14:paraId="0DD6D8C7" w14:textId="0BF90673" w:rsidR="000A705E" w:rsidRPr="00CE5EEC" w:rsidDel="006F104F" w:rsidRDefault="007A096C">
          <w:pPr>
            <w:pStyle w:val="TOC2"/>
            <w:tabs>
              <w:tab w:val="right" w:leader="dot" w:pos="9350"/>
            </w:tabs>
            <w:rPr>
              <w:del w:id="88" w:author="Author"/>
              <w:rFonts w:eastAsiaTheme="minorEastAsia"/>
              <w:noProof/>
              <w:sz w:val="20"/>
              <w:szCs w:val="20"/>
              <w:lang w:val="en-CA" w:eastAsia="en-CA"/>
              <w:rPrChange w:id="89" w:author="Author">
                <w:rPr>
                  <w:del w:id="90" w:author="Author"/>
                  <w:rFonts w:eastAsiaTheme="minorEastAsia"/>
                  <w:noProof/>
                  <w:lang w:val="en-CA" w:eastAsia="en-CA"/>
                </w:rPr>
              </w:rPrChange>
            </w:rPr>
          </w:pPr>
          <w:del w:id="91" w:author="Author">
            <w:r w:rsidRPr="1E13418C">
              <w:rPr>
                <w:sz w:val="20"/>
                <w:szCs w:val="20"/>
              </w:rPr>
              <w:fldChar w:fldCharType="begin"/>
            </w:r>
            <w:r w:rsidRPr="1E13418C">
              <w:rPr>
                <w:sz w:val="20"/>
                <w:szCs w:val="20"/>
              </w:rPr>
              <w:delInstrText xml:space="preserve"> HYPERLINK \l "_Toc52716075" </w:delInstrText>
            </w:r>
            <w:r w:rsidRPr="1E13418C">
              <w:rPr>
                <w:sz w:val="20"/>
                <w:szCs w:val="20"/>
              </w:rPr>
              <w:fldChar w:fldCharType="separate"/>
            </w:r>
            <w:r w:rsidRPr="1E13418C" w:rsidDel="6FF7044F">
              <w:rPr>
                <w:rStyle w:val="Hyperlink"/>
                <w:noProof/>
                <w:sz w:val="20"/>
                <w:szCs w:val="20"/>
                <w:rPrChange w:id="92" w:author="Author">
                  <w:rPr>
                    <w:rStyle w:val="Hyperlink"/>
                    <w:noProof/>
                  </w:rPr>
                </w:rPrChange>
              </w:rPr>
              <w:delText>Clone the Solution</w:delText>
            </w:r>
            <w:r w:rsidR="000A705E" w:rsidRPr="00CE5EEC" w:rsidDel="006F104F">
              <w:rPr>
                <w:noProof/>
                <w:webHidden/>
                <w:sz w:val="20"/>
                <w:szCs w:val="20"/>
                <w:rPrChange w:id="93" w:author="Author">
                  <w:rPr>
                    <w:noProof/>
                    <w:webHidden/>
                  </w:rPr>
                </w:rPrChange>
              </w:rPr>
              <w:tab/>
            </w:r>
            <w:r w:rsidRPr="1E13418C">
              <w:rPr>
                <w:sz w:val="20"/>
                <w:szCs w:val="20"/>
              </w:rPr>
              <w:fldChar w:fldCharType="begin"/>
            </w:r>
            <w:r w:rsidRPr="1E13418C">
              <w:rPr>
                <w:sz w:val="20"/>
                <w:szCs w:val="20"/>
              </w:rPr>
              <w:delInstrText xml:space="preserve"> PAGEREF _Toc52716075 \h </w:delInstrText>
            </w:r>
            <w:r w:rsidRPr="1E13418C">
              <w:rPr>
                <w:sz w:val="20"/>
                <w:szCs w:val="20"/>
              </w:rPr>
            </w:r>
            <w:r w:rsidRPr="1E13418C">
              <w:rPr>
                <w:sz w:val="20"/>
                <w:szCs w:val="20"/>
              </w:rPr>
              <w:fldChar w:fldCharType="separate"/>
            </w:r>
            <w:r w:rsidRPr="1E13418C" w:rsidDel="6FF7044F">
              <w:rPr>
                <w:noProof/>
                <w:sz w:val="20"/>
                <w:szCs w:val="20"/>
                <w:rPrChange w:id="94" w:author="Author">
                  <w:rPr>
                    <w:noProof/>
                  </w:rPr>
                </w:rPrChange>
              </w:rPr>
              <w:delText>14</w:delText>
            </w:r>
            <w:r w:rsidRPr="1E13418C">
              <w:rPr>
                <w:sz w:val="20"/>
                <w:szCs w:val="20"/>
              </w:rPr>
              <w:fldChar w:fldCharType="end"/>
            </w:r>
            <w:r w:rsidRPr="1E13418C">
              <w:rPr>
                <w:sz w:val="20"/>
                <w:szCs w:val="20"/>
              </w:rPr>
              <w:fldChar w:fldCharType="end"/>
            </w:r>
          </w:del>
        </w:p>
        <w:p w14:paraId="06471560" w14:textId="234F76AA" w:rsidR="000A705E" w:rsidRPr="00CE5EEC" w:rsidDel="006F104F" w:rsidRDefault="007A096C">
          <w:pPr>
            <w:pStyle w:val="TOC2"/>
            <w:tabs>
              <w:tab w:val="right" w:leader="dot" w:pos="9350"/>
            </w:tabs>
            <w:rPr>
              <w:del w:id="95" w:author="Author"/>
              <w:rFonts w:eastAsiaTheme="minorEastAsia"/>
              <w:noProof/>
              <w:sz w:val="20"/>
              <w:szCs w:val="20"/>
              <w:lang w:val="en-CA" w:eastAsia="en-CA"/>
              <w:rPrChange w:id="96" w:author="Author">
                <w:rPr>
                  <w:del w:id="97" w:author="Author"/>
                  <w:rFonts w:eastAsiaTheme="minorEastAsia"/>
                  <w:noProof/>
                  <w:lang w:val="en-CA" w:eastAsia="en-CA"/>
                </w:rPr>
              </w:rPrChange>
            </w:rPr>
          </w:pPr>
          <w:del w:id="98" w:author="Author">
            <w:r w:rsidRPr="1E13418C">
              <w:rPr>
                <w:sz w:val="20"/>
                <w:szCs w:val="20"/>
              </w:rPr>
              <w:fldChar w:fldCharType="begin"/>
            </w:r>
            <w:r w:rsidRPr="1E13418C">
              <w:rPr>
                <w:sz w:val="20"/>
                <w:szCs w:val="20"/>
              </w:rPr>
              <w:delInstrText xml:space="preserve"> HYPERLINK \l "_Toc52716076" </w:delInstrText>
            </w:r>
            <w:r w:rsidRPr="1E13418C">
              <w:rPr>
                <w:sz w:val="20"/>
                <w:szCs w:val="20"/>
              </w:rPr>
              <w:fldChar w:fldCharType="separate"/>
            </w:r>
            <w:r w:rsidRPr="1E13418C" w:rsidDel="6FF7044F">
              <w:rPr>
                <w:rStyle w:val="Hyperlink"/>
                <w:noProof/>
                <w:sz w:val="20"/>
                <w:szCs w:val="20"/>
                <w:rPrChange w:id="99" w:author="Author">
                  <w:rPr>
                    <w:rStyle w:val="Hyperlink"/>
                    <w:noProof/>
                  </w:rPr>
                </w:rPrChange>
              </w:rPr>
              <w:delText>Build the Solution</w:delText>
            </w:r>
            <w:r w:rsidR="000A705E" w:rsidRPr="00CE5EEC" w:rsidDel="006F104F">
              <w:rPr>
                <w:noProof/>
                <w:webHidden/>
                <w:sz w:val="20"/>
                <w:szCs w:val="20"/>
                <w:rPrChange w:id="100" w:author="Author">
                  <w:rPr>
                    <w:noProof/>
                    <w:webHidden/>
                  </w:rPr>
                </w:rPrChange>
              </w:rPr>
              <w:tab/>
            </w:r>
            <w:r w:rsidRPr="1E13418C">
              <w:rPr>
                <w:sz w:val="20"/>
                <w:szCs w:val="20"/>
              </w:rPr>
              <w:fldChar w:fldCharType="begin"/>
            </w:r>
            <w:r w:rsidRPr="1E13418C">
              <w:rPr>
                <w:sz w:val="20"/>
                <w:szCs w:val="20"/>
              </w:rPr>
              <w:delInstrText xml:space="preserve"> PAGEREF _Toc52716076 \h </w:delInstrText>
            </w:r>
            <w:r w:rsidRPr="1E13418C">
              <w:rPr>
                <w:sz w:val="20"/>
                <w:szCs w:val="20"/>
              </w:rPr>
            </w:r>
            <w:r w:rsidRPr="1E13418C">
              <w:rPr>
                <w:sz w:val="20"/>
                <w:szCs w:val="20"/>
              </w:rPr>
              <w:fldChar w:fldCharType="separate"/>
            </w:r>
            <w:r w:rsidRPr="1E13418C" w:rsidDel="6FF7044F">
              <w:rPr>
                <w:noProof/>
                <w:sz w:val="20"/>
                <w:szCs w:val="20"/>
                <w:rPrChange w:id="101" w:author="Author">
                  <w:rPr>
                    <w:noProof/>
                  </w:rPr>
                </w:rPrChange>
              </w:rPr>
              <w:delText>16</w:delText>
            </w:r>
            <w:r w:rsidRPr="1E13418C">
              <w:rPr>
                <w:sz w:val="20"/>
                <w:szCs w:val="20"/>
              </w:rPr>
              <w:fldChar w:fldCharType="end"/>
            </w:r>
            <w:r w:rsidRPr="1E13418C">
              <w:rPr>
                <w:sz w:val="20"/>
                <w:szCs w:val="20"/>
              </w:rPr>
              <w:fldChar w:fldCharType="end"/>
            </w:r>
          </w:del>
        </w:p>
        <w:p w14:paraId="700BB77F" w14:textId="107FCA55" w:rsidR="000A705E" w:rsidRPr="00CE5EEC" w:rsidDel="006F104F" w:rsidRDefault="007A096C">
          <w:pPr>
            <w:pStyle w:val="TOC2"/>
            <w:tabs>
              <w:tab w:val="right" w:leader="dot" w:pos="9350"/>
            </w:tabs>
            <w:rPr>
              <w:del w:id="102" w:author="Author"/>
              <w:rFonts w:eastAsiaTheme="minorEastAsia"/>
              <w:noProof/>
              <w:sz w:val="20"/>
              <w:szCs w:val="20"/>
              <w:lang w:val="en-CA" w:eastAsia="en-CA"/>
              <w:rPrChange w:id="103" w:author="Author">
                <w:rPr>
                  <w:del w:id="104" w:author="Author"/>
                  <w:rFonts w:eastAsiaTheme="minorEastAsia"/>
                  <w:noProof/>
                  <w:lang w:val="en-CA" w:eastAsia="en-CA"/>
                </w:rPr>
              </w:rPrChange>
            </w:rPr>
          </w:pPr>
          <w:del w:id="105" w:author="Author">
            <w:r w:rsidRPr="1E13418C">
              <w:rPr>
                <w:sz w:val="20"/>
                <w:szCs w:val="20"/>
              </w:rPr>
              <w:fldChar w:fldCharType="begin"/>
            </w:r>
            <w:r w:rsidRPr="1E13418C">
              <w:rPr>
                <w:sz w:val="20"/>
                <w:szCs w:val="20"/>
              </w:rPr>
              <w:delInstrText xml:space="preserve"> HYPERLINK \l "_Toc52716077" </w:delInstrText>
            </w:r>
            <w:r w:rsidRPr="1E13418C">
              <w:rPr>
                <w:sz w:val="20"/>
                <w:szCs w:val="20"/>
              </w:rPr>
              <w:fldChar w:fldCharType="separate"/>
            </w:r>
            <w:r w:rsidRPr="1E13418C" w:rsidDel="6FF7044F">
              <w:rPr>
                <w:rStyle w:val="Hyperlink"/>
                <w:noProof/>
                <w:sz w:val="20"/>
                <w:szCs w:val="20"/>
                <w:rPrChange w:id="106" w:author="Author">
                  <w:rPr>
                    <w:rStyle w:val="Hyperlink"/>
                    <w:noProof/>
                  </w:rPr>
                </w:rPrChange>
              </w:rPr>
              <w:delText>Deploy to Azure</w:delText>
            </w:r>
            <w:r w:rsidR="000A705E" w:rsidRPr="00CE5EEC" w:rsidDel="006F104F">
              <w:rPr>
                <w:noProof/>
                <w:webHidden/>
                <w:sz w:val="20"/>
                <w:szCs w:val="20"/>
                <w:rPrChange w:id="107" w:author="Author">
                  <w:rPr>
                    <w:noProof/>
                    <w:webHidden/>
                  </w:rPr>
                </w:rPrChange>
              </w:rPr>
              <w:tab/>
            </w:r>
            <w:r w:rsidRPr="1E13418C">
              <w:rPr>
                <w:sz w:val="20"/>
                <w:szCs w:val="20"/>
              </w:rPr>
              <w:fldChar w:fldCharType="begin"/>
            </w:r>
            <w:r w:rsidRPr="1E13418C">
              <w:rPr>
                <w:sz w:val="20"/>
                <w:szCs w:val="20"/>
              </w:rPr>
              <w:delInstrText xml:space="preserve"> PAGEREF _Toc52716077 \h </w:delInstrText>
            </w:r>
            <w:r w:rsidRPr="1E13418C">
              <w:rPr>
                <w:sz w:val="20"/>
                <w:szCs w:val="20"/>
              </w:rPr>
            </w:r>
            <w:r w:rsidRPr="1E13418C">
              <w:rPr>
                <w:sz w:val="20"/>
                <w:szCs w:val="20"/>
              </w:rPr>
              <w:fldChar w:fldCharType="separate"/>
            </w:r>
            <w:r w:rsidRPr="1E13418C" w:rsidDel="6FF7044F">
              <w:rPr>
                <w:noProof/>
                <w:sz w:val="20"/>
                <w:szCs w:val="20"/>
                <w:rPrChange w:id="108" w:author="Author">
                  <w:rPr>
                    <w:noProof/>
                  </w:rPr>
                </w:rPrChange>
              </w:rPr>
              <w:delText>17</w:delText>
            </w:r>
            <w:r w:rsidRPr="1E13418C">
              <w:rPr>
                <w:sz w:val="20"/>
                <w:szCs w:val="20"/>
              </w:rPr>
              <w:fldChar w:fldCharType="end"/>
            </w:r>
            <w:r w:rsidRPr="1E13418C">
              <w:rPr>
                <w:sz w:val="20"/>
                <w:szCs w:val="20"/>
              </w:rPr>
              <w:fldChar w:fldCharType="end"/>
            </w:r>
          </w:del>
        </w:p>
        <w:p w14:paraId="0C8B891D" w14:textId="3F9A5A43" w:rsidR="000A705E" w:rsidRPr="00CE5EEC" w:rsidDel="006F104F" w:rsidRDefault="007A096C">
          <w:pPr>
            <w:pStyle w:val="TOC1"/>
            <w:rPr>
              <w:del w:id="109" w:author="Author"/>
              <w:rFonts w:eastAsiaTheme="minorEastAsia"/>
              <w:noProof/>
              <w:sz w:val="20"/>
              <w:szCs w:val="20"/>
              <w:lang w:val="en-CA" w:eastAsia="en-CA"/>
              <w:rPrChange w:id="110" w:author="Author">
                <w:rPr>
                  <w:del w:id="111" w:author="Author"/>
                  <w:rFonts w:eastAsiaTheme="minorEastAsia"/>
                  <w:noProof/>
                  <w:lang w:val="en-CA" w:eastAsia="en-CA"/>
                </w:rPr>
              </w:rPrChange>
            </w:rPr>
          </w:pPr>
          <w:del w:id="112" w:author="Author">
            <w:r w:rsidRPr="1E13418C">
              <w:rPr>
                <w:sz w:val="20"/>
                <w:szCs w:val="20"/>
              </w:rPr>
              <w:fldChar w:fldCharType="begin"/>
            </w:r>
            <w:r w:rsidRPr="1E13418C">
              <w:rPr>
                <w:sz w:val="20"/>
                <w:szCs w:val="20"/>
              </w:rPr>
              <w:delInstrText xml:space="preserve"> HYPERLINK \l "_Toc52716078" </w:delInstrText>
            </w:r>
            <w:r w:rsidRPr="1E13418C">
              <w:rPr>
                <w:sz w:val="20"/>
                <w:szCs w:val="20"/>
              </w:rPr>
              <w:fldChar w:fldCharType="separate"/>
            </w:r>
            <w:r w:rsidRPr="1E13418C" w:rsidDel="6FF7044F">
              <w:rPr>
                <w:rStyle w:val="Hyperlink"/>
                <w:noProof/>
                <w:sz w:val="20"/>
                <w:szCs w:val="20"/>
                <w:rPrChange w:id="113" w:author="Author">
                  <w:rPr>
                    <w:rStyle w:val="Hyperlink"/>
                    <w:noProof/>
                  </w:rPr>
                </w:rPrChange>
              </w:rPr>
              <w:delText>Troubleshooting</w:delText>
            </w:r>
            <w:r w:rsidR="000A705E" w:rsidRPr="00CE5EEC" w:rsidDel="006F104F">
              <w:rPr>
                <w:noProof/>
                <w:webHidden/>
                <w:sz w:val="20"/>
                <w:szCs w:val="20"/>
                <w:rPrChange w:id="114" w:author="Author">
                  <w:rPr>
                    <w:noProof/>
                    <w:webHidden/>
                  </w:rPr>
                </w:rPrChange>
              </w:rPr>
              <w:tab/>
            </w:r>
            <w:r w:rsidRPr="1E13418C">
              <w:rPr>
                <w:sz w:val="20"/>
                <w:szCs w:val="20"/>
              </w:rPr>
              <w:fldChar w:fldCharType="begin"/>
            </w:r>
            <w:r w:rsidRPr="1E13418C">
              <w:rPr>
                <w:sz w:val="20"/>
                <w:szCs w:val="20"/>
              </w:rPr>
              <w:delInstrText xml:space="preserve"> PAGEREF _Toc52716078 \h </w:delInstrText>
            </w:r>
            <w:r w:rsidRPr="1E13418C">
              <w:rPr>
                <w:sz w:val="20"/>
                <w:szCs w:val="20"/>
              </w:rPr>
            </w:r>
            <w:r w:rsidRPr="1E13418C">
              <w:rPr>
                <w:sz w:val="20"/>
                <w:szCs w:val="20"/>
              </w:rPr>
              <w:fldChar w:fldCharType="separate"/>
            </w:r>
            <w:r w:rsidRPr="1E13418C" w:rsidDel="6FF7044F">
              <w:rPr>
                <w:noProof/>
                <w:sz w:val="20"/>
                <w:szCs w:val="20"/>
                <w:rPrChange w:id="115" w:author="Author">
                  <w:rPr>
                    <w:noProof/>
                  </w:rPr>
                </w:rPrChange>
              </w:rPr>
              <w:delText>24</w:delText>
            </w:r>
            <w:r w:rsidRPr="1E13418C">
              <w:rPr>
                <w:sz w:val="20"/>
                <w:szCs w:val="20"/>
              </w:rPr>
              <w:fldChar w:fldCharType="end"/>
            </w:r>
            <w:r w:rsidRPr="1E13418C">
              <w:rPr>
                <w:sz w:val="20"/>
                <w:szCs w:val="20"/>
              </w:rPr>
              <w:fldChar w:fldCharType="end"/>
            </w:r>
          </w:del>
        </w:p>
        <w:p w14:paraId="6017C851" w14:textId="611EC88E" w:rsidR="000A705E" w:rsidRPr="00CE5EEC" w:rsidDel="006F104F" w:rsidRDefault="007A096C">
          <w:pPr>
            <w:pStyle w:val="TOC2"/>
            <w:tabs>
              <w:tab w:val="right" w:leader="dot" w:pos="9350"/>
            </w:tabs>
            <w:rPr>
              <w:del w:id="116" w:author="Author"/>
              <w:rFonts w:eastAsiaTheme="minorEastAsia"/>
              <w:noProof/>
              <w:sz w:val="20"/>
              <w:szCs w:val="20"/>
              <w:lang w:val="en-CA" w:eastAsia="en-CA"/>
              <w:rPrChange w:id="117" w:author="Author">
                <w:rPr>
                  <w:del w:id="118" w:author="Author"/>
                  <w:rFonts w:eastAsiaTheme="minorEastAsia"/>
                  <w:noProof/>
                  <w:lang w:val="en-CA" w:eastAsia="en-CA"/>
                </w:rPr>
              </w:rPrChange>
            </w:rPr>
          </w:pPr>
          <w:del w:id="119" w:author="Author">
            <w:r w:rsidRPr="1E13418C">
              <w:rPr>
                <w:sz w:val="20"/>
                <w:szCs w:val="20"/>
              </w:rPr>
              <w:fldChar w:fldCharType="begin"/>
            </w:r>
            <w:r w:rsidRPr="1E13418C">
              <w:rPr>
                <w:sz w:val="20"/>
                <w:szCs w:val="20"/>
              </w:rPr>
              <w:delInstrText xml:space="preserve"> HYPERLINK \l "_Toc52716079" </w:delInstrText>
            </w:r>
            <w:r w:rsidRPr="1E13418C">
              <w:rPr>
                <w:sz w:val="20"/>
                <w:szCs w:val="20"/>
              </w:rPr>
              <w:fldChar w:fldCharType="separate"/>
            </w:r>
            <w:r w:rsidRPr="1E13418C" w:rsidDel="6FF7044F">
              <w:rPr>
                <w:rStyle w:val="Hyperlink"/>
                <w:noProof/>
                <w:sz w:val="20"/>
                <w:szCs w:val="20"/>
                <w:rPrChange w:id="120" w:author="Author">
                  <w:rPr>
                    <w:rStyle w:val="Hyperlink"/>
                    <w:noProof/>
                  </w:rPr>
                </w:rPrChange>
              </w:rPr>
              <w:delText>When a Failure Occurs</w:delText>
            </w:r>
            <w:r w:rsidR="000A705E" w:rsidRPr="00CE5EEC" w:rsidDel="006F104F">
              <w:rPr>
                <w:noProof/>
                <w:webHidden/>
                <w:sz w:val="20"/>
                <w:szCs w:val="20"/>
                <w:rPrChange w:id="121" w:author="Author">
                  <w:rPr>
                    <w:noProof/>
                    <w:webHidden/>
                  </w:rPr>
                </w:rPrChange>
              </w:rPr>
              <w:tab/>
            </w:r>
            <w:r w:rsidRPr="1E13418C">
              <w:rPr>
                <w:sz w:val="20"/>
                <w:szCs w:val="20"/>
              </w:rPr>
              <w:fldChar w:fldCharType="begin"/>
            </w:r>
            <w:r w:rsidRPr="1E13418C">
              <w:rPr>
                <w:sz w:val="20"/>
                <w:szCs w:val="20"/>
              </w:rPr>
              <w:delInstrText xml:space="preserve"> PAGEREF _Toc52716079 \h </w:delInstrText>
            </w:r>
            <w:r w:rsidRPr="1E13418C">
              <w:rPr>
                <w:sz w:val="20"/>
                <w:szCs w:val="20"/>
              </w:rPr>
            </w:r>
            <w:r w:rsidRPr="1E13418C">
              <w:rPr>
                <w:sz w:val="20"/>
                <w:szCs w:val="20"/>
              </w:rPr>
              <w:fldChar w:fldCharType="separate"/>
            </w:r>
            <w:r w:rsidRPr="1E13418C" w:rsidDel="6FF7044F">
              <w:rPr>
                <w:noProof/>
                <w:sz w:val="20"/>
                <w:szCs w:val="20"/>
                <w:rPrChange w:id="122" w:author="Author">
                  <w:rPr>
                    <w:noProof/>
                  </w:rPr>
                </w:rPrChange>
              </w:rPr>
              <w:delText>24</w:delText>
            </w:r>
            <w:r w:rsidRPr="1E13418C">
              <w:rPr>
                <w:sz w:val="20"/>
                <w:szCs w:val="20"/>
              </w:rPr>
              <w:fldChar w:fldCharType="end"/>
            </w:r>
            <w:r w:rsidRPr="1E13418C">
              <w:rPr>
                <w:sz w:val="20"/>
                <w:szCs w:val="20"/>
              </w:rPr>
              <w:fldChar w:fldCharType="end"/>
            </w:r>
          </w:del>
        </w:p>
        <w:p w14:paraId="0B6CC0C4" w14:textId="3E863ADE" w:rsidR="000A705E" w:rsidRPr="00CE5EEC" w:rsidDel="006F104F" w:rsidRDefault="007A096C">
          <w:pPr>
            <w:pStyle w:val="TOC2"/>
            <w:tabs>
              <w:tab w:val="right" w:leader="dot" w:pos="9350"/>
            </w:tabs>
            <w:rPr>
              <w:del w:id="123" w:author="Author"/>
              <w:rFonts w:eastAsiaTheme="minorEastAsia"/>
              <w:noProof/>
              <w:sz w:val="20"/>
              <w:szCs w:val="20"/>
              <w:lang w:val="en-CA" w:eastAsia="en-CA"/>
              <w:rPrChange w:id="124" w:author="Author">
                <w:rPr>
                  <w:del w:id="125" w:author="Author"/>
                  <w:rFonts w:eastAsiaTheme="minorEastAsia"/>
                  <w:noProof/>
                  <w:lang w:val="en-CA" w:eastAsia="en-CA"/>
                </w:rPr>
              </w:rPrChange>
            </w:rPr>
          </w:pPr>
          <w:del w:id="126" w:author="Author">
            <w:r w:rsidRPr="1E13418C">
              <w:rPr>
                <w:sz w:val="20"/>
                <w:szCs w:val="20"/>
              </w:rPr>
              <w:fldChar w:fldCharType="begin"/>
            </w:r>
            <w:r w:rsidRPr="1E13418C">
              <w:rPr>
                <w:sz w:val="20"/>
                <w:szCs w:val="20"/>
              </w:rPr>
              <w:delInstrText xml:space="preserve"> HYPERLINK \l "_Toc52716080" </w:delInstrText>
            </w:r>
            <w:r w:rsidRPr="1E13418C">
              <w:rPr>
                <w:sz w:val="20"/>
                <w:szCs w:val="20"/>
              </w:rPr>
              <w:fldChar w:fldCharType="separate"/>
            </w:r>
            <w:r w:rsidRPr="1E13418C" w:rsidDel="6FF7044F">
              <w:rPr>
                <w:rStyle w:val="Hyperlink"/>
                <w:noProof/>
                <w:sz w:val="20"/>
                <w:szCs w:val="20"/>
                <w:rPrChange w:id="127" w:author="Author">
                  <w:rPr>
                    <w:rStyle w:val="Hyperlink"/>
                    <w:noProof/>
                  </w:rPr>
                </w:rPrChange>
              </w:rPr>
              <w:delText>Updating Visual Studio 2019 Community Edition (or Higher)</w:delText>
            </w:r>
            <w:r w:rsidR="000A705E" w:rsidRPr="00CE5EEC" w:rsidDel="006F104F">
              <w:rPr>
                <w:noProof/>
                <w:webHidden/>
                <w:sz w:val="20"/>
                <w:szCs w:val="20"/>
                <w:rPrChange w:id="128" w:author="Author">
                  <w:rPr>
                    <w:noProof/>
                    <w:webHidden/>
                  </w:rPr>
                </w:rPrChange>
              </w:rPr>
              <w:tab/>
            </w:r>
            <w:r w:rsidRPr="1E13418C">
              <w:rPr>
                <w:sz w:val="20"/>
                <w:szCs w:val="20"/>
              </w:rPr>
              <w:fldChar w:fldCharType="begin"/>
            </w:r>
            <w:r w:rsidRPr="1E13418C">
              <w:rPr>
                <w:sz w:val="20"/>
                <w:szCs w:val="20"/>
              </w:rPr>
              <w:delInstrText xml:space="preserve"> PAGEREF _Toc52716080 \h </w:delInstrText>
            </w:r>
            <w:r w:rsidRPr="1E13418C">
              <w:rPr>
                <w:sz w:val="20"/>
                <w:szCs w:val="20"/>
              </w:rPr>
            </w:r>
            <w:r w:rsidRPr="1E13418C">
              <w:rPr>
                <w:sz w:val="20"/>
                <w:szCs w:val="20"/>
              </w:rPr>
              <w:fldChar w:fldCharType="separate"/>
            </w:r>
            <w:r w:rsidRPr="1E13418C" w:rsidDel="6FF7044F">
              <w:rPr>
                <w:noProof/>
                <w:sz w:val="20"/>
                <w:szCs w:val="20"/>
                <w:rPrChange w:id="129" w:author="Author">
                  <w:rPr>
                    <w:noProof/>
                  </w:rPr>
                </w:rPrChange>
              </w:rPr>
              <w:delText>24</w:delText>
            </w:r>
            <w:r w:rsidRPr="1E13418C">
              <w:rPr>
                <w:sz w:val="20"/>
                <w:szCs w:val="20"/>
              </w:rPr>
              <w:fldChar w:fldCharType="end"/>
            </w:r>
            <w:r w:rsidRPr="1E13418C">
              <w:rPr>
                <w:sz w:val="20"/>
                <w:szCs w:val="20"/>
              </w:rPr>
              <w:fldChar w:fldCharType="end"/>
            </w:r>
          </w:del>
        </w:p>
        <w:p w14:paraId="662BE3E9" w14:textId="49450030" w:rsidR="000A705E" w:rsidRPr="00CE5EEC" w:rsidDel="006F104F" w:rsidRDefault="007A096C">
          <w:pPr>
            <w:pStyle w:val="TOC2"/>
            <w:tabs>
              <w:tab w:val="right" w:leader="dot" w:pos="9350"/>
            </w:tabs>
            <w:rPr>
              <w:del w:id="130" w:author="Author"/>
              <w:rFonts w:eastAsiaTheme="minorEastAsia"/>
              <w:noProof/>
              <w:sz w:val="20"/>
              <w:szCs w:val="20"/>
              <w:lang w:val="en-CA" w:eastAsia="en-CA"/>
              <w:rPrChange w:id="131" w:author="Author">
                <w:rPr>
                  <w:del w:id="132" w:author="Author"/>
                  <w:rFonts w:eastAsiaTheme="minorEastAsia"/>
                  <w:noProof/>
                  <w:lang w:val="en-CA" w:eastAsia="en-CA"/>
                </w:rPr>
              </w:rPrChange>
            </w:rPr>
          </w:pPr>
          <w:del w:id="133" w:author="Author">
            <w:r w:rsidRPr="1E13418C">
              <w:rPr>
                <w:sz w:val="20"/>
                <w:szCs w:val="20"/>
              </w:rPr>
              <w:fldChar w:fldCharType="begin"/>
            </w:r>
            <w:r w:rsidRPr="1E13418C">
              <w:rPr>
                <w:sz w:val="20"/>
                <w:szCs w:val="20"/>
              </w:rPr>
              <w:delInstrText xml:space="preserve"> HYPERLINK \l "_Toc52716081" </w:delInstrText>
            </w:r>
            <w:r w:rsidRPr="1E13418C">
              <w:rPr>
                <w:sz w:val="20"/>
                <w:szCs w:val="20"/>
              </w:rPr>
              <w:fldChar w:fldCharType="separate"/>
            </w:r>
            <w:r w:rsidRPr="1E13418C" w:rsidDel="6FF7044F">
              <w:rPr>
                <w:rStyle w:val="Hyperlink"/>
                <w:noProof/>
                <w:sz w:val="20"/>
                <w:szCs w:val="20"/>
                <w:rPrChange w:id="134" w:author="Author">
                  <w:rPr>
                    <w:rStyle w:val="Hyperlink"/>
                    <w:noProof/>
                  </w:rPr>
                </w:rPrChange>
              </w:rPr>
              <w:delText>Modifying the Template</w:delText>
            </w:r>
            <w:r w:rsidR="000A705E" w:rsidRPr="00CE5EEC" w:rsidDel="006F104F">
              <w:rPr>
                <w:noProof/>
                <w:webHidden/>
                <w:sz w:val="20"/>
                <w:szCs w:val="20"/>
                <w:rPrChange w:id="135" w:author="Author">
                  <w:rPr>
                    <w:noProof/>
                    <w:webHidden/>
                  </w:rPr>
                </w:rPrChange>
              </w:rPr>
              <w:tab/>
            </w:r>
            <w:r w:rsidRPr="1E13418C">
              <w:rPr>
                <w:sz w:val="20"/>
                <w:szCs w:val="20"/>
              </w:rPr>
              <w:fldChar w:fldCharType="begin"/>
            </w:r>
            <w:r w:rsidRPr="1E13418C">
              <w:rPr>
                <w:sz w:val="20"/>
                <w:szCs w:val="20"/>
              </w:rPr>
              <w:delInstrText xml:space="preserve"> PAGEREF _Toc52716081 \h </w:delInstrText>
            </w:r>
            <w:r w:rsidRPr="1E13418C">
              <w:rPr>
                <w:sz w:val="20"/>
                <w:szCs w:val="20"/>
              </w:rPr>
            </w:r>
            <w:r w:rsidRPr="1E13418C">
              <w:rPr>
                <w:sz w:val="20"/>
                <w:szCs w:val="20"/>
              </w:rPr>
              <w:fldChar w:fldCharType="separate"/>
            </w:r>
            <w:r w:rsidRPr="1E13418C" w:rsidDel="6FF7044F">
              <w:rPr>
                <w:noProof/>
                <w:sz w:val="20"/>
                <w:szCs w:val="20"/>
                <w:rPrChange w:id="136" w:author="Author">
                  <w:rPr>
                    <w:noProof/>
                  </w:rPr>
                </w:rPrChange>
              </w:rPr>
              <w:delText>24</w:delText>
            </w:r>
            <w:r w:rsidRPr="1E13418C">
              <w:rPr>
                <w:sz w:val="20"/>
                <w:szCs w:val="20"/>
              </w:rPr>
              <w:fldChar w:fldCharType="end"/>
            </w:r>
            <w:r w:rsidRPr="1E13418C">
              <w:rPr>
                <w:sz w:val="20"/>
                <w:szCs w:val="20"/>
              </w:rPr>
              <w:fldChar w:fldCharType="end"/>
            </w:r>
          </w:del>
        </w:p>
        <w:p w14:paraId="3CD35123" w14:textId="60B0512C" w:rsidR="000A705E" w:rsidRPr="00CE5EEC" w:rsidDel="006F104F" w:rsidRDefault="007A096C">
          <w:pPr>
            <w:pStyle w:val="TOC2"/>
            <w:tabs>
              <w:tab w:val="right" w:leader="dot" w:pos="9350"/>
            </w:tabs>
            <w:rPr>
              <w:del w:id="137" w:author="Author"/>
              <w:rFonts w:eastAsiaTheme="minorEastAsia"/>
              <w:noProof/>
              <w:sz w:val="20"/>
              <w:szCs w:val="20"/>
              <w:lang w:val="en-CA" w:eastAsia="en-CA"/>
              <w:rPrChange w:id="138" w:author="Author">
                <w:rPr>
                  <w:del w:id="139" w:author="Author"/>
                  <w:rFonts w:eastAsiaTheme="minorEastAsia"/>
                  <w:noProof/>
                  <w:lang w:val="en-CA" w:eastAsia="en-CA"/>
                </w:rPr>
              </w:rPrChange>
            </w:rPr>
          </w:pPr>
          <w:del w:id="140" w:author="Author">
            <w:r w:rsidRPr="1E13418C">
              <w:rPr>
                <w:sz w:val="20"/>
                <w:szCs w:val="20"/>
              </w:rPr>
              <w:fldChar w:fldCharType="begin"/>
            </w:r>
            <w:r w:rsidRPr="1E13418C">
              <w:rPr>
                <w:sz w:val="20"/>
                <w:szCs w:val="20"/>
              </w:rPr>
              <w:delInstrText xml:space="preserve"> HYPERLINK \l "_Toc52716082" </w:delInstrText>
            </w:r>
            <w:r w:rsidRPr="1E13418C">
              <w:rPr>
                <w:sz w:val="20"/>
                <w:szCs w:val="20"/>
              </w:rPr>
              <w:fldChar w:fldCharType="separate"/>
            </w:r>
            <w:r w:rsidRPr="1E13418C" w:rsidDel="6FF7044F">
              <w:rPr>
                <w:rStyle w:val="Hyperlink"/>
                <w:noProof/>
                <w:sz w:val="20"/>
                <w:szCs w:val="20"/>
                <w:rPrChange w:id="141" w:author="Author">
                  <w:rPr>
                    <w:rStyle w:val="Hyperlink"/>
                    <w:noProof/>
                  </w:rPr>
                </w:rPrChange>
              </w:rPr>
              <w:delText>Naming and Unique Name Concepts</w:delText>
            </w:r>
            <w:r w:rsidR="000A705E" w:rsidRPr="00CE5EEC" w:rsidDel="006F104F">
              <w:rPr>
                <w:noProof/>
                <w:webHidden/>
                <w:sz w:val="20"/>
                <w:szCs w:val="20"/>
                <w:rPrChange w:id="142" w:author="Author">
                  <w:rPr>
                    <w:noProof/>
                    <w:webHidden/>
                  </w:rPr>
                </w:rPrChange>
              </w:rPr>
              <w:tab/>
            </w:r>
            <w:r w:rsidRPr="1E13418C">
              <w:rPr>
                <w:sz w:val="20"/>
                <w:szCs w:val="20"/>
              </w:rPr>
              <w:fldChar w:fldCharType="begin"/>
            </w:r>
            <w:r w:rsidRPr="1E13418C">
              <w:rPr>
                <w:sz w:val="20"/>
                <w:szCs w:val="20"/>
              </w:rPr>
              <w:delInstrText xml:space="preserve"> PAGEREF _Toc52716082 \h </w:delInstrText>
            </w:r>
            <w:r w:rsidRPr="1E13418C">
              <w:rPr>
                <w:sz w:val="20"/>
                <w:szCs w:val="20"/>
              </w:rPr>
            </w:r>
            <w:r w:rsidRPr="1E13418C">
              <w:rPr>
                <w:sz w:val="20"/>
                <w:szCs w:val="20"/>
              </w:rPr>
              <w:fldChar w:fldCharType="separate"/>
            </w:r>
            <w:r w:rsidRPr="1E13418C" w:rsidDel="6FF7044F">
              <w:rPr>
                <w:noProof/>
                <w:sz w:val="20"/>
                <w:szCs w:val="20"/>
                <w:rPrChange w:id="143" w:author="Author">
                  <w:rPr>
                    <w:noProof/>
                  </w:rPr>
                </w:rPrChange>
              </w:rPr>
              <w:delText>24</w:delText>
            </w:r>
            <w:r w:rsidRPr="1E13418C">
              <w:rPr>
                <w:sz w:val="20"/>
                <w:szCs w:val="20"/>
              </w:rPr>
              <w:fldChar w:fldCharType="end"/>
            </w:r>
            <w:r w:rsidRPr="1E13418C">
              <w:rPr>
                <w:sz w:val="20"/>
                <w:szCs w:val="20"/>
              </w:rPr>
              <w:fldChar w:fldCharType="end"/>
            </w:r>
          </w:del>
        </w:p>
        <w:p w14:paraId="11DC9059" w14:textId="5E0D5EF9" w:rsidR="000A705E" w:rsidRPr="00CE5EEC" w:rsidDel="006F104F" w:rsidRDefault="007A096C">
          <w:pPr>
            <w:pStyle w:val="TOC1"/>
            <w:rPr>
              <w:del w:id="144" w:author="Author"/>
              <w:rFonts w:eastAsiaTheme="minorEastAsia"/>
              <w:noProof/>
              <w:sz w:val="20"/>
              <w:szCs w:val="20"/>
              <w:lang w:val="en-CA" w:eastAsia="en-CA"/>
              <w:rPrChange w:id="145" w:author="Author">
                <w:rPr>
                  <w:del w:id="146" w:author="Author"/>
                  <w:rFonts w:eastAsiaTheme="minorEastAsia"/>
                  <w:noProof/>
                  <w:lang w:val="en-CA" w:eastAsia="en-CA"/>
                </w:rPr>
              </w:rPrChange>
            </w:rPr>
          </w:pPr>
          <w:del w:id="147" w:author="Author">
            <w:r w:rsidRPr="1E13418C">
              <w:rPr>
                <w:sz w:val="20"/>
                <w:szCs w:val="20"/>
              </w:rPr>
              <w:fldChar w:fldCharType="begin"/>
            </w:r>
            <w:r w:rsidRPr="1E13418C">
              <w:rPr>
                <w:sz w:val="20"/>
                <w:szCs w:val="20"/>
              </w:rPr>
              <w:delInstrText xml:space="preserve"> HYPERLINK \l "_Toc52716083" </w:delInstrText>
            </w:r>
            <w:r w:rsidRPr="1E13418C">
              <w:rPr>
                <w:sz w:val="20"/>
                <w:szCs w:val="20"/>
              </w:rPr>
              <w:fldChar w:fldCharType="separate"/>
            </w:r>
            <w:r w:rsidRPr="1E13418C" w:rsidDel="6FF7044F">
              <w:rPr>
                <w:rStyle w:val="Hyperlink"/>
                <w:noProof/>
                <w:sz w:val="20"/>
                <w:szCs w:val="20"/>
                <w:rPrChange w:id="148" w:author="Author">
                  <w:rPr>
                    <w:rStyle w:val="Hyperlink"/>
                    <w:noProof/>
                  </w:rPr>
                </w:rPrChange>
              </w:rPr>
              <w:delText>Learn More About Azure and Extending Dynamics 365</w:delText>
            </w:r>
            <w:r w:rsidR="000A705E" w:rsidRPr="00CE5EEC" w:rsidDel="006F104F">
              <w:rPr>
                <w:noProof/>
                <w:webHidden/>
                <w:sz w:val="20"/>
                <w:szCs w:val="20"/>
                <w:rPrChange w:id="149" w:author="Author">
                  <w:rPr>
                    <w:noProof/>
                    <w:webHidden/>
                  </w:rPr>
                </w:rPrChange>
              </w:rPr>
              <w:tab/>
            </w:r>
            <w:r w:rsidRPr="1E13418C">
              <w:rPr>
                <w:sz w:val="20"/>
                <w:szCs w:val="20"/>
              </w:rPr>
              <w:fldChar w:fldCharType="begin"/>
            </w:r>
            <w:r w:rsidRPr="1E13418C">
              <w:rPr>
                <w:sz w:val="20"/>
                <w:szCs w:val="20"/>
              </w:rPr>
              <w:delInstrText xml:space="preserve"> PAGEREF _Toc52716083 \h </w:delInstrText>
            </w:r>
            <w:r w:rsidRPr="1E13418C">
              <w:rPr>
                <w:sz w:val="20"/>
                <w:szCs w:val="20"/>
              </w:rPr>
            </w:r>
            <w:r w:rsidRPr="1E13418C">
              <w:rPr>
                <w:sz w:val="20"/>
                <w:szCs w:val="20"/>
              </w:rPr>
              <w:fldChar w:fldCharType="separate"/>
            </w:r>
            <w:r w:rsidRPr="1E13418C" w:rsidDel="6FF7044F">
              <w:rPr>
                <w:noProof/>
                <w:sz w:val="20"/>
                <w:szCs w:val="20"/>
                <w:rPrChange w:id="150" w:author="Author">
                  <w:rPr>
                    <w:noProof/>
                  </w:rPr>
                </w:rPrChange>
              </w:rPr>
              <w:delText>25</w:delText>
            </w:r>
            <w:r w:rsidRPr="1E13418C">
              <w:rPr>
                <w:sz w:val="20"/>
                <w:szCs w:val="20"/>
              </w:rPr>
              <w:fldChar w:fldCharType="end"/>
            </w:r>
            <w:r w:rsidRPr="1E13418C">
              <w:rPr>
                <w:sz w:val="20"/>
                <w:szCs w:val="20"/>
              </w:rPr>
              <w:fldChar w:fldCharType="end"/>
            </w:r>
          </w:del>
        </w:p>
        <w:p w14:paraId="3D51BF49" w14:textId="4CD0093A" w:rsidR="006F104F" w:rsidRPr="00CE5EEC" w:rsidRDefault="00703310">
          <w:pPr>
            <w:pStyle w:val="TOC1"/>
            <w:rPr>
              <w:ins w:id="151" w:author="Author"/>
              <w:rFonts w:eastAsiaTheme="minorEastAsia"/>
              <w:noProof/>
              <w:sz w:val="20"/>
              <w:szCs w:val="20"/>
              <w:rPrChange w:id="152" w:author="Author">
                <w:rPr>
                  <w:ins w:id="153" w:author="Author"/>
                  <w:rFonts w:eastAsiaTheme="minorEastAsia"/>
                  <w:noProof/>
                </w:rPr>
              </w:rPrChange>
            </w:rPr>
          </w:pPr>
          <w:del w:id="154" w:author="Author">
            <w:r w:rsidRPr="1E13418C">
              <w:rPr>
                <w:rFonts w:asciiTheme="majorHAnsi" w:hAnsiTheme="majorHAnsi" w:cstheme="majorBidi"/>
                <w:sz w:val="20"/>
                <w:szCs w:val="20"/>
              </w:rPr>
              <w:fldChar w:fldCharType="end"/>
            </w:r>
          </w:del>
          <w:ins w:id="155" w:author="Author">
            <w:r w:rsidR="006F104F" w:rsidRPr="006845B2">
              <w:rPr>
                <w:rFonts w:asciiTheme="majorHAnsi" w:hAnsiTheme="majorHAnsi" w:cstheme="majorBidi"/>
                <w:sz w:val="20"/>
                <w:szCs w:val="20"/>
              </w:rPr>
              <w:fldChar w:fldCharType="begin"/>
            </w:r>
            <w:r w:rsidRPr="1E13418C">
              <w:rPr>
                <w:rFonts w:asciiTheme="majorHAnsi" w:hAnsiTheme="majorHAnsi" w:cstheme="majorBidi"/>
                <w:sz w:val="20"/>
                <w:szCs w:val="20"/>
              </w:rPr>
              <w:instrText xml:space="preserve"> TOC \o "1-2" \h \z \u </w:instrText>
            </w:r>
          </w:ins>
          <w:r w:rsidR="006F104F" w:rsidRPr="006845B2">
            <w:rPr>
              <w:rFonts w:asciiTheme="majorHAnsi" w:hAnsiTheme="majorHAnsi" w:cstheme="majorBidi"/>
              <w:sz w:val="20"/>
              <w:szCs w:val="20"/>
            </w:rPr>
            <w:fldChar w:fldCharType="separate"/>
          </w:r>
          <w:ins w:id="156" w:author="Author">
            <w:r w:rsidRPr="1E13418C">
              <w:rPr>
                <w:rStyle w:val="Hyperlink"/>
                <w:sz w:val="20"/>
                <w:szCs w:val="20"/>
              </w:rPr>
              <w:fldChar w:fldCharType="begin"/>
            </w:r>
            <w:r w:rsidRPr="1E13418C">
              <w:rPr>
                <w:rStyle w:val="Hyperlink"/>
                <w:sz w:val="20"/>
                <w:szCs w:val="20"/>
              </w:rPr>
              <w:instrText xml:space="preserve"> </w:instrText>
            </w:r>
            <w:r w:rsidRPr="1E13418C">
              <w:rPr>
                <w:sz w:val="20"/>
                <w:szCs w:val="20"/>
              </w:rPr>
              <w:instrText>HYPERLINK \l "_Toc52813245"</w:instrText>
            </w:r>
            <w:r w:rsidRPr="1E13418C">
              <w:rPr>
                <w:rStyle w:val="Hyperlink"/>
                <w:sz w:val="20"/>
                <w:szCs w:val="20"/>
              </w:rPr>
              <w:instrText xml:space="preserve"> </w:instrText>
            </w:r>
            <w:r w:rsidRPr="1E13418C">
              <w:rPr>
                <w:rStyle w:val="Hyperlink"/>
                <w:sz w:val="20"/>
                <w:szCs w:val="20"/>
              </w:rPr>
              <w:fldChar w:fldCharType="separate"/>
            </w:r>
            <w:r w:rsidR="344AD72A" w:rsidRPr="1E13418C">
              <w:rPr>
                <w:rStyle w:val="Hyperlink"/>
                <w:noProof/>
                <w:sz w:val="20"/>
                <w:szCs w:val="20"/>
                <w:rPrChange w:id="157" w:author="Author">
                  <w:rPr>
                    <w:rStyle w:val="Hyperlink"/>
                    <w:noProof/>
                  </w:rPr>
                </w:rPrChange>
              </w:rPr>
              <w:t>Overview</w:t>
            </w:r>
            <w:r w:rsidR="006F104F" w:rsidRPr="00CE5EEC">
              <w:rPr>
                <w:noProof/>
                <w:webHidden/>
                <w:sz w:val="20"/>
                <w:szCs w:val="20"/>
                <w:rPrChange w:id="158" w:author="Author">
                  <w:rPr>
                    <w:noProof/>
                    <w:webHidden/>
                  </w:rPr>
                </w:rPrChange>
              </w:rPr>
              <w:tab/>
            </w:r>
            <w:r w:rsidRPr="1E13418C">
              <w:rPr>
                <w:sz w:val="20"/>
                <w:szCs w:val="20"/>
              </w:rPr>
              <w:fldChar w:fldCharType="begin"/>
            </w:r>
            <w:r w:rsidRPr="1E13418C">
              <w:rPr>
                <w:sz w:val="20"/>
                <w:szCs w:val="20"/>
              </w:rPr>
              <w:instrText xml:space="preserve"> PAGEREF _Toc52813245 \h </w:instrText>
            </w:r>
          </w:ins>
          <w:r w:rsidRPr="1E13418C">
            <w:rPr>
              <w:sz w:val="20"/>
              <w:szCs w:val="20"/>
            </w:rPr>
          </w:r>
          <w:r w:rsidRPr="1E13418C">
            <w:rPr>
              <w:sz w:val="20"/>
              <w:szCs w:val="20"/>
            </w:rPr>
            <w:fldChar w:fldCharType="separate"/>
          </w:r>
          <w:ins w:id="159" w:author="Author">
            <w:r w:rsidR="344AD72A" w:rsidRPr="1E13418C">
              <w:rPr>
                <w:noProof/>
                <w:sz w:val="20"/>
                <w:szCs w:val="20"/>
                <w:rPrChange w:id="160" w:author="Author">
                  <w:rPr>
                    <w:noProof/>
                  </w:rPr>
                </w:rPrChange>
              </w:rPr>
              <w:t>2</w:t>
            </w:r>
            <w:r w:rsidRPr="1E13418C">
              <w:rPr>
                <w:sz w:val="20"/>
                <w:szCs w:val="20"/>
              </w:rPr>
              <w:fldChar w:fldCharType="end"/>
            </w:r>
            <w:r w:rsidRPr="1E13418C">
              <w:rPr>
                <w:rStyle w:val="Hyperlink"/>
                <w:sz w:val="20"/>
                <w:szCs w:val="20"/>
              </w:rPr>
              <w:fldChar w:fldCharType="end"/>
            </w:r>
          </w:ins>
        </w:p>
        <w:p w14:paraId="04242233" w14:textId="67EC23E9" w:rsidR="006F104F" w:rsidRPr="00CE5EEC" w:rsidRDefault="006F104F">
          <w:pPr>
            <w:pStyle w:val="TOC1"/>
            <w:rPr>
              <w:ins w:id="161" w:author="Author"/>
              <w:rFonts w:eastAsiaTheme="minorEastAsia"/>
              <w:noProof/>
              <w:sz w:val="20"/>
              <w:szCs w:val="20"/>
              <w:rPrChange w:id="162" w:author="Author">
                <w:rPr>
                  <w:ins w:id="163" w:author="Author"/>
                  <w:rFonts w:eastAsiaTheme="minorEastAsia"/>
                  <w:noProof/>
                </w:rPr>
              </w:rPrChange>
            </w:rPr>
          </w:pPr>
          <w:ins w:id="164" w:author="Author">
            <w:r w:rsidRPr="1E13418C">
              <w:rPr>
                <w:rStyle w:val="Hyperlink"/>
                <w:sz w:val="20"/>
                <w:szCs w:val="20"/>
              </w:rPr>
              <w:fldChar w:fldCharType="begin"/>
            </w:r>
            <w:r w:rsidRPr="1E13418C">
              <w:rPr>
                <w:rStyle w:val="Hyperlink"/>
                <w:sz w:val="20"/>
                <w:szCs w:val="20"/>
              </w:rPr>
              <w:instrText xml:space="preserve"> </w:instrText>
            </w:r>
            <w:r w:rsidRPr="1E13418C">
              <w:rPr>
                <w:sz w:val="20"/>
                <w:szCs w:val="20"/>
              </w:rPr>
              <w:instrText>HYPERLINK \l "_Toc52813246"</w:instrText>
            </w:r>
            <w:r w:rsidRPr="1E13418C">
              <w:rPr>
                <w:rStyle w:val="Hyperlink"/>
                <w:sz w:val="20"/>
                <w:szCs w:val="20"/>
              </w:rPr>
              <w:instrText xml:space="preserve"> </w:instrText>
            </w:r>
            <w:r w:rsidRPr="1E13418C">
              <w:rPr>
                <w:rStyle w:val="Hyperlink"/>
                <w:sz w:val="20"/>
                <w:szCs w:val="20"/>
              </w:rPr>
              <w:fldChar w:fldCharType="separate"/>
            </w:r>
            <w:r w:rsidR="344AD72A" w:rsidRPr="1E13418C">
              <w:rPr>
                <w:rStyle w:val="Hyperlink"/>
                <w:noProof/>
                <w:sz w:val="20"/>
                <w:szCs w:val="20"/>
                <w:rPrChange w:id="165" w:author="Author">
                  <w:rPr>
                    <w:rStyle w:val="Hyperlink"/>
                    <w:noProof/>
                  </w:rPr>
                </w:rPrChange>
              </w:rPr>
              <w:t>Getting Started</w:t>
            </w:r>
            <w:r w:rsidRPr="00CE5EEC">
              <w:rPr>
                <w:noProof/>
                <w:webHidden/>
                <w:sz w:val="20"/>
                <w:szCs w:val="20"/>
                <w:rPrChange w:id="166" w:author="Author">
                  <w:rPr>
                    <w:noProof/>
                    <w:webHidden/>
                  </w:rPr>
                </w:rPrChange>
              </w:rPr>
              <w:tab/>
            </w:r>
            <w:r w:rsidRPr="1E13418C">
              <w:rPr>
                <w:sz w:val="20"/>
                <w:szCs w:val="20"/>
              </w:rPr>
              <w:fldChar w:fldCharType="begin"/>
            </w:r>
            <w:r w:rsidRPr="1E13418C">
              <w:rPr>
                <w:sz w:val="20"/>
                <w:szCs w:val="20"/>
              </w:rPr>
              <w:instrText xml:space="preserve"> PAGEREF _Toc52813246 \h </w:instrText>
            </w:r>
          </w:ins>
          <w:r w:rsidRPr="1E13418C">
            <w:rPr>
              <w:sz w:val="20"/>
              <w:szCs w:val="20"/>
            </w:rPr>
          </w:r>
          <w:r w:rsidRPr="1E13418C">
            <w:rPr>
              <w:sz w:val="20"/>
              <w:szCs w:val="20"/>
            </w:rPr>
            <w:fldChar w:fldCharType="separate"/>
          </w:r>
          <w:ins w:id="167" w:author="Author">
            <w:r w:rsidR="344AD72A" w:rsidRPr="1E13418C">
              <w:rPr>
                <w:noProof/>
                <w:sz w:val="20"/>
                <w:szCs w:val="20"/>
                <w:rPrChange w:id="168" w:author="Author">
                  <w:rPr>
                    <w:noProof/>
                  </w:rPr>
                </w:rPrChange>
              </w:rPr>
              <w:t>3</w:t>
            </w:r>
            <w:r w:rsidRPr="1E13418C">
              <w:rPr>
                <w:sz w:val="20"/>
                <w:szCs w:val="20"/>
              </w:rPr>
              <w:fldChar w:fldCharType="end"/>
            </w:r>
            <w:r w:rsidRPr="1E13418C">
              <w:rPr>
                <w:rStyle w:val="Hyperlink"/>
                <w:sz w:val="20"/>
                <w:szCs w:val="20"/>
              </w:rPr>
              <w:fldChar w:fldCharType="end"/>
            </w:r>
          </w:ins>
        </w:p>
        <w:p w14:paraId="7940A75C" w14:textId="1E4FEC7B" w:rsidR="006F104F" w:rsidRPr="00CE5EEC" w:rsidRDefault="006F104F">
          <w:pPr>
            <w:pStyle w:val="TOC2"/>
            <w:tabs>
              <w:tab w:val="right" w:leader="dot" w:pos="9350"/>
            </w:tabs>
            <w:rPr>
              <w:ins w:id="169" w:author="Author"/>
              <w:rFonts w:eastAsiaTheme="minorEastAsia"/>
              <w:noProof/>
              <w:sz w:val="20"/>
              <w:szCs w:val="20"/>
              <w:rPrChange w:id="170" w:author="Author">
                <w:rPr>
                  <w:ins w:id="171" w:author="Author"/>
                  <w:rFonts w:eastAsiaTheme="minorEastAsia"/>
                  <w:noProof/>
                </w:rPr>
              </w:rPrChange>
            </w:rPr>
          </w:pPr>
          <w:ins w:id="172" w:author="Author">
            <w:r w:rsidRPr="1E13418C">
              <w:rPr>
                <w:rStyle w:val="Hyperlink"/>
                <w:sz w:val="20"/>
                <w:szCs w:val="20"/>
              </w:rPr>
              <w:fldChar w:fldCharType="begin"/>
            </w:r>
            <w:r w:rsidRPr="1E13418C">
              <w:rPr>
                <w:rStyle w:val="Hyperlink"/>
                <w:sz w:val="20"/>
                <w:szCs w:val="20"/>
              </w:rPr>
              <w:instrText xml:space="preserve"> </w:instrText>
            </w:r>
            <w:r w:rsidRPr="1E13418C">
              <w:rPr>
                <w:sz w:val="20"/>
                <w:szCs w:val="20"/>
              </w:rPr>
              <w:instrText>HYPERLINK \l "_Toc52813247"</w:instrText>
            </w:r>
            <w:r w:rsidRPr="1E13418C">
              <w:rPr>
                <w:rStyle w:val="Hyperlink"/>
                <w:sz w:val="20"/>
                <w:szCs w:val="20"/>
              </w:rPr>
              <w:instrText xml:space="preserve"> </w:instrText>
            </w:r>
            <w:r w:rsidRPr="1E13418C">
              <w:rPr>
                <w:rStyle w:val="Hyperlink"/>
                <w:sz w:val="20"/>
                <w:szCs w:val="20"/>
              </w:rPr>
              <w:fldChar w:fldCharType="separate"/>
            </w:r>
            <w:r w:rsidR="344AD72A" w:rsidRPr="1E13418C">
              <w:rPr>
                <w:rStyle w:val="Hyperlink"/>
                <w:noProof/>
                <w:sz w:val="20"/>
                <w:szCs w:val="20"/>
                <w:rPrChange w:id="173" w:author="Author">
                  <w:rPr>
                    <w:rStyle w:val="Hyperlink"/>
                    <w:noProof/>
                  </w:rPr>
                </w:rPrChange>
              </w:rPr>
              <w:t>Intended Audience</w:t>
            </w:r>
            <w:r w:rsidRPr="00CE5EEC">
              <w:rPr>
                <w:noProof/>
                <w:webHidden/>
                <w:sz w:val="20"/>
                <w:szCs w:val="20"/>
                <w:rPrChange w:id="174" w:author="Author">
                  <w:rPr>
                    <w:noProof/>
                    <w:webHidden/>
                  </w:rPr>
                </w:rPrChange>
              </w:rPr>
              <w:tab/>
            </w:r>
            <w:r w:rsidRPr="1E13418C">
              <w:rPr>
                <w:sz w:val="20"/>
                <w:szCs w:val="20"/>
              </w:rPr>
              <w:fldChar w:fldCharType="begin"/>
            </w:r>
            <w:r w:rsidRPr="1E13418C">
              <w:rPr>
                <w:sz w:val="20"/>
                <w:szCs w:val="20"/>
              </w:rPr>
              <w:instrText xml:space="preserve"> PAGEREF _Toc52813247 \h </w:instrText>
            </w:r>
          </w:ins>
          <w:r w:rsidRPr="1E13418C">
            <w:rPr>
              <w:sz w:val="20"/>
              <w:szCs w:val="20"/>
            </w:rPr>
          </w:r>
          <w:r w:rsidRPr="1E13418C">
            <w:rPr>
              <w:sz w:val="20"/>
              <w:szCs w:val="20"/>
            </w:rPr>
            <w:fldChar w:fldCharType="separate"/>
          </w:r>
          <w:ins w:id="175" w:author="Author">
            <w:r w:rsidR="344AD72A" w:rsidRPr="1E13418C">
              <w:rPr>
                <w:noProof/>
                <w:sz w:val="20"/>
                <w:szCs w:val="20"/>
                <w:rPrChange w:id="176" w:author="Author">
                  <w:rPr>
                    <w:noProof/>
                  </w:rPr>
                </w:rPrChange>
              </w:rPr>
              <w:t>3</w:t>
            </w:r>
            <w:r w:rsidRPr="1E13418C">
              <w:rPr>
                <w:sz w:val="20"/>
                <w:szCs w:val="20"/>
              </w:rPr>
              <w:fldChar w:fldCharType="end"/>
            </w:r>
            <w:r w:rsidRPr="1E13418C">
              <w:rPr>
                <w:rStyle w:val="Hyperlink"/>
                <w:sz w:val="20"/>
                <w:szCs w:val="20"/>
              </w:rPr>
              <w:fldChar w:fldCharType="end"/>
            </w:r>
          </w:ins>
        </w:p>
        <w:p w14:paraId="40617466" w14:textId="27764852" w:rsidR="006F104F" w:rsidRPr="00CE5EEC" w:rsidRDefault="006F104F">
          <w:pPr>
            <w:pStyle w:val="TOC2"/>
            <w:tabs>
              <w:tab w:val="right" w:leader="dot" w:pos="9350"/>
            </w:tabs>
            <w:rPr>
              <w:ins w:id="177" w:author="Author"/>
              <w:rFonts w:eastAsiaTheme="minorEastAsia"/>
              <w:noProof/>
              <w:sz w:val="20"/>
              <w:szCs w:val="20"/>
              <w:rPrChange w:id="178" w:author="Author">
                <w:rPr>
                  <w:ins w:id="179" w:author="Author"/>
                  <w:rFonts w:eastAsiaTheme="minorEastAsia"/>
                  <w:noProof/>
                </w:rPr>
              </w:rPrChange>
            </w:rPr>
          </w:pPr>
          <w:ins w:id="180" w:author="Author">
            <w:r w:rsidRPr="1E13418C">
              <w:rPr>
                <w:rStyle w:val="Hyperlink"/>
                <w:sz w:val="20"/>
                <w:szCs w:val="20"/>
              </w:rPr>
              <w:fldChar w:fldCharType="begin"/>
            </w:r>
            <w:r w:rsidRPr="1E13418C">
              <w:rPr>
                <w:rStyle w:val="Hyperlink"/>
                <w:sz w:val="20"/>
                <w:szCs w:val="20"/>
              </w:rPr>
              <w:instrText xml:space="preserve"> </w:instrText>
            </w:r>
            <w:r w:rsidRPr="1E13418C">
              <w:rPr>
                <w:sz w:val="20"/>
                <w:szCs w:val="20"/>
              </w:rPr>
              <w:instrText>HYPERLINK \l "_Toc52813248"</w:instrText>
            </w:r>
            <w:r w:rsidRPr="1E13418C">
              <w:rPr>
                <w:rStyle w:val="Hyperlink"/>
                <w:sz w:val="20"/>
                <w:szCs w:val="20"/>
              </w:rPr>
              <w:instrText xml:space="preserve"> </w:instrText>
            </w:r>
            <w:r w:rsidRPr="1E13418C">
              <w:rPr>
                <w:rStyle w:val="Hyperlink"/>
                <w:sz w:val="20"/>
                <w:szCs w:val="20"/>
              </w:rPr>
              <w:fldChar w:fldCharType="separate"/>
            </w:r>
            <w:r w:rsidR="344AD72A" w:rsidRPr="1E13418C">
              <w:rPr>
                <w:rStyle w:val="Hyperlink"/>
                <w:noProof/>
                <w:sz w:val="20"/>
                <w:szCs w:val="20"/>
                <w:rPrChange w:id="181" w:author="Author">
                  <w:rPr>
                    <w:rStyle w:val="Hyperlink"/>
                    <w:noProof/>
                  </w:rPr>
                </w:rPrChange>
              </w:rPr>
              <w:t>Prerequisites</w:t>
            </w:r>
            <w:r w:rsidRPr="00CE5EEC">
              <w:rPr>
                <w:noProof/>
                <w:webHidden/>
                <w:sz w:val="20"/>
                <w:szCs w:val="20"/>
                <w:rPrChange w:id="182" w:author="Author">
                  <w:rPr>
                    <w:noProof/>
                    <w:webHidden/>
                  </w:rPr>
                </w:rPrChange>
              </w:rPr>
              <w:tab/>
            </w:r>
            <w:r w:rsidRPr="1E13418C">
              <w:rPr>
                <w:sz w:val="20"/>
                <w:szCs w:val="20"/>
              </w:rPr>
              <w:fldChar w:fldCharType="begin"/>
            </w:r>
            <w:r w:rsidRPr="1E13418C">
              <w:rPr>
                <w:sz w:val="20"/>
                <w:szCs w:val="20"/>
              </w:rPr>
              <w:instrText xml:space="preserve"> PAGEREF _Toc52813248 \h </w:instrText>
            </w:r>
          </w:ins>
          <w:r w:rsidRPr="1E13418C">
            <w:rPr>
              <w:sz w:val="20"/>
              <w:szCs w:val="20"/>
            </w:rPr>
          </w:r>
          <w:r w:rsidRPr="1E13418C">
            <w:rPr>
              <w:sz w:val="20"/>
              <w:szCs w:val="20"/>
            </w:rPr>
            <w:fldChar w:fldCharType="separate"/>
          </w:r>
          <w:ins w:id="183" w:author="Author">
            <w:r w:rsidR="344AD72A" w:rsidRPr="1E13418C">
              <w:rPr>
                <w:noProof/>
                <w:sz w:val="20"/>
                <w:szCs w:val="20"/>
                <w:rPrChange w:id="184" w:author="Author">
                  <w:rPr>
                    <w:noProof/>
                  </w:rPr>
                </w:rPrChange>
              </w:rPr>
              <w:t>3</w:t>
            </w:r>
            <w:r w:rsidRPr="1E13418C">
              <w:rPr>
                <w:sz w:val="20"/>
                <w:szCs w:val="20"/>
              </w:rPr>
              <w:fldChar w:fldCharType="end"/>
            </w:r>
            <w:r w:rsidRPr="1E13418C">
              <w:rPr>
                <w:rStyle w:val="Hyperlink"/>
                <w:sz w:val="20"/>
                <w:szCs w:val="20"/>
              </w:rPr>
              <w:fldChar w:fldCharType="end"/>
            </w:r>
          </w:ins>
        </w:p>
        <w:p w14:paraId="75BB502F" w14:textId="3A66298C" w:rsidR="006F104F" w:rsidRPr="00CE5EEC" w:rsidRDefault="006F104F">
          <w:pPr>
            <w:pStyle w:val="TOC2"/>
            <w:tabs>
              <w:tab w:val="right" w:leader="dot" w:pos="9350"/>
            </w:tabs>
            <w:rPr>
              <w:ins w:id="185" w:author="Author"/>
              <w:rFonts w:eastAsiaTheme="minorEastAsia"/>
              <w:noProof/>
              <w:sz w:val="20"/>
              <w:szCs w:val="20"/>
              <w:rPrChange w:id="186" w:author="Author">
                <w:rPr>
                  <w:ins w:id="187" w:author="Author"/>
                  <w:rFonts w:eastAsiaTheme="minorEastAsia"/>
                  <w:noProof/>
                </w:rPr>
              </w:rPrChange>
            </w:rPr>
          </w:pPr>
          <w:ins w:id="188" w:author="Author">
            <w:r w:rsidRPr="1E13418C">
              <w:rPr>
                <w:rStyle w:val="Hyperlink"/>
                <w:sz w:val="20"/>
                <w:szCs w:val="20"/>
              </w:rPr>
              <w:fldChar w:fldCharType="begin"/>
            </w:r>
            <w:r w:rsidRPr="1E13418C">
              <w:rPr>
                <w:rStyle w:val="Hyperlink"/>
                <w:sz w:val="20"/>
                <w:szCs w:val="20"/>
              </w:rPr>
              <w:instrText xml:space="preserve"> </w:instrText>
            </w:r>
            <w:r w:rsidRPr="1E13418C">
              <w:rPr>
                <w:sz w:val="20"/>
                <w:szCs w:val="20"/>
              </w:rPr>
              <w:instrText>HYPERLINK \l "_Toc52813249"</w:instrText>
            </w:r>
            <w:r w:rsidRPr="1E13418C">
              <w:rPr>
                <w:rStyle w:val="Hyperlink"/>
                <w:sz w:val="20"/>
                <w:szCs w:val="20"/>
              </w:rPr>
              <w:instrText xml:space="preserve"> </w:instrText>
            </w:r>
            <w:r w:rsidRPr="1E13418C">
              <w:rPr>
                <w:rStyle w:val="Hyperlink"/>
                <w:sz w:val="20"/>
                <w:szCs w:val="20"/>
              </w:rPr>
              <w:fldChar w:fldCharType="separate"/>
            </w:r>
            <w:r w:rsidR="344AD72A" w:rsidRPr="1E13418C">
              <w:rPr>
                <w:rStyle w:val="Hyperlink"/>
                <w:noProof/>
                <w:sz w:val="20"/>
                <w:szCs w:val="20"/>
                <w:rPrChange w:id="189" w:author="Author">
                  <w:rPr>
                    <w:rStyle w:val="Hyperlink"/>
                    <w:noProof/>
                  </w:rPr>
                </w:rPrChange>
              </w:rPr>
              <w:t>Configuring Your Application Registration in Dynamics</w:t>
            </w:r>
            <w:r w:rsidRPr="00CE5EEC">
              <w:rPr>
                <w:noProof/>
                <w:webHidden/>
                <w:sz w:val="20"/>
                <w:szCs w:val="20"/>
                <w:rPrChange w:id="190" w:author="Author">
                  <w:rPr>
                    <w:noProof/>
                    <w:webHidden/>
                  </w:rPr>
                </w:rPrChange>
              </w:rPr>
              <w:tab/>
            </w:r>
            <w:r w:rsidRPr="1E13418C">
              <w:rPr>
                <w:sz w:val="20"/>
                <w:szCs w:val="20"/>
              </w:rPr>
              <w:fldChar w:fldCharType="begin"/>
            </w:r>
            <w:r w:rsidRPr="1E13418C">
              <w:rPr>
                <w:sz w:val="20"/>
                <w:szCs w:val="20"/>
              </w:rPr>
              <w:instrText xml:space="preserve"> PAGEREF _Toc52813249 \h </w:instrText>
            </w:r>
          </w:ins>
          <w:r w:rsidRPr="1E13418C">
            <w:rPr>
              <w:sz w:val="20"/>
              <w:szCs w:val="20"/>
            </w:rPr>
          </w:r>
          <w:r w:rsidRPr="1E13418C">
            <w:rPr>
              <w:sz w:val="20"/>
              <w:szCs w:val="20"/>
            </w:rPr>
            <w:fldChar w:fldCharType="separate"/>
          </w:r>
          <w:ins w:id="191" w:author="Author">
            <w:r w:rsidR="344AD72A" w:rsidRPr="1E13418C">
              <w:rPr>
                <w:noProof/>
                <w:sz w:val="20"/>
                <w:szCs w:val="20"/>
                <w:rPrChange w:id="192" w:author="Author">
                  <w:rPr>
                    <w:noProof/>
                  </w:rPr>
                </w:rPrChange>
              </w:rPr>
              <w:t>5</w:t>
            </w:r>
            <w:r w:rsidRPr="1E13418C">
              <w:rPr>
                <w:sz w:val="20"/>
                <w:szCs w:val="20"/>
              </w:rPr>
              <w:fldChar w:fldCharType="end"/>
            </w:r>
            <w:r w:rsidRPr="1E13418C">
              <w:rPr>
                <w:rStyle w:val="Hyperlink"/>
                <w:sz w:val="20"/>
                <w:szCs w:val="20"/>
              </w:rPr>
              <w:fldChar w:fldCharType="end"/>
            </w:r>
          </w:ins>
        </w:p>
        <w:p w14:paraId="2E0000D4" w14:textId="192D8C96" w:rsidR="006F104F" w:rsidRPr="00CE5EEC" w:rsidRDefault="006F104F">
          <w:pPr>
            <w:pStyle w:val="TOC2"/>
            <w:tabs>
              <w:tab w:val="right" w:leader="dot" w:pos="9350"/>
            </w:tabs>
            <w:rPr>
              <w:ins w:id="193" w:author="Author"/>
              <w:rFonts w:eastAsiaTheme="minorEastAsia"/>
              <w:noProof/>
              <w:sz w:val="20"/>
              <w:szCs w:val="20"/>
              <w:rPrChange w:id="194" w:author="Author">
                <w:rPr>
                  <w:ins w:id="195" w:author="Author"/>
                  <w:rFonts w:eastAsiaTheme="minorEastAsia"/>
                  <w:noProof/>
                </w:rPr>
              </w:rPrChange>
            </w:rPr>
          </w:pPr>
          <w:ins w:id="196" w:author="Author">
            <w:r w:rsidRPr="1E13418C">
              <w:rPr>
                <w:rStyle w:val="Hyperlink"/>
                <w:sz w:val="20"/>
                <w:szCs w:val="20"/>
              </w:rPr>
              <w:fldChar w:fldCharType="begin"/>
            </w:r>
            <w:r w:rsidRPr="1E13418C">
              <w:rPr>
                <w:rStyle w:val="Hyperlink"/>
                <w:sz w:val="20"/>
                <w:szCs w:val="20"/>
              </w:rPr>
              <w:instrText xml:space="preserve"> </w:instrText>
            </w:r>
            <w:r w:rsidRPr="1E13418C">
              <w:rPr>
                <w:sz w:val="20"/>
                <w:szCs w:val="20"/>
              </w:rPr>
              <w:instrText>HYPERLINK \l "_Toc52813250"</w:instrText>
            </w:r>
            <w:r w:rsidRPr="1E13418C">
              <w:rPr>
                <w:rStyle w:val="Hyperlink"/>
                <w:sz w:val="20"/>
                <w:szCs w:val="20"/>
              </w:rPr>
              <w:instrText xml:space="preserve"> </w:instrText>
            </w:r>
            <w:r w:rsidRPr="1E13418C">
              <w:rPr>
                <w:rStyle w:val="Hyperlink"/>
                <w:sz w:val="20"/>
                <w:szCs w:val="20"/>
              </w:rPr>
              <w:fldChar w:fldCharType="separate"/>
            </w:r>
            <w:r w:rsidR="344AD72A" w:rsidRPr="1E13418C">
              <w:rPr>
                <w:rStyle w:val="Hyperlink"/>
                <w:noProof/>
                <w:sz w:val="20"/>
                <w:szCs w:val="20"/>
                <w:rPrChange w:id="197" w:author="Author">
                  <w:rPr>
                    <w:rStyle w:val="Hyperlink"/>
                    <w:noProof/>
                  </w:rPr>
                </w:rPrChange>
              </w:rPr>
              <w:t>Setting up Azure Components to Support Multiple Dynamics Environments</w:t>
            </w:r>
            <w:r w:rsidRPr="00CE5EEC">
              <w:rPr>
                <w:noProof/>
                <w:webHidden/>
                <w:sz w:val="20"/>
                <w:szCs w:val="20"/>
                <w:rPrChange w:id="198" w:author="Author">
                  <w:rPr>
                    <w:noProof/>
                    <w:webHidden/>
                  </w:rPr>
                </w:rPrChange>
              </w:rPr>
              <w:tab/>
            </w:r>
            <w:r w:rsidRPr="1E13418C">
              <w:rPr>
                <w:sz w:val="20"/>
                <w:szCs w:val="20"/>
              </w:rPr>
              <w:fldChar w:fldCharType="begin"/>
            </w:r>
            <w:r w:rsidRPr="1E13418C">
              <w:rPr>
                <w:sz w:val="20"/>
                <w:szCs w:val="20"/>
              </w:rPr>
              <w:instrText xml:space="preserve"> PAGEREF _Toc52813250 \h </w:instrText>
            </w:r>
          </w:ins>
          <w:r w:rsidRPr="1E13418C">
            <w:rPr>
              <w:sz w:val="20"/>
              <w:szCs w:val="20"/>
            </w:rPr>
          </w:r>
          <w:r w:rsidRPr="1E13418C">
            <w:rPr>
              <w:sz w:val="20"/>
              <w:szCs w:val="20"/>
            </w:rPr>
            <w:fldChar w:fldCharType="separate"/>
          </w:r>
          <w:ins w:id="199" w:author="Author">
            <w:r w:rsidR="344AD72A" w:rsidRPr="1E13418C">
              <w:rPr>
                <w:noProof/>
                <w:sz w:val="20"/>
                <w:szCs w:val="20"/>
                <w:rPrChange w:id="200" w:author="Author">
                  <w:rPr>
                    <w:noProof/>
                  </w:rPr>
                </w:rPrChange>
              </w:rPr>
              <w:t>6</w:t>
            </w:r>
            <w:r w:rsidRPr="1E13418C">
              <w:rPr>
                <w:sz w:val="20"/>
                <w:szCs w:val="20"/>
              </w:rPr>
              <w:fldChar w:fldCharType="end"/>
            </w:r>
            <w:r w:rsidRPr="1E13418C">
              <w:rPr>
                <w:rStyle w:val="Hyperlink"/>
                <w:sz w:val="20"/>
                <w:szCs w:val="20"/>
              </w:rPr>
              <w:fldChar w:fldCharType="end"/>
            </w:r>
          </w:ins>
        </w:p>
        <w:p w14:paraId="512C9244" w14:textId="7FADAC92" w:rsidR="006F104F" w:rsidRPr="00CE5EEC" w:rsidRDefault="006F104F">
          <w:pPr>
            <w:pStyle w:val="TOC2"/>
            <w:tabs>
              <w:tab w:val="right" w:leader="dot" w:pos="9350"/>
            </w:tabs>
            <w:rPr>
              <w:ins w:id="201" w:author="Author"/>
              <w:rFonts w:eastAsiaTheme="minorEastAsia"/>
              <w:noProof/>
              <w:sz w:val="20"/>
              <w:szCs w:val="20"/>
              <w:rPrChange w:id="202" w:author="Author">
                <w:rPr>
                  <w:ins w:id="203" w:author="Author"/>
                  <w:rFonts w:eastAsiaTheme="minorEastAsia"/>
                  <w:noProof/>
                </w:rPr>
              </w:rPrChange>
            </w:rPr>
          </w:pPr>
          <w:ins w:id="204" w:author="Author">
            <w:r w:rsidRPr="1E13418C">
              <w:rPr>
                <w:rStyle w:val="Hyperlink"/>
                <w:sz w:val="20"/>
                <w:szCs w:val="20"/>
              </w:rPr>
              <w:fldChar w:fldCharType="begin"/>
            </w:r>
            <w:r w:rsidRPr="1E13418C">
              <w:rPr>
                <w:rStyle w:val="Hyperlink"/>
                <w:sz w:val="20"/>
                <w:szCs w:val="20"/>
              </w:rPr>
              <w:instrText xml:space="preserve"> </w:instrText>
            </w:r>
            <w:r w:rsidRPr="1E13418C">
              <w:rPr>
                <w:sz w:val="20"/>
                <w:szCs w:val="20"/>
              </w:rPr>
              <w:instrText>HYPERLINK \l "_Toc52813251"</w:instrText>
            </w:r>
            <w:r w:rsidRPr="1E13418C">
              <w:rPr>
                <w:rStyle w:val="Hyperlink"/>
                <w:sz w:val="20"/>
                <w:szCs w:val="20"/>
              </w:rPr>
              <w:instrText xml:space="preserve"> </w:instrText>
            </w:r>
            <w:r w:rsidRPr="1E13418C">
              <w:rPr>
                <w:rStyle w:val="Hyperlink"/>
                <w:sz w:val="20"/>
                <w:szCs w:val="20"/>
              </w:rPr>
              <w:fldChar w:fldCharType="separate"/>
            </w:r>
            <w:r w:rsidR="344AD72A" w:rsidRPr="1E13418C">
              <w:rPr>
                <w:rStyle w:val="Hyperlink"/>
                <w:noProof/>
                <w:sz w:val="20"/>
                <w:szCs w:val="20"/>
                <w:rPrChange w:id="205" w:author="Author">
                  <w:rPr>
                    <w:rStyle w:val="Hyperlink"/>
                    <w:noProof/>
                  </w:rPr>
                </w:rPrChange>
              </w:rPr>
              <w:t>Azure Components Created</w:t>
            </w:r>
            <w:r w:rsidRPr="00CE5EEC">
              <w:rPr>
                <w:noProof/>
                <w:webHidden/>
                <w:sz w:val="20"/>
                <w:szCs w:val="20"/>
                <w:rPrChange w:id="206" w:author="Author">
                  <w:rPr>
                    <w:noProof/>
                    <w:webHidden/>
                  </w:rPr>
                </w:rPrChange>
              </w:rPr>
              <w:tab/>
            </w:r>
            <w:r w:rsidRPr="1E13418C">
              <w:rPr>
                <w:sz w:val="20"/>
                <w:szCs w:val="20"/>
              </w:rPr>
              <w:fldChar w:fldCharType="begin"/>
            </w:r>
            <w:r w:rsidRPr="1E13418C">
              <w:rPr>
                <w:sz w:val="20"/>
                <w:szCs w:val="20"/>
              </w:rPr>
              <w:instrText xml:space="preserve"> PAGEREF _Toc52813251 \h </w:instrText>
            </w:r>
          </w:ins>
          <w:r w:rsidRPr="1E13418C">
            <w:rPr>
              <w:sz w:val="20"/>
              <w:szCs w:val="20"/>
            </w:rPr>
          </w:r>
          <w:r w:rsidRPr="1E13418C">
            <w:rPr>
              <w:sz w:val="20"/>
              <w:szCs w:val="20"/>
            </w:rPr>
            <w:fldChar w:fldCharType="separate"/>
          </w:r>
          <w:ins w:id="207" w:author="Author">
            <w:r w:rsidR="344AD72A" w:rsidRPr="1E13418C">
              <w:rPr>
                <w:noProof/>
                <w:sz w:val="20"/>
                <w:szCs w:val="20"/>
                <w:rPrChange w:id="208" w:author="Author">
                  <w:rPr>
                    <w:noProof/>
                  </w:rPr>
                </w:rPrChange>
              </w:rPr>
              <w:t>7</w:t>
            </w:r>
            <w:r w:rsidRPr="1E13418C">
              <w:rPr>
                <w:sz w:val="20"/>
                <w:szCs w:val="20"/>
              </w:rPr>
              <w:fldChar w:fldCharType="end"/>
            </w:r>
            <w:r w:rsidRPr="1E13418C">
              <w:rPr>
                <w:rStyle w:val="Hyperlink"/>
                <w:sz w:val="20"/>
                <w:szCs w:val="20"/>
              </w:rPr>
              <w:fldChar w:fldCharType="end"/>
            </w:r>
          </w:ins>
        </w:p>
        <w:p w14:paraId="35F41EF5" w14:textId="3D5F1B41" w:rsidR="006F104F" w:rsidRPr="00CE5EEC" w:rsidRDefault="006F104F">
          <w:pPr>
            <w:pStyle w:val="TOC1"/>
            <w:rPr>
              <w:ins w:id="209" w:author="Author"/>
              <w:rFonts w:eastAsiaTheme="minorEastAsia"/>
              <w:noProof/>
              <w:sz w:val="20"/>
              <w:szCs w:val="20"/>
              <w:rPrChange w:id="210" w:author="Author">
                <w:rPr>
                  <w:ins w:id="211" w:author="Author"/>
                  <w:rFonts w:eastAsiaTheme="minorEastAsia"/>
                  <w:noProof/>
                </w:rPr>
              </w:rPrChange>
            </w:rPr>
          </w:pPr>
          <w:ins w:id="212" w:author="Author">
            <w:r w:rsidRPr="1E13418C">
              <w:rPr>
                <w:rStyle w:val="Hyperlink"/>
                <w:sz w:val="20"/>
                <w:szCs w:val="20"/>
              </w:rPr>
              <w:fldChar w:fldCharType="begin"/>
            </w:r>
            <w:r w:rsidRPr="1E13418C">
              <w:rPr>
                <w:rStyle w:val="Hyperlink"/>
                <w:sz w:val="20"/>
                <w:szCs w:val="20"/>
              </w:rPr>
              <w:instrText xml:space="preserve"> </w:instrText>
            </w:r>
            <w:r w:rsidRPr="1E13418C">
              <w:rPr>
                <w:sz w:val="20"/>
                <w:szCs w:val="20"/>
              </w:rPr>
              <w:instrText>HYPERLINK \l "_Toc52813252"</w:instrText>
            </w:r>
            <w:r w:rsidRPr="1E13418C">
              <w:rPr>
                <w:rStyle w:val="Hyperlink"/>
                <w:sz w:val="20"/>
                <w:szCs w:val="20"/>
              </w:rPr>
              <w:instrText xml:space="preserve"> </w:instrText>
            </w:r>
            <w:r w:rsidRPr="1E13418C">
              <w:rPr>
                <w:rStyle w:val="Hyperlink"/>
                <w:sz w:val="20"/>
                <w:szCs w:val="20"/>
              </w:rPr>
              <w:fldChar w:fldCharType="separate"/>
            </w:r>
            <w:r w:rsidR="344AD72A" w:rsidRPr="1E13418C">
              <w:rPr>
                <w:rStyle w:val="Hyperlink"/>
                <w:noProof/>
                <w:sz w:val="20"/>
                <w:szCs w:val="20"/>
                <w:rPrChange w:id="213" w:author="Author">
                  <w:rPr>
                    <w:rStyle w:val="Hyperlink"/>
                    <w:noProof/>
                  </w:rPr>
                </w:rPrChange>
              </w:rPr>
              <w:t>Deploying Fundraising and Engagement for Dynamics 365 Sales Enterprise</w:t>
            </w:r>
            <w:r w:rsidRPr="00CE5EEC">
              <w:rPr>
                <w:noProof/>
                <w:webHidden/>
                <w:sz w:val="20"/>
                <w:szCs w:val="20"/>
                <w:rPrChange w:id="214" w:author="Author">
                  <w:rPr>
                    <w:noProof/>
                    <w:webHidden/>
                  </w:rPr>
                </w:rPrChange>
              </w:rPr>
              <w:tab/>
            </w:r>
            <w:r w:rsidRPr="1E13418C">
              <w:rPr>
                <w:sz w:val="20"/>
                <w:szCs w:val="20"/>
              </w:rPr>
              <w:fldChar w:fldCharType="begin"/>
            </w:r>
            <w:r w:rsidRPr="1E13418C">
              <w:rPr>
                <w:sz w:val="20"/>
                <w:szCs w:val="20"/>
              </w:rPr>
              <w:instrText xml:space="preserve"> PAGEREF _Toc52813252 \h </w:instrText>
            </w:r>
          </w:ins>
          <w:r w:rsidRPr="1E13418C">
            <w:rPr>
              <w:sz w:val="20"/>
              <w:szCs w:val="20"/>
            </w:rPr>
          </w:r>
          <w:r w:rsidRPr="1E13418C">
            <w:rPr>
              <w:sz w:val="20"/>
              <w:szCs w:val="20"/>
            </w:rPr>
            <w:fldChar w:fldCharType="separate"/>
          </w:r>
          <w:ins w:id="215" w:author="Author">
            <w:r w:rsidR="344AD72A" w:rsidRPr="1E13418C">
              <w:rPr>
                <w:noProof/>
                <w:sz w:val="20"/>
                <w:szCs w:val="20"/>
                <w:rPrChange w:id="216" w:author="Author">
                  <w:rPr>
                    <w:noProof/>
                  </w:rPr>
                </w:rPrChange>
              </w:rPr>
              <w:t>8</w:t>
            </w:r>
            <w:r w:rsidRPr="1E13418C">
              <w:rPr>
                <w:sz w:val="20"/>
                <w:szCs w:val="20"/>
              </w:rPr>
              <w:fldChar w:fldCharType="end"/>
            </w:r>
            <w:r w:rsidRPr="1E13418C">
              <w:rPr>
                <w:rStyle w:val="Hyperlink"/>
                <w:sz w:val="20"/>
                <w:szCs w:val="20"/>
              </w:rPr>
              <w:fldChar w:fldCharType="end"/>
            </w:r>
          </w:ins>
        </w:p>
        <w:p w14:paraId="71547830" w14:textId="393229FE" w:rsidR="006F104F" w:rsidRPr="00CE5EEC" w:rsidRDefault="006F104F">
          <w:pPr>
            <w:pStyle w:val="TOC2"/>
            <w:tabs>
              <w:tab w:val="right" w:leader="dot" w:pos="9350"/>
            </w:tabs>
            <w:rPr>
              <w:ins w:id="217" w:author="Author"/>
              <w:rFonts w:eastAsiaTheme="minorEastAsia"/>
              <w:noProof/>
              <w:sz w:val="20"/>
              <w:szCs w:val="20"/>
              <w:rPrChange w:id="218" w:author="Author">
                <w:rPr>
                  <w:ins w:id="219" w:author="Author"/>
                  <w:rFonts w:eastAsiaTheme="minorEastAsia"/>
                  <w:noProof/>
                </w:rPr>
              </w:rPrChange>
            </w:rPr>
          </w:pPr>
          <w:ins w:id="220" w:author="Author">
            <w:r w:rsidRPr="1E13418C">
              <w:rPr>
                <w:rStyle w:val="Hyperlink"/>
                <w:sz w:val="20"/>
                <w:szCs w:val="20"/>
              </w:rPr>
              <w:fldChar w:fldCharType="begin"/>
            </w:r>
            <w:r w:rsidRPr="1E13418C">
              <w:rPr>
                <w:rStyle w:val="Hyperlink"/>
                <w:sz w:val="20"/>
                <w:szCs w:val="20"/>
              </w:rPr>
              <w:instrText xml:space="preserve"> </w:instrText>
            </w:r>
            <w:r w:rsidRPr="1E13418C">
              <w:rPr>
                <w:sz w:val="20"/>
                <w:szCs w:val="20"/>
              </w:rPr>
              <w:instrText>HYPERLINK \l "_Toc52813253"</w:instrText>
            </w:r>
            <w:r w:rsidRPr="1E13418C">
              <w:rPr>
                <w:rStyle w:val="Hyperlink"/>
                <w:sz w:val="20"/>
                <w:szCs w:val="20"/>
              </w:rPr>
              <w:instrText xml:space="preserve"> </w:instrText>
            </w:r>
            <w:r w:rsidRPr="1E13418C">
              <w:rPr>
                <w:rStyle w:val="Hyperlink"/>
                <w:sz w:val="20"/>
                <w:szCs w:val="20"/>
              </w:rPr>
              <w:fldChar w:fldCharType="separate"/>
            </w:r>
            <w:r w:rsidR="344AD72A" w:rsidRPr="1E13418C">
              <w:rPr>
                <w:rStyle w:val="Hyperlink"/>
                <w:noProof/>
                <w:sz w:val="20"/>
                <w:szCs w:val="20"/>
                <w:rPrChange w:id="221" w:author="Author">
                  <w:rPr>
                    <w:rStyle w:val="Hyperlink"/>
                    <w:noProof/>
                  </w:rPr>
                </w:rPrChange>
              </w:rPr>
              <w:t>Prerequisites Installed During Solution Deployment</w:t>
            </w:r>
            <w:r w:rsidRPr="00CE5EEC">
              <w:rPr>
                <w:noProof/>
                <w:webHidden/>
                <w:sz w:val="20"/>
                <w:szCs w:val="20"/>
                <w:rPrChange w:id="222" w:author="Author">
                  <w:rPr>
                    <w:noProof/>
                    <w:webHidden/>
                  </w:rPr>
                </w:rPrChange>
              </w:rPr>
              <w:tab/>
            </w:r>
            <w:r w:rsidRPr="1E13418C">
              <w:rPr>
                <w:sz w:val="20"/>
                <w:szCs w:val="20"/>
              </w:rPr>
              <w:fldChar w:fldCharType="begin"/>
            </w:r>
            <w:r w:rsidRPr="1E13418C">
              <w:rPr>
                <w:sz w:val="20"/>
                <w:szCs w:val="20"/>
              </w:rPr>
              <w:instrText xml:space="preserve"> PAGEREF _Toc52813253 \h </w:instrText>
            </w:r>
          </w:ins>
          <w:r w:rsidRPr="1E13418C">
            <w:rPr>
              <w:sz w:val="20"/>
              <w:szCs w:val="20"/>
            </w:rPr>
          </w:r>
          <w:r w:rsidRPr="1E13418C">
            <w:rPr>
              <w:sz w:val="20"/>
              <w:szCs w:val="20"/>
            </w:rPr>
            <w:fldChar w:fldCharType="separate"/>
          </w:r>
          <w:ins w:id="223" w:author="Author">
            <w:r w:rsidR="344AD72A" w:rsidRPr="1E13418C">
              <w:rPr>
                <w:noProof/>
                <w:sz w:val="20"/>
                <w:szCs w:val="20"/>
                <w:rPrChange w:id="224" w:author="Author">
                  <w:rPr>
                    <w:noProof/>
                  </w:rPr>
                </w:rPrChange>
              </w:rPr>
              <w:t>8</w:t>
            </w:r>
            <w:r w:rsidRPr="1E13418C">
              <w:rPr>
                <w:sz w:val="20"/>
                <w:szCs w:val="20"/>
              </w:rPr>
              <w:fldChar w:fldCharType="end"/>
            </w:r>
            <w:r w:rsidRPr="1E13418C">
              <w:rPr>
                <w:rStyle w:val="Hyperlink"/>
                <w:sz w:val="20"/>
                <w:szCs w:val="20"/>
              </w:rPr>
              <w:fldChar w:fldCharType="end"/>
            </w:r>
          </w:ins>
        </w:p>
        <w:p w14:paraId="5093CBD0" w14:textId="28C4EEFB" w:rsidR="006F104F" w:rsidRPr="00CE5EEC" w:rsidRDefault="006F104F">
          <w:pPr>
            <w:pStyle w:val="TOC2"/>
            <w:tabs>
              <w:tab w:val="right" w:leader="dot" w:pos="9350"/>
            </w:tabs>
            <w:rPr>
              <w:ins w:id="225" w:author="Author"/>
              <w:rFonts w:eastAsiaTheme="minorEastAsia"/>
              <w:noProof/>
              <w:sz w:val="20"/>
              <w:szCs w:val="20"/>
              <w:rPrChange w:id="226" w:author="Author">
                <w:rPr>
                  <w:ins w:id="227" w:author="Author"/>
                  <w:rFonts w:eastAsiaTheme="minorEastAsia"/>
                  <w:noProof/>
                </w:rPr>
              </w:rPrChange>
            </w:rPr>
          </w:pPr>
          <w:ins w:id="228" w:author="Author">
            <w:r w:rsidRPr="1E13418C">
              <w:rPr>
                <w:rStyle w:val="Hyperlink"/>
                <w:sz w:val="20"/>
                <w:szCs w:val="20"/>
              </w:rPr>
              <w:fldChar w:fldCharType="begin"/>
            </w:r>
            <w:r w:rsidRPr="1E13418C">
              <w:rPr>
                <w:rStyle w:val="Hyperlink"/>
                <w:sz w:val="20"/>
                <w:szCs w:val="20"/>
              </w:rPr>
              <w:instrText xml:space="preserve"> </w:instrText>
            </w:r>
            <w:r w:rsidRPr="1E13418C">
              <w:rPr>
                <w:sz w:val="20"/>
                <w:szCs w:val="20"/>
              </w:rPr>
              <w:instrText>HYPERLINK \l "_Toc52813254"</w:instrText>
            </w:r>
            <w:r w:rsidRPr="1E13418C">
              <w:rPr>
                <w:rStyle w:val="Hyperlink"/>
                <w:sz w:val="20"/>
                <w:szCs w:val="20"/>
              </w:rPr>
              <w:instrText xml:space="preserve"> </w:instrText>
            </w:r>
            <w:r w:rsidRPr="1E13418C">
              <w:rPr>
                <w:rStyle w:val="Hyperlink"/>
                <w:sz w:val="20"/>
                <w:szCs w:val="20"/>
              </w:rPr>
              <w:fldChar w:fldCharType="separate"/>
            </w:r>
            <w:r w:rsidR="344AD72A" w:rsidRPr="1E13418C">
              <w:rPr>
                <w:rStyle w:val="Hyperlink"/>
                <w:noProof/>
                <w:sz w:val="20"/>
                <w:szCs w:val="20"/>
                <w:rPrChange w:id="229" w:author="Author">
                  <w:rPr>
                    <w:rStyle w:val="Hyperlink"/>
                    <w:noProof/>
                  </w:rPr>
                </w:rPrChange>
              </w:rPr>
              <w:t>Acquire directly from within Dynamics</w:t>
            </w:r>
            <w:r w:rsidRPr="00CE5EEC">
              <w:rPr>
                <w:noProof/>
                <w:webHidden/>
                <w:sz w:val="20"/>
                <w:szCs w:val="20"/>
                <w:rPrChange w:id="230" w:author="Author">
                  <w:rPr>
                    <w:noProof/>
                    <w:webHidden/>
                  </w:rPr>
                </w:rPrChange>
              </w:rPr>
              <w:tab/>
            </w:r>
            <w:r w:rsidRPr="1E13418C">
              <w:rPr>
                <w:sz w:val="20"/>
                <w:szCs w:val="20"/>
              </w:rPr>
              <w:fldChar w:fldCharType="begin"/>
            </w:r>
            <w:r w:rsidRPr="1E13418C">
              <w:rPr>
                <w:sz w:val="20"/>
                <w:szCs w:val="20"/>
              </w:rPr>
              <w:instrText xml:space="preserve"> PAGEREF _Toc52813254 \h </w:instrText>
            </w:r>
          </w:ins>
          <w:r w:rsidRPr="1E13418C">
            <w:rPr>
              <w:sz w:val="20"/>
              <w:szCs w:val="20"/>
            </w:rPr>
          </w:r>
          <w:r w:rsidRPr="1E13418C">
            <w:rPr>
              <w:sz w:val="20"/>
              <w:szCs w:val="20"/>
            </w:rPr>
            <w:fldChar w:fldCharType="separate"/>
          </w:r>
          <w:ins w:id="231" w:author="Author">
            <w:r w:rsidR="344AD72A" w:rsidRPr="1E13418C">
              <w:rPr>
                <w:noProof/>
                <w:sz w:val="20"/>
                <w:szCs w:val="20"/>
                <w:rPrChange w:id="232" w:author="Author">
                  <w:rPr>
                    <w:noProof/>
                  </w:rPr>
                </w:rPrChange>
              </w:rPr>
              <w:t>8</w:t>
            </w:r>
            <w:r w:rsidRPr="1E13418C">
              <w:rPr>
                <w:sz w:val="20"/>
                <w:szCs w:val="20"/>
              </w:rPr>
              <w:fldChar w:fldCharType="end"/>
            </w:r>
            <w:r w:rsidRPr="1E13418C">
              <w:rPr>
                <w:rStyle w:val="Hyperlink"/>
                <w:sz w:val="20"/>
                <w:szCs w:val="20"/>
              </w:rPr>
              <w:fldChar w:fldCharType="end"/>
            </w:r>
          </w:ins>
        </w:p>
        <w:p w14:paraId="50FEC680" w14:textId="0D73EA23" w:rsidR="006F104F" w:rsidRPr="00CE5EEC" w:rsidRDefault="006F104F">
          <w:pPr>
            <w:pStyle w:val="TOC2"/>
            <w:tabs>
              <w:tab w:val="right" w:leader="dot" w:pos="9350"/>
            </w:tabs>
            <w:rPr>
              <w:ins w:id="233" w:author="Author"/>
              <w:rFonts w:eastAsiaTheme="minorEastAsia"/>
              <w:noProof/>
              <w:sz w:val="20"/>
              <w:szCs w:val="20"/>
              <w:rPrChange w:id="234" w:author="Author">
                <w:rPr>
                  <w:ins w:id="235" w:author="Author"/>
                  <w:rFonts w:eastAsiaTheme="minorEastAsia"/>
                  <w:noProof/>
                </w:rPr>
              </w:rPrChange>
            </w:rPr>
          </w:pPr>
          <w:ins w:id="236" w:author="Author">
            <w:r w:rsidRPr="1E13418C">
              <w:rPr>
                <w:rStyle w:val="Hyperlink"/>
                <w:sz w:val="20"/>
                <w:szCs w:val="20"/>
              </w:rPr>
              <w:fldChar w:fldCharType="begin"/>
            </w:r>
            <w:r w:rsidRPr="1E13418C">
              <w:rPr>
                <w:rStyle w:val="Hyperlink"/>
                <w:sz w:val="20"/>
                <w:szCs w:val="20"/>
              </w:rPr>
              <w:instrText xml:space="preserve"> </w:instrText>
            </w:r>
            <w:r w:rsidRPr="1E13418C">
              <w:rPr>
                <w:sz w:val="20"/>
                <w:szCs w:val="20"/>
              </w:rPr>
              <w:instrText>HYPERLINK \l "_Toc52813255"</w:instrText>
            </w:r>
            <w:r w:rsidRPr="1E13418C">
              <w:rPr>
                <w:rStyle w:val="Hyperlink"/>
                <w:sz w:val="20"/>
                <w:szCs w:val="20"/>
              </w:rPr>
              <w:instrText xml:space="preserve"> </w:instrText>
            </w:r>
            <w:r w:rsidRPr="1E13418C">
              <w:rPr>
                <w:rStyle w:val="Hyperlink"/>
                <w:sz w:val="20"/>
                <w:szCs w:val="20"/>
              </w:rPr>
              <w:fldChar w:fldCharType="separate"/>
            </w:r>
            <w:r w:rsidR="344AD72A" w:rsidRPr="1E13418C">
              <w:rPr>
                <w:rStyle w:val="Hyperlink"/>
                <w:noProof/>
                <w:sz w:val="20"/>
                <w:szCs w:val="20"/>
                <w:rPrChange w:id="237" w:author="Author">
                  <w:rPr>
                    <w:rStyle w:val="Hyperlink"/>
                    <w:noProof/>
                  </w:rPr>
                </w:rPrChange>
              </w:rPr>
              <w:t>Acquire directly from AppSource Directly</w:t>
            </w:r>
            <w:r w:rsidRPr="00CE5EEC">
              <w:rPr>
                <w:noProof/>
                <w:webHidden/>
                <w:sz w:val="20"/>
                <w:szCs w:val="20"/>
                <w:rPrChange w:id="238" w:author="Author">
                  <w:rPr>
                    <w:noProof/>
                    <w:webHidden/>
                  </w:rPr>
                </w:rPrChange>
              </w:rPr>
              <w:tab/>
            </w:r>
            <w:r w:rsidRPr="1E13418C">
              <w:rPr>
                <w:sz w:val="20"/>
                <w:szCs w:val="20"/>
              </w:rPr>
              <w:fldChar w:fldCharType="begin"/>
            </w:r>
            <w:r w:rsidRPr="1E13418C">
              <w:rPr>
                <w:sz w:val="20"/>
                <w:szCs w:val="20"/>
              </w:rPr>
              <w:instrText xml:space="preserve"> PAGEREF _Toc52813255 \h </w:instrText>
            </w:r>
          </w:ins>
          <w:r w:rsidRPr="1E13418C">
            <w:rPr>
              <w:sz w:val="20"/>
              <w:szCs w:val="20"/>
            </w:rPr>
          </w:r>
          <w:r w:rsidRPr="1E13418C">
            <w:rPr>
              <w:sz w:val="20"/>
              <w:szCs w:val="20"/>
            </w:rPr>
            <w:fldChar w:fldCharType="separate"/>
          </w:r>
          <w:ins w:id="239" w:author="Author">
            <w:r w:rsidR="344AD72A" w:rsidRPr="1E13418C">
              <w:rPr>
                <w:noProof/>
                <w:sz w:val="20"/>
                <w:szCs w:val="20"/>
                <w:rPrChange w:id="240" w:author="Author">
                  <w:rPr>
                    <w:noProof/>
                  </w:rPr>
                </w:rPrChange>
              </w:rPr>
              <w:t>9</w:t>
            </w:r>
            <w:r w:rsidRPr="1E13418C">
              <w:rPr>
                <w:sz w:val="20"/>
                <w:szCs w:val="20"/>
              </w:rPr>
              <w:fldChar w:fldCharType="end"/>
            </w:r>
            <w:r w:rsidRPr="1E13418C">
              <w:rPr>
                <w:rStyle w:val="Hyperlink"/>
                <w:sz w:val="20"/>
                <w:szCs w:val="20"/>
              </w:rPr>
              <w:fldChar w:fldCharType="end"/>
            </w:r>
          </w:ins>
        </w:p>
        <w:p w14:paraId="5911F178" w14:textId="63328318" w:rsidR="006F104F" w:rsidRPr="00CE5EEC" w:rsidRDefault="006F104F">
          <w:pPr>
            <w:pStyle w:val="TOC1"/>
            <w:rPr>
              <w:ins w:id="241" w:author="Author"/>
              <w:rFonts w:eastAsiaTheme="minorEastAsia"/>
              <w:noProof/>
              <w:sz w:val="20"/>
              <w:szCs w:val="20"/>
              <w:rPrChange w:id="242" w:author="Author">
                <w:rPr>
                  <w:ins w:id="243" w:author="Author"/>
                  <w:rFonts w:eastAsiaTheme="minorEastAsia"/>
                  <w:noProof/>
                </w:rPr>
              </w:rPrChange>
            </w:rPr>
          </w:pPr>
          <w:ins w:id="244" w:author="Author">
            <w:r w:rsidRPr="1E13418C">
              <w:rPr>
                <w:rStyle w:val="Hyperlink"/>
                <w:sz w:val="20"/>
                <w:szCs w:val="20"/>
              </w:rPr>
              <w:fldChar w:fldCharType="begin"/>
            </w:r>
            <w:r w:rsidRPr="1E13418C">
              <w:rPr>
                <w:rStyle w:val="Hyperlink"/>
                <w:sz w:val="20"/>
                <w:szCs w:val="20"/>
              </w:rPr>
              <w:instrText xml:space="preserve"> </w:instrText>
            </w:r>
            <w:r w:rsidRPr="1E13418C">
              <w:rPr>
                <w:sz w:val="20"/>
                <w:szCs w:val="20"/>
              </w:rPr>
              <w:instrText>HYPERLINK \l "_Toc52813256"</w:instrText>
            </w:r>
            <w:r w:rsidRPr="1E13418C">
              <w:rPr>
                <w:rStyle w:val="Hyperlink"/>
                <w:sz w:val="20"/>
                <w:szCs w:val="20"/>
              </w:rPr>
              <w:instrText xml:space="preserve"> </w:instrText>
            </w:r>
            <w:r w:rsidRPr="1E13418C">
              <w:rPr>
                <w:rStyle w:val="Hyperlink"/>
                <w:sz w:val="20"/>
                <w:szCs w:val="20"/>
              </w:rPr>
              <w:fldChar w:fldCharType="separate"/>
            </w:r>
            <w:r w:rsidR="344AD72A" w:rsidRPr="1E13418C">
              <w:rPr>
                <w:rStyle w:val="Hyperlink"/>
                <w:noProof/>
                <w:sz w:val="20"/>
                <w:szCs w:val="20"/>
                <w:rPrChange w:id="245" w:author="Author">
                  <w:rPr>
                    <w:rStyle w:val="Hyperlink"/>
                    <w:noProof/>
                  </w:rPr>
                </w:rPrChange>
              </w:rPr>
              <w:t>Provisioning the ARM Template</w:t>
            </w:r>
            <w:r w:rsidRPr="00CE5EEC">
              <w:rPr>
                <w:noProof/>
                <w:webHidden/>
                <w:sz w:val="20"/>
                <w:szCs w:val="20"/>
                <w:rPrChange w:id="246" w:author="Author">
                  <w:rPr>
                    <w:noProof/>
                    <w:webHidden/>
                  </w:rPr>
                </w:rPrChange>
              </w:rPr>
              <w:tab/>
            </w:r>
            <w:r w:rsidRPr="1E13418C">
              <w:rPr>
                <w:sz w:val="20"/>
                <w:szCs w:val="20"/>
              </w:rPr>
              <w:fldChar w:fldCharType="begin"/>
            </w:r>
            <w:r w:rsidRPr="1E13418C">
              <w:rPr>
                <w:sz w:val="20"/>
                <w:szCs w:val="20"/>
              </w:rPr>
              <w:instrText xml:space="preserve"> PAGEREF _Toc52813256 \h </w:instrText>
            </w:r>
          </w:ins>
          <w:r w:rsidRPr="1E13418C">
            <w:rPr>
              <w:sz w:val="20"/>
              <w:szCs w:val="20"/>
            </w:rPr>
          </w:r>
          <w:r w:rsidRPr="1E13418C">
            <w:rPr>
              <w:sz w:val="20"/>
              <w:szCs w:val="20"/>
            </w:rPr>
            <w:fldChar w:fldCharType="separate"/>
          </w:r>
          <w:ins w:id="247" w:author="Author">
            <w:r w:rsidR="344AD72A" w:rsidRPr="1E13418C">
              <w:rPr>
                <w:noProof/>
                <w:sz w:val="20"/>
                <w:szCs w:val="20"/>
                <w:rPrChange w:id="248" w:author="Author">
                  <w:rPr>
                    <w:noProof/>
                  </w:rPr>
                </w:rPrChange>
              </w:rPr>
              <w:t>11</w:t>
            </w:r>
            <w:r w:rsidRPr="1E13418C">
              <w:rPr>
                <w:sz w:val="20"/>
                <w:szCs w:val="20"/>
              </w:rPr>
              <w:fldChar w:fldCharType="end"/>
            </w:r>
            <w:r w:rsidRPr="1E13418C">
              <w:rPr>
                <w:rStyle w:val="Hyperlink"/>
                <w:sz w:val="20"/>
                <w:szCs w:val="20"/>
              </w:rPr>
              <w:fldChar w:fldCharType="end"/>
            </w:r>
          </w:ins>
        </w:p>
        <w:p w14:paraId="206961B0" w14:textId="273D2C1F" w:rsidR="006F104F" w:rsidRPr="00CE5EEC" w:rsidRDefault="006F104F">
          <w:pPr>
            <w:pStyle w:val="TOC2"/>
            <w:tabs>
              <w:tab w:val="right" w:leader="dot" w:pos="9350"/>
            </w:tabs>
            <w:rPr>
              <w:ins w:id="249" w:author="Author"/>
              <w:rFonts w:eastAsiaTheme="minorEastAsia"/>
              <w:noProof/>
              <w:sz w:val="20"/>
              <w:szCs w:val="20"/>
              <w:rPrChange w:id="250" w:author="Author">
                <w:rPr>
                  <w:ins w:id="251" w:author="Author"/>
                  <w:rFonts w:eastAsiaTheme="minorEastAsia"/>
                  <w:noProof/>
                </w:rPr>
              </w:rPrChange>
            </w:rPr>
          </w:pPr>
          <w:ins w:id="252" w:author="Author">
            <w:r w:rsidRPr="1E13418C">
              <w:rPr>
                <w:rStyle w:val="Hyperlink"/>
                <w:sz w:val="20"/>
                <w:szCs w:val="20"/>
              </w:rPr>
              <w:fldChar w:fldCharType="begin"/>
            </w:r>
            <w:r w:rsidRPr="1E13418C">
              <w:rPr>
                <w:rStyle w:val="Hyperlink"/>
                <w:sz w:val="20"/>
                <w:szCs w:val="20"/>
              </w:rPr>
              <w:instrText xml:space="preserve"> </w:instrText>
            </w:r>
            <w:r w:rsidRPr="1E13418C">
              <w:rPr>
                <w:sz w:val="20"/>
                <w:szCs w:val="20"/>
              </w:rPr>
              <w:instrText>HYPERLINK \l "_Toc52813257"</w:instrText>
            </w:r>
            <w:r w:rsidRPr="1E13418C">
              <w:rPr>
                <w:rStyle w:val="Hyperlink"/>
                <w:sz w:val="20"/>
                <w:szCs w:val="20"/>
              </w:rPr>
              <w:instrText xml:space="preserve"> </w:instrText>
            </w:r>
            <w:r w:rsidRPr="1E13418C">
              <w:rPr>
                <w:rStyle w:val="Hyperlink"/>
                <w:sz w:val="20"/>
                <w:szCs w:val="20"/>
              </w:rPr>
              <w:fldChar w:fldCharType="separate"/>
            </w:r>
            <w:r w:rsidR="344AD72A" w:rsidRPr="1E13418C">
              <w:rPr>
                <w:rStyle w:val="Hyperlink"/>
                <w:noProof/>
                <w:sz w:val="20"/>
                <w:szCs w:val="20"/>
                <w:rPrChange w:id="253" w:author="Author">
                  <w:rPr>
                    <w:rStyle w:val="Hyperlink"/>
                    <w:noProof/>
                  </w:rPr>
                </w:rPrChange>
              </w:rPr>
              <w:t>Completing the ARM Template</w:t>
            </w:r>
            <w:r w:rsidRPr="00CE5EEC">
              <w:rPr>
                <w:noProof/>
                <w:webHidden/>
                <w:sz w:val="20"/>
                <w:szCs w:val="20"/>
                <w:rPrChange w:id="254" w:author="Author">
                  <w:rPr>
                    <w:noProof/>
                    <w:webHidden/>
                  </w:rPr>
                </w:rPrChange>
              </w:rPr>
              <w:tab/>
            </w:r>
            <w:r w:rsidRPr="1E13418C">
              <w:rPr>
                <w:sz w:val="20"/>
                <w:szCs w:val="20"/>
              </w:rPr>
              <w:fldChar w:fldCharType="begin"/>
            </w:r>
            <w:r w:rsidRPr="1E13418C">
              <w:rPr>
                <w:sz w:val="20"/>
                <w:szCs w:val="20"/>
              </w:rPr>
              <w:instrText xml:space="preserve"> PAGEREF _Toc52813257 \h </w:instrText>
            </w:r>
          </w:ins>
          <w:r w:rsidRPr="1E13418C">
            <w:rPr>
              <w:sz w:val="20"/>
              <w:szCs w:val="20"/>
            </w:rPr>
          </w:r>
          <w:r w:rsidRPr="1E13418C">
            <w:rPr>
              <w:sz w:val="20"/>
              <w:szCs w:val="20"/>
            </w:rPr>
            <w:fldChar w:fldCharType="separate"/>
          </w:r>
          <w:ins w:id="255" w:author="Author">
            <w:r w:rsidR="344AD72A" w:rsidRPr="1E13418C">
              <w:rPr>
                <w:noProof/>
                <w:sz w:val="20"/>
                <w:szCs w:val="20"/>
                <w:rPrChange w:id="256" w:author="Author">
                  <w:rPr>
                    <w:noProof/>
                  </w:rPr>
                </w:rPrChange>
              </w:rPr>
              <w:t>11</w:t>
            </w:r>
            <w:r w:rsidRPr="1E13418C">
              <w:rPr>
                <w:sz w:val="20"/>
                <w:szCs w:val="20"/>
              </w:rPr>
              <w:fldChar w:fldCharType="end"/>
            </w:r>
            <w:r w:rsidRPr="1E13418C">
              <w:rPr>
                <w:rStyle w:val="Hyperlink"/>
                <w:sz w:val="20"/>
                <w:szCs w:val="20"/>
              </w:rPr>
              <w:fldChar w:fldCharType="end"/>
            </w:r>
          </w:ins>
        </w:p>
        <w:p w14:paraId="05D54F4B" w14:textId="0A0F9DA1" w:rsidR="006F104F" w:rsidRPr="00CE5EEC" w:rsidRDefault="006F104F">
          <w:pPr>
            <w:pStyle w:val="TOC2"/>
            <w:tabs>
              <w:tab w:val="right" w:leader="dot" w:pos="9350"/>
            </w:tabs>
            <w:rPr>
              <w:ins w:id="257" w:author="Author"/>
              <w:rFonts w:eastAsiaTheme="minorEastAsia"/>
              <w:noProof/>
              <w:sz w:val="20"/>
              <w:szCs w:val="20"/>
              <w:rPrChange w:id="258" w:author="Author">
                <w:rPr>
                  <w:ins w:id="259" w:author="Author"/>
                  <w:rFonts w:eastAsiaTheme="minorEastAsia"/>
                  <w:noProof/>
                </w:rPr>
              </w:rPrChange>
            </w:rPr>
          </w:pPr>
          <w:ins w:id="260" w:author="Author">
            <w:r w:rsidRPr="1E13418C">
              <w:rPr>
                <w:rStyle w:val="Hyperlink"/>
                <w:sz w:val="20"/>
                <w:szCs w:val="20"/>
              </w:rPr>
              <w:fldChar w:fldCharType="begin"/>
            </w:r>
            <w:r w:rsidRPr="1E13418C">
              <w:rPr>
                <w:rStyle w:val="Hyperlink"/>
                <w:sz w:val="20"/>
                <w:szCs w:val="20"/>
              </w:rPr>
              <w:instrText xml:space="preserve"> </w:instrText>
            </w:r>
            <w:r w:rsidRPr="1E13418C">
              <w:rPr>
                <w:sz w:val="20"/>
                <w:szCs w:val="20"/>
              </w:rPr>
              <w:instrText>HYPERLINK \l "_Toc52813258"</w:instrText>
            </w:r>
            <w:r w:rsidRPr="1E13418C">
              <w:rPr>
                <w:rStyle w:val="Hyperlink"/>
                <w:sz w:val="20"/>
                <w:szCs w:val="20"/>
              </w:rPr>
              <w:instrText xml:space="preserve"> </w:instrText>
            </w:r>
            <w:r w:rsidRPr="1E13418C">
              <w:rPr>
                <w:rStyle w:val="Hyperlink"/>
                <w:sz w:val="20"/>
                <w:szCs w:val="20"/>
              </w:rPr>
              <w:fldChar w:fldCharType="separate"/>
            </w:r>
            <w:r w:rsidR="344AD72A" w:rsidRPr="1E13418C">
              <w:rPr>
                <w:rStyle w:val="Hyperlink"/>
                <w:noProof/>
                <w:sz w:val="20"/>
                <w:szCs w:val="20"/>
                <w:rPrChange w:id="261" w:author="Author">
                  <w:rPr>
                    <w:rStyle w:val="Hyperlink"/>
                    <w:noProof/>
                  </w:rPr>
                </w:rPrChange>
              </w:rPr>
              <w:t>Adding the Azure SQL User Accounts</w:t>
            </w:r>
            <w:r w:rsidRPr="00CE5EEC">
              <w:rPr>
                <w:noProof/>
                <w:webHidden/>
                <w:sz w:val="20"/>
                <w:szCs w:val="20"/>
                <w:rPrChange w:id="262" w:author="Author">
                  <w:rPr>
                    <w:noProof/>
                    <w:webHidden/>
                  </w:rPr>
                </w:rPrChange>
              </w:rPr>
              <w:tab/>
            </w:r>
            <w:r w:rsidRPr="1E13418C">
              <w:rPr>
                <w:sz w:val="20"/>
                <w:szCs w:val="20"/>
              </w:rPr>
              <w:fldChar w:fldCharType="begin"/>
            </w:r>
            <w:r w:rsidRPr="1E13418C">
              <w:rPr>
                <w:sz w:val="20"/>
                <w:szCs w:val="20"/>
              </w:rPr>
              <w:instrText xml:space="preserve"> PAGEREF _Toc52813258 \h </w:instrText>
            </w:r>
          </w:ins>
          <w:r w:rsidRPr="1E13418C">
            <w:rPr>
              <w:sz w:val="20"/>
              <w:szCs w:val="20"/>
            </w:rPr>
          </w:r>
          <w:r w:rsidRPr="1E13418C">
            <w:rPr>
              <w:sz w:val="20"/>
              <w:szCs w:val="20"/>
            </w:rPr>
            <w:fldChar w:fldCharType="separate"/>
          </w:r>
          <w:ins w:id="263" w:author="Author">
            <w:r w:rsidR="344AD72A" w:rsidRPr="1E13418C">
              <w:rPr>
                <w:noProof/>
                <w:sz w:val="20"/>
                <w:szCs w:val="20"/>
                <w:rPrChange w:id="264" w:author="Author">
                  <w:rPr>
                    <w:noProof/>
                  </w:rPr>
                </w:rPrChange>
              </w:rPr>
              <w:t>15</w:t>
            </w:r>
            <w:r w:rsidRPr="1E13418C">
              <w:rPr>
                <w:sz w:val="20"/>
                <w:szCs w:val="20"/>
              </w:rPr>
              <w:fldChar w:fldCharType="end"/>
            </w:r>
            <w:r w:rsidRPr="1E13418C">
              <w:rPr>
                <w:rStyle w:val="Hyperlink"/>
                <w:sz w:val="20"/>
                <w:szCs w:val="20"/>
              </w:rPr>
              <w:fldChar w:fldCharType="end"/>
            </w:r>
          </w:ins>
        </w:p>
        <w:p w14:paraId="634FA61E" w14:textId="767B677C" w:rsidR="006F104F" w:rsidRPr="00CE5EEC" w:rsidRDefault="006F104F">
          <w:pPr>
            <w:pStyle w:val="TOC1"/>
            <w:rPr>
              <w:ins w:id="265" w:author="Author"/>
              <w:rFonts w:eastAsiaTheme="minorEastAsia"/>
              <w:noProof/>
              <w:sz w:val="20"/>
              <w:szCs w:val="20"/>
              <w:rPrChange w:id="266" w:author="Author">
                <w:rPr>
                  <w:ins w:id="267" w:author="Author"/>
                  <w:rFonts w:eastAsiaTheme="minorEastAsia"/>
                  <w:noProof/>
                </w:rPr>
              </w:rPrChange>
            </w:rPr>
          </w:pPr>
          <w:ins w:id="268" w:author="Author">
            <w:r w:rsidRPr="1E13418C">
              <w:rPr>
                <w:rStyle w:val="Hyperlink"/>
                <w:sz w:val="20"/>
                <w:szCs w:val="20"/>
              </w:rPr>
              <w:fldChar w:fldCharType="begin"/>
            </w:r>
            <w:r w:rsidRPr="1E13418C">
              <w:rPr>
                <w:rStyle w:val="Hyperlink"/>
                <w:sz w:val="20"/>
                <w:szCs w:val="20"/>
              </w:rPr>
              <w:instrText xml:space="preserve"> </w:instrText>
            </w:r>
            <w:r w:rsidRPr="1E13418C">
              <w:rPr>
                <w:sz w:val="20"/>
                <w:szCs w:val="20"/>
              </w:rPr>
              <w:instrText>HYPERLINK \l "_Toc52813259"</w:instrText>
            </w:r>
            <w:r w:rsidRPr="1E13418C">
              <w:rPr>
                <w:rStyle w:val="Hyperlink"/>
                <w:sz w:val="20"/>
                <w:szCs w:val="20"/>
              </w:rPr>
              <w:instrText xml:space="preserve"> </w:instrText>
            </w:r>
            <w:r w:rsidRPr="1E13418C">
              <w:rPr>
                <w:rStyle w:val="Hyperlink"/>
                <w:sz w:val="20"/>
                <w:szCs w:val="20"/>
              </w:rPr>
              <w:fldChar w:fldCharType="separate"/>
            </w:r>
            <w:r w:rsidR="344AD72A" w:rsidRPr="1E13418C">
              <w:rPr>
                <w:rStyle w:val="Hyperlink"/>
                <w:noProof/>
                <w:sz w:val="20"/>
                <w:szCs w:val="20"/>
                <w:rPrChange w:id="269" w:author="Author">
                  <w:rPr>
                    <w:rStyle w:val="Hyperlink"/>
                    <w:noProof/>
                  </w:rPr>
                </w:rPrChange>
              </w:rPr>
              <w:t>Deploying the Azure Components</w:t>
            </w:r>
            <w:r w:rsidRPr="00CE5EEC">
              <w:rPr>
                <w:noProof/>
                <w:webHidden/>
                <w:sz w:val="20"/>
                <w:szCs w:val="20"/>
                <w:rPrChange w:id="270" w:author="Author">
                  <w:rPr>
                    <w:noProof/>
                    <w:webHidden/>
                  </w:rPr>
                </w:rPrChange>
              </w:rPr>
              <w:tab/>
            </w:r>
            <w:r w:rsidRPr="1E13418C">
              <w:rPr>
                <w:sz w:val="20"/>
                <w:szCs w:val="20"/>
              </w:rPr>
              <w:fldChar w:fldCharType="begin"/>
            </w:r>
            <w:r w:rsidRPr="1E13418C">
              <w:rPr>
                <w:sz w:val="20"/>
                <w:szCs w:val="20"/>
              </w:rPr>
              <w:instrText xml:space="preserve"> PAGEREF _Toc52813259 \h </w:instrText>
            </w:r>
          </w:ins>
          <w:r w:rsidRPr="1E13418C">
            <w:rPr>
              <w:sz w:val="20"/>
              <w:szCs w:val="20"/>
            </w:rPr>
          </w:r>
          <w:r w:rsidRPr="1E13418C">
            <w:rPr>
              <w:sz w:val="20"/>
              <w:szCs w:val="20"/>
            </w:rPr>
            <w:fldChar w:fldCharType="separate"/>
          </w:r>
          <w:ins w:id="271" w:author="Author">
            <w:r w:rsidR="344AD72A" w:rsidRPr="1E13418C">
              <w:rPr>
                <w:noProof/>
                <w:sz w:val="20"/>
                <w:szCs w:val="20"/>
                <w:rPrChange w:id="272" w:author="Author">
                  <w:rPr>
                    <w:noProof/>
                  </w:rPr>
                </w:rPrChange>
              </w:rPr>
              <w:t>17</w:t>
            </w:r>
            <w:r w:rsidRPr="1E13418C">
              <w:rPr>
                <w:sz w:val="20"/>
                <w:szCs w:val="20"/>
              </w:rPr>
              <w:fldChar w:fldCharType="end"/>
            </w:r>
            <w:r w:rsidRPr="1E13418C">
              <w:rPr>
                <w:rStyle w:val="Hyperlink"/>
                <w:sz w:val="20"/>
                <w:szCs w:val="20"/>
              </w:rPr>
              <w:fldChar w:fldCharType="end"/>
            </w:r>
          </w:ins>
        </w:p>
        <w:p w14:paraId="01A4BDBF" w14:textId="0168DF13" w:rsidR="006F104F" w:rsidRPr="00CE5EEC" w:rsidRDefault="006F104F">
          <w:pPr>
            <w:pStyle w:val="TOC2"/>
            <w:tabs>
              <w:tab w:val="right" w:leader="dot" w:pos="9350"/>
            </w:tabs>
            <w:rPr>
              <w:ins w:id="273" w:author="Author"/>
              <w:rFonts w:eastAsiaTheme="minorEastAsia"/>
              <w:noProof/>
              <w:sz w:val="20"/>
              <w:szCs w:val="20"/>
              <w:rPrChange w:id="274" w:author="Author">
                <w:rPr>
                  <w:ins w:id="275" w:author="Author"/>
                  <w:rFonts w:eastAsiaTheme="minorEastAsia"/>
                  <w:noProof/>
                </w:rPr>
              </w:rPrChange>
            </w:rPr>
          </w:pPr>
          <w:ins w:id="276" w:author="Author">
            <w:r w:rsidRPr="1E13418C">
              <w:rPr>
                <w:rStyle w:val="Hyperlink"/>
                <w:sz w:val="20"/>
                <w:szCs w:val="20"/>
              </w:rPr>
              <w:fldChar w:fldCharType="begin"/>
            </w:r>
            <w:r w:rsidRPr="1E13418C">
              <w:rPr>
                <w:rStyle w:val="Hyperlink"/>
                <w:sz w:val="20"/>
                <w:szCs w:val="20"/>
              </w:rPr>
              <w:instrText xml:space="preserve"> </w:instrText>
            </w:r>
            <w:r w:rsidRPr="1E13418C">
              <w:rPr>
                <w:sz w:val="20"/>
                <w:szCs w:val="20"/>
              </w:rPr>
              <w:instrText>HYPERLINK \l "_Toc52813260"</w:instrText>
            </w:r>
            <w:r w:rsidRPr="1E13418C">
              <w:rPr>
                <w:rStyle w:val="Hyperlink"/>
                <w:sz w:val="20"/>
                <w:szCs w:val="20"/>
              </w:rPr>
              <w:instrText xml:space="preserve"> </w:instrText>
            </w:r>
            <w:r w:rsidRPr="1E13418C">
              <w:rPr>
                <w:rStyle w:val="Hyperlink"/>
                <w:sz w:val="20"/>
                <w:szCs w:val="20"/>
              </w:rPr>
              <w:fldChar w:fldCharType="separate"/>
            </w:r>
            <w:r w:rsidR="344AD72A" w:rsidRPr="1E13418C">
              <w:rPr>
                <w:rStyle w:val="Hyperlink"/>
                <w:noProof/>
                <w:sz w:val="20"/>
                <w:szCs w:val="20"/>
                <w:rPrChange w:id="277" w:author="Author">
                  <w:rPr>
                    <w:rStyle w:val="Hyperlink"/>
                    <w:noProof/>
                  </w:rPr>
                </w:rPrChange>
              </w:rPr>
              <w:t>Clone the Solution</w:t>
            </w:r>
            <w:r w:rsidRPr="00CE5EEC">
              <w:rPr>
                <w:noProof/>
                <w:webHidden/>
                <w:sz w:val="20"/>
                <w:szCs w:val="20"/>
                <w:rPrChange w:id="278" w:author="Author">
                  <w:rPr>
                    <w:noProof/>
                    <w:webHidden/>
                  </w:rPr>
                </w:rPrChange>
              </w:rPr>
              <w:tab/>
            </w:r>
            <w:r w:rsidRPr="1E13418C">
              <w:rPr>
                <w:sz w:val="20"/>
                <w:szCs w:val="20"/>
              </w:rPr>
              <w:fldChar w:fldCharType="begin"/>
            </w:r>
            <w:r w:rsidRPr="1E13418C">
              <w:rPr>
                <w:sz w:val="20"/>
                <w:szCs w:val="20"/>
              </w:rPr>
              <w:instrText xml:space="preserve"> PAGEREF _Toc52813260 \h </w:instrText>
            </w:r>
          </w:ins>
          <w:r w:rsidRPr="1E13418C">
            <w:rPr>
              <w:sz w:val="20"/>
              <w:szCs w:val="20"/>
            </w:rPr>
          </w:r>
          <w:r w:rsidRPr="1E13418C">
            <w:rPr>
              <w:sz w:val="20"/>
              <w:szCs w:val="20"/>
            </w:rPr>
            <w:fldChar w:fldCharType="separate"/>
          </w:r>
          <w:ins w:id="279" w:author="Author">
            <w:r w:rsidR="344AD72A" w:rsidRPr="1E13418C">
              <w:rPr>
                <w:noProof/>
                <w:sz w:val="20"/>
                <w:szCs w:val="20"/>
                <w:rPrChange w:id="280" w:author="Author">
                  <w:rPr>
                    <w:noProof/>
                  </w:rPr>
                </w:rPrChange>
              </w:rPr>
              <w:t>17</w:t>
            </w:r>
            <w:r w:rsidRPr="1E13418C">
              <w:rPr>
                <w:sz w:val="20"/>
                <w:szCs w:val="20"/>
              </w:rPr>
              <w:fldChar w:fldCharType="end"/>
            </w:r>
            <w:r w:rsidRPr="1E13418C">
              <w:rPr>
                <w:rStyle w:val="Hyperlink"/>
                <w:sz w:val="20"/>
                <w:szCs w:val="20"/>
              </w:rPr>
              <w:fldChar w:fldCharType="end"/>
            </w:r>
          </w:ins>
        </w:p>
        <w:p w14:paraId="280FEAA1" w14:textId="61D7F709" w:rsidR="006F104F" w:rsidRPr="00CE5EEC" w:rsidRDefault="006F104F">
          <w:pPr>
            <w:pStyle w:val="TOC2"/>
            <w:tabs>
              <w:tab w:val="right" w:leader="dot" w:pos="9350"/>
            </w:tabs>
            <w:rPr>
              <w:ins w:id="281" w:author="Author"/>
              <w:rFonts w:eastAsiaTheme="minorEastAsia"/>
              <w:noProof/>
              <w:sz w:val="20"/>
              <w:szCs w:val="20"/>
              <w:rPrChange w:id="282" w:author="Author">
                <w:rPr>
                  <w:ins w:id="283" w:author="Author"/>
                  <w:rFonts w:eastAsiaTheme="minorEastAsia"/>
                  <w:noProof/>
                </w:rPr>
              </w:rPrChange>
            </w:rPr>
          </w:pPr>
          <w:ins w:id="284" w:author="Author">
            <w:r w:rsidRPr="1E13418C">
              <w:rPr>
                <w:rStyle w:val="Hyperlink"/>
                <w:sz w:val="20"/>
                <w:szCs w:val="20"/>
              </w:rPr>
              <w:fldChar w:fldCharType="begin"/>
            </w:r>
            <w:r w:rsidRPr="1E13418C">
              <w:rPr>
                <w:rStyle w:val="Hyperlink"/>
                <w:sz w:val="20"/>
                <w:szCs w:val="20"/>
              </w:rPr>
              <w:instrText xml:space="preserve"> </w:instrText>
            </w:r>
            <w:r w:rsidRPr="1E13418C">
              <w:rPr>
                <w:sz w:val="20"/>
                <w:szCs w:val="20"/>
              </w:rPr>
              <w:instrText>HYPERLINK \l "_Toc52813261"</w:instrText>
            </w:r>
            <w:r w:rsidRPr="1E13418C">
              <w:rPr>
                <w:rStyle w:val="Hyperlink"/>
                <w:sz w:val="20"/>
                <w:szCs w:val="20"/>
              </w:rPr>
              <w:instrText xml:space="preserve"> </w:instrText>
            </w:r>
            <w:r w:rsidRPr="1E13418C">
              <w:rPr>
                <w:rStyle w:val="Hyperlink"/>
                <w:sz w:val="20"/>
                <w:szCs w:val="20"/>
              </w:rPr>
              <w:fldChar w:fldCharType="separate"/>
            </w:r>
            <w:r w:rsidR="344AD72A" w:rsidRPr="1E13418C">
              <w:rPr>
                <w:rStyle w:val="Hyperlink"/>
                <w:noProof/>
                <w:sz w:val="20"/>
                <w:szCs w:val="20"/>
                <w:rPrChange w:id="285" w:author="Author">
                  <w:rPr>
                    <w:rStyle w:val="Hyperlink"/>
                    <w:noProof/>
                  </w:rPr>
                </w:rPrChange>
              </w:rPr>
              <w:t>Build the Solution</w:t>
            </w:r>
            <w:r w:rsidRPr="00CE5EEC">
              <w:rPr>
                <w:noProof/>
                <w:webHidden/>
                <w:sz w:val="20"/>
                <w:szCs w:val="20"/>
                <w:rPrChange w:id="286" w:author="Author">
                  <w:rPr>
                    <w:noProof/>
                    <w:webHidden/>
                  </w:rPr>
                </w:rPrChange>
              </w:rPr>
              <w:tab/>
            </w:r>
            <w:r w:rsidRPr="1E13418C">
              <w:rPr>
                <w:sz w:val="20"/>
                <w:szCs w:val="20"/>
              </w:rPr>
              <w:fldChar w:fldCharType="begin"/>
            </w:r>
            <w:r w:rsidRPr="1E13418C">
              <w:rPr>
                <w:sz w:val="20"/>
                <w:szCs w:val="20"/>
              </w:rPr>
              <w:instrText xml:space="preserve"> PAGEREF _Toc52813261 \h </w:instrText>
            </w:r>
          </w:ins>
          <w:r w:rsidRPr="1E13418C">
            <w:rPr>
              <w:sz w:val="20"/>
              <w:szCs w:val="20"/>
            </w:rPr>
          </w:r>
          <w:r w:rsidRPr="1E13418C">
            <w:rPr>
              <w:sz w:val="20"/>
              <w:szCs w:val="20"/>
            </w:rPr>
            <w:fldChar w:fldCharType="separate"/>
          </w:r>
          <w:ins w:id="287" w:author="Author">
            <w:r w:rsidR="344AD72A" w:rsidRPr="1E13418C">
              <w:rPr>
                <w:noProof/>
                <w:sz w:val="20"/>
                <w:szCs w:val="20"/>
                <w:rPrChange w:id="288" w:author="Author">
                  <w:rPr>
                    <w:noProof/>
                  </w:rPr>
                </w:rPrChange>
              </w:rPr>
              <w:t>19</w:t>
            </w:r>
            <w:r w:rsidRPr="1E13418C">
              <w:rPr>
                <w:sz w:val="20"/>
                <w:szCs w:val="20"/>
              </w:rPr>
              <w:fldChar w:fldCharType="end"/>
            </w:r>
            <w:r w:rsidRPr="1E13418C">
              <w:rPr>
                <w:rStyle w:val="Hyperlink"/>
                <w:sz w:val="20"/>
                <w:szCs w:val="20"/>
              </w:rPr>
              <w:fldChar w:fldCharType="end"/>
            </w:r>
          </w:ins>
        </w:p>
        <w:p w14:paraId="05A8FCB5" w14:textId="043B8B87" w:rsidR="006F104F" w:rsidRPr="00CE5EEC" w:rsidRDefault="006F104F">
          <w:pPr>
            <w:pStyle w:val="TOC2"/>
            <w:tabs>
              <w:tab w:val="right" w:leader="dot" w:pos="9350"/>
            </w:tabs>
            <w:rPr>
              <w:ins w:id="289" w:author="Author"/>
              <w:rFonts w:eastAsiaTheme="minorEastAsia"/>
              <w:noProof/>
              <w:sz w:val="20"/>
              <w:szCs w:val="20"/>
              <w:rPrChange w:id="290" w:author="Author">
                <w:rPr>
                  <w:ins w:id="291" w:author="Author"/>
                  <w:rFonts w:eastAsiaTheme="minorEastAsia"/>
                  <w:noProof/>
                </w:rPr>
              </w:rPrChange>
            </w:rPr>
          </w:pPr>
          <w:ins w:id="292" w:author="Author">
            <w:r w:rsidRPr="1E13418C">
              <w:rPr>
                <w:rStyle w:val="Hyperlink"/>
                <w:sz w:val="20"/>
                <w:szCs w:val="20"/>
              </w:rPr>
              <w:fldChar w:fldCharType="begin"/>
            </w:r>
            <w:r w:rsidRPr="1E13418C">
              <w:rPr>
                <w:rStyle w:val="Hyperlink"/>
                <w:sz w:val="20"/>
                <w:szCs w:val="20"/>
              </w:rPr>
              <w:instrText xml:space="preserve"> </w:instrText>
            </w:r>
            <w:r w:rsidRPr="1E13418C">
              <w:rPr>
                <w:sz w:val="20"/>
                <w:szCs w:val="20"/>
              </w:rPr>
              <w:instrText>HYPERLINK \l "_Toc52813262"</w:instrText>
            </w:r>
            <w:r w:rsidRPr="1E13418C">
              <w:rPr>
                <w:rStyle w:val="Hyperlink"/>
                <w:sz w:val="20"/>
                <w:szCs w:val="20"/>
              </w:rPr>
              <w:instrText xml:space="preserve"> </w:instrText>
            </w:r>
            <w:r w:rsidRPr="1E13418C">
              <w:rPr>
                <w:rStyle w:val="Hyperlink"/>
                <w:sz w:val="20"/>
                <w:szCs w:val="20"/>
              </w:rPr>
              <w:fldChar w:fldCharType="separate"/>
            </w:r>
            <w:r w:rsidR="344AD72A" w:rsidRPr="1E13418C">
              <w:rPr>
                <w:rStyle w:val="Hyperlink"/>
                <w:noProof/>
                <w:sz w:val="20"/>
                <w:szCs w:val="20"/>
                <w:rPrChange w:id="293" w:author="Author">
                  <w:rPr>
                    <w:rStyle w:val="Hyperlink"/>
                    <w:noProof/>
                  </w:rPr>
                </w:rPrChange>
              </w:rPr>
              <w:t>Deploy to Azure</w:t>
            </w:r>
            <w:r w:rsidRPr="00CE5EEC">
              <w:rPr>
                <w:noProof/>
                <w:webHidden/>
                <w:sz w:val="20"/>
                <w:szCs w:val="20"/>
                <w:rPrChange w:id="294" w:author="Author">
                  <w:rPr>
                    <w:noProof/>
                    <w:webHidden/>
                  </w:rPr>
                </w:rPrChange>
              </w:rPr>
              <w:tab/>
            </w:r>
            <w:r w:rsidRPr="1E13418C">
              <w:rPr>
                <w:sz w:val="20"/>
                <w:szCs w:val="20"/>
              </w:rPr>
              <w:fldChar w:fldCharType="begin"/>
            </w:r>
            <w:r w:rsidRPr="1E13418C">
              <w:rPr>
                <w:sz w:val="20"/>
                <w:szCs w:val="20"/>
              </w:rPr>
              <w:instrText xml:space="preserve"> PAGEREF _Toc52813262 \h </w:instrText>
            </w:r>
          </w:ins>
          <w:r w:rsidRPr="1E13418C">
            <w:rPr>
              <w:sz w:val="20"/>
              <w:szCs w:val="20"/>
            </w:rPr>
          </w:r>
          <w:r w:rsidRPr="1E13418C">
            <w:rPr>
              <w:sz w:val="20"/>
              <w:szCs w:val="20"/>
            </w:rPr>
            <w:fldChar w:fldCharType="separate"/>
          </w:r>
          <w:ins w:id="295" w:author="Author">
            <w:r w:rsidR="344AD72A" w:rsidRPr="1E13418C">
              <w:rPr>
                <w:noProof/>
                <w:sz w:val="20"/>
                <w:szCs w:val="20"/>
                <w:rPrChange w:id="296" w:author="Author">
                  <w:rPr>
                    <w:noProof/>
                  </w:rPr>
                </w:rPrChange>
              </w:rPr>
              <w:t>20</w:t>
            </w:r>
            <w:r w:rsidRPr="1E13418C">
              <w:rPr>
                <w:sz w:val="20"/>
                <w:szCs w:val="20"/>
              </w:rPr>
              <w:fldChar w:fldCharType="end"/>
            </w:r>
            <w:r w:rsidRPr="1E13418C">
              <w:rPr>
                <w:rStyle w:val="Hyperlink"/>
                <w:sz w:val="20"/>
                <w:szCs w:val="20"/>
              </w:rPr>
              <w:fldChar w:fldCharType="end"/>
            </w:r>
          </w:ins>
        </w:p>
        <w:p w14:paraId="3EF35F0B" w14:textId="6B6122CE" w:rsidR="006F104F" w:rsidRPr="00CE5EEC" w:rsidRDefault="006F104F">
          <w:pPr>
            <w:pStyle w:val="TOC2"/>
            <w:tabs>
              <w:tab w:val="right" w:leader="dot" w:pos="9350"/>
            </w:tabs>
            <w:rPr>
              <w:ins w:id="297" w:author="Author"/>
              <w:rFonts w:eastAsiaTheme="minorEastAsia"/>
              <w:noProof/>
              <w:sz w:val="20"/>
              <w:szCs w:val="20"/>
              <w:rPrChange w:id="298" w:author="Author">
                <w:rPr>
                  <w:ins w:id="299" w:author="Author"/>
                  <w:rFonts w:eastAsiaTheme="minorEastAsia"/>
                  <w:noProof/>
                </w:rPr>
              </w:rPrChange>
            </w:rPr>
          </w:pPr>
          <w:ins w:id="300" w:author="Author">
            <w:r w:rsidRPr="1E13418C">
              <w:rPr>
                <w:rStyle w:val="Hyperlink"/>
                <w:sz w:val="20"/>
                <w:szCs w:val="20"/>
              </w:rPr>
              <w:fldChar w:fldCharType="begin"/>
            </w:r>
            <w:r w:rsidRPr="1E13418C">
              <w:rPr>
                <w:rStyle w:val="Hyperlink"/>
                <w:sz w:val="20"/>
                <w:szCs w:val="20"/>
              </w:rPr>
              <w:instrText xml:space="preserve"> </w:instrText>
            </w:r>
            <w:r w:rsidRPr="1E13418C">
              <w:rPr>
                <w:sz w:val="20"/>
                <w:szCs w:val="20"/>
              </w:rPr>
              <w:instrText>HYPERLINK \l "_Toc52813263"</w:instrText>
            </w:r>
            <w:r w:rsidRPr="1E13418C">
              <w:rPr>
                <w:rStyle w:val="Hyperlink"/>
                <w:sz w:val="20"/>
                <w:szCs w:val="20"/>
              </w:rPr>
              <w:instrText xml:space="preserve"> </w:instrText>
            </w:r>
            <w:r w:rsidRPr="1E13418C">
              <w:rPr>
                <w:rStyle w:val="Hyperlink"/>
                <w:sz w:val="20"/>
                <w:szCs w:val="20"/>
              </w:rPr>
              <w:fldChar w:fldCharType="separate"/>
            </w:r>
            <w:r w:rsidR="344AD72A" w:rsidRPr="1E13418C">
              <w:rPr>
                <w:rStyle w:val="Hyperlink"/>
                <w:noProof/>
                <w:sz w:val="20"/>
                <w:szCs w:val="20"/>
                <w:rPrChange w:id="301" w:author="Author">
                  <w:rPr>
                    <w:rStyle w:val="Hyperlink"/>
                    <w:noProof/>
                  </w:rPr>
                </w:rPrChange>
              </w:rPr>
              <w:t>Populate the Azure SQL Schema</w:t>
            </w:r>
            <w:r w:rsidRPr="00CE5EEC">
              <w:rPr>
                <w:noProof/>
                <w:webHidden/>
                <w:sz w:val="20"/>
                <w:szCs w:val="20"/>
                <w:rPrChange w:id="302" w:author="Author">
                  <w:rPr>
                    <w:noProof/>
                    <w:webHidden/>
                  </w:rPr>
                </w:rPrChange>
              </w:rPr>
              <w:tab/>
            </w:r>
            <w:r w:rsidRPr="1E13418C">
              <w:rPr>
                <w:sz w:val="20"/>
                <w:szCs w:val="20"/>
              </w:rPr>
              <w:fldChar w:fldCharType="begin"/>
            </w:r>
            <w:r w:rsidRPr="1E13418C">
              <w:rPr>
                <w:sz w:val="20"/>
                <w:szCs w:val="20"/>
              </w:rPr>
              <w:instrText xml:space="preserve"> PAGEREF _Toc52813263 \h </w:instrText>
            </w:r>
          </w:ins>
          <w:r w:rsidRPr="1E13418C">
            <w:rPr>
              <w:sz w:val="20"/>
              <w:szCs w:val="20"/>
            </w:rPr>
          </w:r>
          <w:r w:rsidRPr="1E13418C">
            <w:rPr>
              <w:sz w:val="20"/>
              <w:szCs w:val="20"/>
            </w:rPr>
            <w:fldChar w:fldCharType="separate"/>
          </w:r>
          <w:ins w:id="303" w:author="Author">
            <w:r w:rsidR="344AD72A" w:rsidRPr="1E13418C">
              <w:rPr>
                <w:noProof/>
                <w:sz w:val="20"/>
                <w:szCs w:val="20"/>
                <w:rPrChange w:id="304" w:author="Author">
                  <w:rPr>
                    <w:noProof/>
                  </w:rPr>
                </w:rPrChange>
              </w:rPr>
              <w:t>27</w:t>
            </w:r>
            <w:r w:rsidRPr="1E13418C">
              <w:rPr>
                <w:sz w:val="20"/>
                <w:szCs w:val="20"/>
              </w:rPr>
              <w:fldChar w:fldCharType="end"/>
            </w:r>
            <w:r w:rsidRPr="1E13418C">
              <w:rPr>
                <w:rStyle w:val="Hyperlink"/>
                <w:sz w:val="20"/>
                <w:szCs w:val="20"/>
              </w:rPr>
              <w:fldChar w:fldCharType="end"/>
            </w:r>
          </w:ins>
        </w:p>
        <w:p w14:paraId="1991FC6E" w14:textId="6E532F89" w:rsidR="006F104F" w:rsidRPr="00CE5EEC" w:rsidRDefault="006F104F">
          <w:pPr>
            <w:pStyle w:val="TOC1"/>
            <w:rPr>
              <w:ins w:id="305" w:author="Author"/>
              <w:rFonts w:eastAsiaTheme="minorEastAsia"/>
              <w:noProof/>
              <w:sz w:val="20"/>
              <w:szCs w:val="20"/>
              <w:rPrChange w:id="306" w:author="Author">
                <w:rPr>
                  <w:ins w:id="307" w:author="Author"/>
                  <w:rFonts w:eastAsiaTheme="minorEastAsia"/>
                  <w:noProof/>
                </w:rPr>
              </w:rPrChange>
            </w:rPr>
          </w:pPr>
          <w:ins w:id="308" w:author="Author">
            <w:r w:rsidRPr="1E13418C">
              <w:rPr>
                <w:rStyle w:val="Hyperlink"/>
                <w:sz w:val="20"/>
                <w:szCs w:val="20"/>
              </w:rPr>
              <w:fldChar w:fldCharType="begin"/>
            </w:r>
            <w:r w:rsidRPr="1E13418C">
              <w:rPr>
                <w:rStyle w:val="Hyperlink"/>
                <w:sz w:val="20"/>
                <w:szCs w:val="20"/>
              </w:rPr>
              <w:instrText xml:space="preserve"> </w:instrText>
            </w:r>
            <w:r w:rsidRPr="1E13418C">
              <w:rPr>
                <w:sz w:val="20"/>
                <w:szCs w:val="20"/>
              </w:rPr>
              <w:instrText>HYPERLINK \l "_Toc52813264"</w:instrText>
            </w:r>
            <w:r w:rsidRPr="1E13418C">
              <w:rPr>
                <w:rStyle w:val="Hyperlink"/>
                <w:sz w:val="20"/>
                <w:szCs w:val="20"/>
              </w:rPr>
              <w:instrText xml:space="preserve"> </w:instrText>
            </w:r>
            <w:r w:rsidRPr="1E13418C">
              <w:rPr>
                <w:rStyle w:val="Hyperlink"/>
                <w:sz w:val="20"/>
                <w:szCs w:val="20"/>
              </w:rPr>
              <w:fldChar w:fldCharType="separate"/>
            </w:r>
            <w:r w:rsidR="344AD72A" w:rsidRPr="1E13418C">
              <w:rPr>
                <w:rStyle w:val="Hyperlink"/>
                <w:noProof/>
                <w:sz w:val="20"/>
                <w:szCs w:val="20"/>
                <w:rPrChange w:id="309" w:author="Author">
                  <w:rPr>
                    <w:rStyle w:val="Hyperlink"/>
                    <w:noProof/>
                  </w:rPr>
                </w:rPrChange>
              </w:rPr>
              <w:t>Troubleshooting</w:t>
            </w:r>
            <w:r w:rsidRPr="00CE5EEC">
              <w:rPr>
                <w:noProof/>
                <w:webHidden/>
                <w:sz w:val="20"/>
                <w:szCs w:val="20"/>
                <w:rPrChange w:id="310" w:author="Author">
                  <w:rPr>
                    <w:noProof/>
                    <w:webHidden/>
                  </w:rPr>
                </w:rPrChange>
              </w:rPr>
              <w:tab/>
            </w:r>
            <w:r w:rsidRPr="1E13418C">
              <w:rPr>
                <w:sz w:val="20"/>
                <w:szCs w:val="20"/>
              </w:rPr>
              <w:fldChar w:fldCharType="begin"/>
            </w:r>
            <w:r w:rsidRPr="1E13418C">
              <w:rPr>
                <w:sz w:val="20"/>
                <w:szCs w:val="20"/>
              </w:rPr>
              <w:instrText xml:space="preserve"> PAGEREF _Toc52813264 \h </w:instrText>
            </w:r>
          </w:ins>
          <w:r w:rsidRPr="1E13418C">
            <w:rPr>
              <w:sz w:val="20"/>
              <w:szCs w:val="20"/>
            </w:rPr>
          </w:r>
          <w:r w:rsidRPr="1E13418C">
            <w:rPr>
              <w:sz w:val="20"/>
              <w:szCs w:val="20"/>
            </w:rPr>
            <w:fldChar w:fldCharType="separate"/>
          </w:r>
          <w:ins w:id="311" w:author="Author">
            <w:r w:rsidR="344AD72A" w:rsidRPr="1E13418C">
              <w:rPr>
                <w:noProof/>
                <w:sz w:val="20"/>
                <w:szCs w:val="20"/>
                <w:rPrChange w:id="312" w:author="Author">
                  <w:rPr>
                    <w:noProof/>
                  </w:rPr>
                </w:rPrChange>
              </w:rPr>
              <w:t>29</w:t>
            </w:r>
            <w:r w:rsidRPr="1E13418C">
              <w:rPr>
                <w:sz w:val="20"/>
                <w:szCs w:val="20"/>
              </w:rPr>
              <w:fldChar w:fldCharType="end"/>
            </w:r>
            <w:r w:rsidRPr="1E13418C">
              <w:rPr>
                <w:rStyle w:val="Hyperlink"/>
                <w:sz w:val="20"/>
                <w:szCs w:val="20"/>
              </w:rPr>
              <w:fldChar w:fldCharType="end"/>
            </w:r>
          </w:ins>
        </w:p>
        <w:p w14:paraId="108DD870" w14:textId="368514A3" w:rsidR="006F104F" w:rsidRPr="00CE5EEC" w:rsidRDefault="006F104F">
          <w:pPr>
            <w:pStyle w:val="TOC2"/>
            <w:tabs>
              <w:tab w:val="right" w:leader="dot" w:pos="9350"/>
            </w:tabs>
            <w:rPr>
              <w:ins w:id="313" w:author="Author"/>
              <w:rFonts w:eastAsiaTheme="minorEastAsia"/>
              <w:noProof/>
              <w:sz w:val="20"/>
              <w:szCs w:val="20"/>
              <w:rPrChange w:id="314" w:author="Author">
                <w:rPr>
                  <w:ins w:id="315" w:author="Author"/>
                  <w:rFonts w:eastAsiaTheme="minorEastAsia"/>
                  <w:noProof/>
                </w:rPr>
              </w:rPrChange>
            </w:rPr>
          </w:pPr>
          <w:ins w:id="316" w:author="Author">
            <w:r w:rsidRPr="1E13418C">
              <w:rPr>
                <w:rStyle w:val="Hyperlink"/>
                <w:sz w:val="20"/>
                <w:szCs w:val="20"/>
              </w:rPr>
              <w:fldChar w:fldCharType="begin"/>
            </w:r>
            <w:r w:rsidRPr="1E13418C">
              <w:rPr>
                <w:rStyle w:val="Hyperlink"/>
                <w:sz w:val="20"/>
                <w:szCs w:val="20"/>
              </w:rPr>
              <w:instrText xml:space="preserve"> </w:instrText>
            </w:r>
            <w:r w:rsidRPr="1E13418C">
              <w:rPr>
                <w:sz w:val="20"/>
                <w:szCs w:val="20"/>
              </w:rPr>
              <w:instrText>HYPERLINK \l "_Toc52813265"</w:instrText>
            </w:r>
            <w:r w:rsidRPr="1E13418C">
              <w:rPr>
                <w:rStyle w:val="Hyperlink"/>
                <w:sz w:val="20"/>
                <w:szCs w:val="20"/>
              </w:rPr>
              <w:instrText xml:space="preserve"> </w:instrText>
            </w:r>
            <w:r w:rsidRPr="1E13418C">
              <w:rPr>
                <w:rStyle w:val="Hyperlink"/>
                <w:sz w:val="20"/>
                <w:szCs w:val="20"/>
              </w:rPr>
              <w:fldChar w:fldCharType="separate"/>
            </w:r>
            <w:r w:rsidR="344AD72A" w:rsidRPr="1E13418C">
              <w:rPr>
                <w:rStyle w:val="Hyperlink"/>
                <w:noProof/>
                <w:sz w:val="20"/>
                <w:szCs w:val="20"/>
                <w:rPrChange w:id="317" w:author="Author">
                  <w:rPr>
                    <w:rStyle w:val="Hyperlink"/>
                    <w:noProof/>
                  </w:rPr>
                </w:rPrChange>
              </w:rPr>
              <w:t>When a Failure Occurs</w:t>
            </w:r>
            <w:r w:rsidRPr="00CE5EEC">
              <w:rPr>
                <w:noProof/>
                <w:webHidden/>
                <w:sz w:val="20"/>
                <w:szCs w:val="20"/>
                <w:rPrChange w:id="318" w:author="Author">
                  <w:rPr>
                    <w:noProof/>
                    <w:webHidden/>
                  </w:rPr>
                </w:rPrChange>
              </w:rPr>
              <w:tab/>
            </w:r>
            <w:r w:rsidRPr="1E13418C">
              <w:rPr>
                <w:sz w:val="20"/>
                <w:szCs w:val="20"/>
              </w:rPr>
              <w:fldChar w:fldCharType="begin"/>
            </w:r>
            <w:r w:rsidRPr="1E13418C">
              <w:rPr>
                <w:sz w:val="20"/>
                <w:szCs w:val="20"/>
              </w:rPr>
              <w:instrText xml:space="preserve"> PAGEREF _Toc52813265 \h </w:instrText>
            </w:r>
          </w:ins>
          <w:r w:rsidRPr="1E13418C">
            <w:rPr>
              <w:sz w:val="20"/>
              <w:szCs w:val="20"/>
            </w:rPr>
          </w:r>
          <w:r w:rsidRPr="1E13418C">
            <w:rPr>
              <w:sz w:val="20"/>
              <w:szCs w:val="20"/>
            </w:rPr>
            <w:fldChar w:fldCharType="separate"/>
          </w:r>
          <w:ins w:id="319" w:author="Author">
            <w:r w:rsidR="344AD72A" w:rsidRPr="1E13418C">
              <w:rPr>
                <w:noProof/>
                <w:sz w:val="20"/>
                <w:szCs w:val="20"/>
                <w:rPrChange w:id="320" w:author="Author">
                  <w:rPr>
                    <w:noProof/>
                  </w:rPr>
                </w:rPrChange>
              </w:rPr>
              <w:t>29</w:t>
            </w:r>
            <w:r w:rsidRPr="1E13418C">
              <w:rPr>
                <w:sz w:val="20"/>
                <w:szCs w:val="20"/>
              </w:rPr>
              <w:fldChar w:fldCharType="end"/>
            </w:r>
            <w:r w:rsidRPr="1E13418C">
              <w:rPr>
                <w:rStyle w:val="Hyperlink"/>
                <w:sz w:val="20"/>
                <w:szCs w:val="20"/>
              </w:rPr>
              <w:fldChar w:fldCharType="end"/>
            </w:r>
          </w:ins>
        </w:p>
        <w:p w14:paraId="2CB4F750" w14:textId="2979BBF6" w:rsidR="006F104F" w:rsidRPr="00CE5EEC" w:rsidRDefault="006F104F">
          <w:pPr>
            <w:pStyle w:val="TOC2"/>
            <w:tabs>
              <w:tab w:val="right" w:leader="dot" w:pos="9350"/>
            </w:tabs>
            <w:rPr>
              <w:ins w:id="321" w:author="Author"/>
              <w:rFonts w:eastAsiaTheme="minorEastAsia"/>
              <w:noProof/>
              <w:sz w:val="20"/>
              <w:szCs w:val="20"/>
              <w:rPrChange w:id="322" w:author="Author">
                <w:rPr>
                  <w:ins w:id="323" w:author="Author"/>
                  <w:rFonts w:eastAsiaTheme="minorEastAsia"/>
                  <w:noProof/>
                </w:rPr>
              </w:rPrChange>
            </w:rPr>
          </w:pPr>
          <w:ins w:id="324" w:author="Author">
            <w:r w:rsidRPr="1E13418C">
              <w:rPr>
                <w:rStyle w:val="Hyperlink"/>
                <w:sz w:val="20"/>
                <w:szCs w:val="20"/>
              </w:rPr>
              <w:fldChar w:fldCharType="begin"/>
            </w:r>
            <w:r w:rsidRPr="1E13418C">
              <w:rPr>
                <w:rStyle w:val="Hyperlink"/>
                <w:sz w:val="20"/>
                <w:szCs w:val="20"/>
              </w:rPr>
              <w:instrText xml:space="preserve"> </w:instrText>
            </w:r>
            <w:r w:rsidRPr="1E13418C">
              <w:rPr>
                <w:sz w:val="20"/>
                <w:szCs w:val="20"/>
              </w:rPr>
              <w:instrText>HYPERLINK \l "_Toc52813266"</w:instrText>
            </w:r>
            <w:r w:rsidRPr="1E13418C">
              <w:rPr>
                <w:rStyle w:val="Hyperlink"/>
                <w:sz w:val="20"/>
                <w:szCs w:val="20"/>
              </w:rPr>
              <w:instrText xml:space="preserve"> </w:instrText>
            </w:r>
            <w:r w:rsidRPr="1E13418C">
              <w:rPr>
                <w:rStyle w:val="Hyperlink"/>
                <w:sz w:val="20"/>
                <w:szCs w:val="20"/>
              </w:rPr>
              <w:fldChar w:fldCharType="separate"/>
            </w:r>
            <w:r w:rsidR="344AD72A" w:rsidRPr="1E13418C">
              <w:rPr>
                <w:rStyle w:val="Hyperlink"/>
                <w:noProof/>
                <w:sz w:val="20"/>
                <w:szCs w:val="20"/>
                <w:rPrChange w:id="325" w:author="Author">
                  <w:rPr>
                    <w:rStyle w:val="Hyperlink"/>
                    <w:noProof/>
                  </w:rPr>
                </w:rPrChange>
              </w:rPr>
              <w:t>Updating Visual Studio 2019 Community Edition (or Higher)</w:t>
            </w:r>
            <w:r w:rsidRPr="00CE5EEC">
              <w:rPr>
                <w:noProof/>
                <w:webHidden/>
                <w:sz w:val="20"/>
                <w:szCs w:val="20"/>
                <w:rPrChange w:id="326" w:author="Author">
                  <w:rPr>
                    <w:noProof/>
                    <w:webHidden/>
                  </w:rPr>
                </w:rPrChange>
              </w:rPr>
              <w:tab/>
            </w:r>
            <w:r w:rsidRPr="1E13418C">
              <w:rPr>
                <w:sz w:val="20"/>
                <w:szCs w:val="20"/>
              </w:rPr>
              <w:fldChar w:fldCharType="begin"/>
            </w:r>
            <w:r w:rsidRPr="1E13418C">
              <w:rPr>
                <w:sz w:val="20"/>
                <w:szCs w:val="20"/>
              </w:rPr>
              <w:instrText xml:space="preserve"> PAGEREF _Toc52813266 \h </w:instrText>
            </w:r>
          </w:ins>
          <w:r w:rsidRPr="1E13418C">
            <w:rPr>
              <w:sz w:val="20"/>
              <w:szCs w:val="20"/>
            </w:rPr>
          </w:r>
          <w:r w:rsidRPr="1E13418C">
            <w:rPr>
              <w:sz w:val="20"/>
              <w:szCs w:val="20"/>
            </w:rPr>
            <w:fldChar w:fldCharType="separate"/>
          </w:r>
          <w:ins w:id="327" w:author="Author">
            <w:r w:rsidR="344AD72A" w:rsidRPr="1E13418C">
              <w:rPr>
                <w:noProof/>
                <w:sz w:val="20"/>
                <w:szCs w:val="20"/>
                <w:rPrChange w:id="328" w:author="Author">
                  <w:rPr>
                    <w:noProof/>
                  </w:rPr>
                </w:rPrChange>
              </w:rPr>
              <w:t>29</w:t>
            </w:r>
            <w:r w:rsidRPr="1E13418C">
              <w:rPr>
                <w:sz w:val="20"/>
                <w:szCs w:val="20"/>
              </w:rPr>
              <w:fldChar w:fldCharType="end"/>
            </w:r>
            <w:r w:rsidRPr="1E13418C">
              <w:rPr>
                <w:rStyle w:val="Hyperlink"/>
                <w:sz w:val="20"/>
                <w:szCs w:val="20"/>
              </w:rPr>
              <w:fldChar w:fldCharType="end"/>
            </w:r>
          </w:ins>
        </w:p>
        <w:p w14:paraId="35807B80" w14:textId="27E27E9A" w:rsidR="006F104F" w:rsidRPr="00CE5EEC" w:rsidRDefault="006F104F">
          <w:pPr>
            <w:pStyle w:val="TOC2"/>
            <w:tabs>
              <w:tab w:val="right" w:leader="dot" w:pos="9350"/>
            </w:tabs>
            <w:rPr>
              <w:ins w:id="329" w:author="Author"/>
              <w:rFonts w:eastAsiaTheme="minorEastAsia"/>
              <w:noProof/>
              <w:sz w:val="20"/>
              <w:szCs w:val="20"/>
              <w:rPrChange w:id="330" w:author="Author">
                <w:rPr>
                  <w:ins w:id="331" w:author="Author"/>
                  <w:rFonts w:eastAsiaTheme="minorEastAsia"/>
                  <w:noProof/>
                </w:rPr>
              </w:rPrChange>
            </w:rPr>
          </w:pPr>
          <w:ins w:id="332" w:author="Author">
            <w:r w:rsidRPr="1E13418C">
              <w:rPr>
                <w:rStyle w:val="Hyperlink"/>
                <w:sz w:val="20"/>
                <w:szCs w:val="20"/>
              </w:rPr>
              <w:fldChar w:fldCharType="begin"/>
            </w:r>
            <w:r w:rsidRPr="1E13418C">
              <w:rPr>
                <w:rStyle w:val="Hyperlink"/>
                <w:sz w:val="20"/>
                <w:szCs w:val="20"/>
              </w:rPr>
              <w:instrText xml:space="preserve"> </w:instrText>
            </w:r>
            <w:r w:rsidRPr="1E13418C">
              <w:rPr>
                <w:sz w:val="20"/>
                <w:szCs w:val="20"/>
              </w:rPr>
              <w:instrText>HYPERLINK \l "_Toc52813267"</w:instrText>
            </w:r>
            <w:r w:rsidRPr="1E13418C">
              <w:rPr>
                <w:rStyle w:val="Hyperlink"/>
                <w:sz w:val="20"/>
                <w:szCs w:val="20"/>
              </w:rPr>
              <w:instrText xml:space="preserve"> </w:instrText>
            </w:r>
            <w:r w:rsidRPr="1E13418C">
              <w:rPr>
                <w:rStyle w:val="Hyperlink"/>
                <w:sz w:val="20"/>
                <w:szCs w:val="20"/>
              </w:rPr>
              <w:fldChar w:fldCharType="separate"/>
            </w:r>
            <w:r w:rsidR="344AD72A" w:rsidRPr="1E13418C">
              <w:rPr>
                <w:rStyle w:val="Hyperlink"/>
                <w:noProof/>
                <w:sz w:val="20"/>
                <w:szCs w:val="20"/>
                <w:rPrChange w:id="333" w:author="Author">
                  <w:rPr>
                    <w:rStyle w:val="Hyperlink"/>
                    <w:noProof/>
                  </w:rPr>
                </w:rPrChange>
              </w:rPr>
              <w:t>Modifying the Template</w:t>
            </w:r>
            <w:r w:rsidRPr="00CE5EEC">
              <w:rPr>
                <w:noProof/>
                <w:webHidden/>
                <w:sz w:val="20"/>
                <w:szCs w:val="20"/>
                <w:rPrChange w:id="334" w:author="Author">
                  <w:rPr>
                    <w:noProof/>
                    <w:webHidden/>
                  </w:rPr>
                </w:rPrChange>
              </w:rPr>
              <w:tab/>
            </w:r>
            <w:r w:rsidRPr="1E13418C">
              <w:rPr>
                <w:sz w:val="20"/>
                <w:szCs w:val="20"/>
              </w:rPr>
              <w:fldChar w:fldCharType="begin"/>
            </w:r>
            <w:r w:rsidRPr="1E13418C">
              <w:rPr>
                <w:sz w:val="20"/>
                <w:szCs w:val="20"/>
              </w:rPr>
              <w:instrText xml:space="preserve"> PAGEREF _Toc52813267 \h </w:instrText>
            </w:r>
          </w:ins>
          <w:r w:rsidRPr="1E13418C">
            <w:rPr>
              <w:sz w:val="20"/>
              <w:szCs w:val="20"/>
            </w:rPr>
          </w:r>
          <w:r w:rsidRPr="1E13418C">
            <w:rPr>
              <w:sz w:val="20"/>
              <w:szCs w:val="20"/>
            </w:rPr>
            <w:fldChar w:fldCharType="separate"/>
          </w:r>
          <w:ins w:id="335" w:author="Author">
            <w:r w:rsidR="344AD72A" w:rsidRPr="1E13418C">
              <w:rPr>
                <w:noProof/>
                <w:sz w:val="20"/>
                <w:szCs w:val="20"/>
                <w:rPrChange w:id="336" w:author="Author">
                  <w:rPr>
                    <w:noProof/>
                  </w:rPr>
                </w:rPrChange>
              </w:rPr>
              <w:t>29</w:t>
            </w:r>
            <w:r w:rsidRPr="1E13418C">
              <w:rPr>
                <w:sz w:val="20"/>
                <w:szCs w:val="20"/>
              </w:rPr>
              <w:fldChar w:fldCharType="end"/>
            </w:r>
            <w:r w:rsidRPr="1E13418C">
              <w:rPr>
                <w:rStyle w:val="Hyperlink"/>
                <w:sz w:val="20"/>
                <w:szCs w:val="20"/>
              </w:rPr>
              <w:fldChar w:fldCharType="end"/>
            </w:r>
          </w:ins>
        </w:p>
        <w:p w14:paraId="1D0EA343" w14:textId="0C18B33F" w:rsidR="006F104F" w:rsidRPr="00CE5EEC" w:rsidRDefault="006F104F">
          <w:pPr>
            <w:pStyle w:val="TOC2"/>
            <w:tabs>
              <w:tab w:val="right" w:leader="dot" w:pos="9350"/>
            </w:tabs>
            <w:rPr>
              <w:ins w:id="337" w:author="Author"/>
              <w:rFonts w:eastAsiaTheme="minorEastAsia"/>
              <w:noProof/>
              <w:sz w:val="20"/>
              <w:szCs w:val="20"/>
              <w:rPrChange w:id="338" w:author="Author">
                <w:rPr>
                  <w:ins w:id="339" w:author="Author"/>
                  <w:rFonts w:eastAsiaTheme="minorEastAsia"/>
                  <w:noProof/>
                </w:rPr>
              </w:rPrChange>
            </w:rPr>
          </w:pPr>
          <w:ins w:id="340" w:author="Author">
            <w:r w:rsidRPr="1E13418C">
              <w:rPr>
                <w:rStyle w:val="Hyperlink"/>
                <w:sz w:val="20"/>
                <w:szCs w:val="20"/>
              </w:rPr>
              <w:fldChar w:fldCharType="begin"/>
            </w:r>
            <w:r w:rsidRPr="1E13418C">
              <w:rPr>
                <w:rStyle w:val="Hyperlink"/>
                <w:sz w:val="20"/>
                <w:szCs w:val="20"/>
              </w:rPr>
              <w:instrText xml:space="preserve"> </w:instrText>
            </w:r>
            <w:r w:rsidRPr="1E13418C">
              <w:rPr>
                <w:sz w:val="20"/>
                <w:szCs w:val="20"/>
              </w:rPr>
              <w:instrText>HYPERLINK \l "_Toc52813268"</w:instrText>
            </w:r>
            <w:r w:rsidRPr="1E13418C">
              <w:rPr>
                <w:rStyle w:val="Hyperlink"/>
                <w:sz w:val="20"/>
                <w:szCs w:val="20"/>
              </w:rPr>
              <w:instrText xml:space="preserve"> </w:instrText>
            </w:r>
            <w:r w:rsidRPr="1E13418C">
              <w:rPr>
                <w:rStyle w:val="Hyperlink"/>
                <w:sz w:val="20"/>
                <w:szCs w:val="20"/>
              </w:rPr>
              <w:fldChar w:fldCharType="separate"/>
            </w:r>
            <w:r w:rsidR="344AD72A" w:rsidRPr="1E13418C">
              <w:rPr>
                <w:rStyle w:val="Hyperlink"/>
                <w:noProof/>
                <w:sz w:val="20"/>
                <w:szCs w:val="20"/>
                <w:rPrChange w:id="341" w:author="Author">
                  <w:rPr>
                    <w:rStyle w:val="Hyperlink"/>
                    <w:noProof/>
                  </w:rPr>
                </w:rPrChange>
              </w:rPr>
              <w:t>Naming and Unique Name Concepts</w:t>
            </w:r>
            <w:r w:rsidRPr="00CE5EEC">
              <w:rPr>
                <w:noProof/>
                <w:webHidden/>
                <w:sz w:val="20"/>
                <w:szCs w:val="20"/>
                <w:rPrChange w:id="342" w:author="Author">
                  <w:rPr>
                    <w:noProof/>
                    <w:webHidden/>
                  </w:rPr>
                </w:rPrChange>
              </w:rPr>
              <w:tab/>
            </w:r>
            <w:r w:rsidRPr="1E13418C">
              <w:rPr>
                <w:sz w:val="20"/>
                <w:szCs w:val="20"/>
              </w:rPr>
              <w:fldChar w:fldCharType="begin"/>
            </w:r>
            <w:r w:rsidRPr="1E13418C">
              <w:rPr>
                <w:sz w:val="20"/>
                <w:szCs w:val="20"/>
              </w:rPr>
              <w:instrText xml:space="preserve"> PAGEREF _Toc52813268 \h </w:instrText>
            </w:r>
          </w:ins>
          <w:r w:rsidRPr="1E13418C">
            <w:rPr>
              <w:sz w:val="20"/>
              <w:szCs w:val="20"/>
            </w:rPr>
          </w:r>
          <w:r w:rsidRPr="1E13418C">
            <w:rPr>
              <w:sz w:val="20"/>
              <w:szCs w:val="20"/>
            </w:rPr>
            <w:fldChar w:fldCharType="separate"/>
          </w:r>
          <w:ins w:id="343" w:author="Author">
            <w:r w:rsidR="344AD72A" w:rsidRPr="1E13418C">
              <w:rPr>
                <w:noProof/>
                <w:sz w:val="20"/>
                <w:szCs w:val="20"/>
                <w:rPrChange w:id="344" w:author="Author">
                  <w:rPr>
                    <w:noProof/>
                  </w:rPr>
                </w:rPrChange>
              </w:rPr>
              <w:t>29</w:t>
            </w:r>
            <w:r w:rsidRPr="1E13418C">
              <w:rPr>
                <w:sz w:val="20"/>
                <w:szCs w:val="20"/>
              </w:rPr>
              <w:fldChar w:fldCharType="end"/>
            </w:r>
            <w:r w:rsidRPr="1E13418C">
              <w:rPr>
                <w:rStyle w:val="Hyperlink"/>
                <w:sz w:val="20"/>
                <w:szCs w:val="20"/>
              </w:rPr>
              <w:fldChar w:fldCharType="end"/>
            </w:r>
          </w:ins>
        </w:p>
        <w:p w14:paraId="5599F8F0" w14:textId="0C1B08B1" w:rsidR="006F104F" w:rsidRPr="00CE5EEC" w:rsidRDefault="006F104F">
          <w:pPr>
            <w:pStyle w:val="TOC1"/>
            <w:rPr>
              <w:ins w:id="345" w:author="Author"/>
              <w:rFonts w:eastAsiaTheme="minorEastAsia"/>
              <w:noProof/>
              <w:sz w:val="20"/>
              <w:szCs w:val="20"/>
              <w:rPrChange w:id="346" w:author="Author">
                <w:rPr>
                  <w:ins w:id="347" w:author="Author"/>
                  <w:rFonts w:eastAsiaTheme="minorEastAsia"/>
                  <w:noProof/>
                </w:rPr>
              </w:rPrChange>
            </w:rPr>
          </w:pPr>
          <w:ins w:id="348" w:author="Author">
            <w:r w:rsidRPr="1E13418C">
              <w:rPr>
                <w:rStyle w:val="Hyperlink"/>
                <w:sz w:val="20"/>
                <w:szCs w:val="20"/>
              </w:rPr>
              <w:fldChar w:fldCharType="begin"/>
            </w:r>
            <w:r w:rsidRPr="1E13418C">
              <w:rPr>
                <w:rStyle w:val="Hyperlink"/>
                <w:sz w:val="20"/>
                <w:szCs w:val="20"/>
              </w:rPr>
              <w:instrText xml:space="preserve"> </w:instrText>
            </w:r>
            <w:r w:rsidRPr="1E13418C">
              <w:rPr>
                <w:sz w:val="20"/>
                <w:szCs w:val="20"/>
              </w:rPr>
              <w:instrText>HYPERLINK \l "_Toc52813269"</w:instrText>
            </w:r>
            <w:r w:rsidRPr="1E13418C">
              <w:rPr>
                <w:rStyle w:val="Hyperlink"/>
                <w:sz w:val="20"/>
                <w:szCs w:val="20"/>
              </w:rPr>
              <w:instrText xml:space="preserve"> </w:instrText>
            </w:r>
            <w:r w:rsidRPr="1E13418C">
              <w:rPr>
                <w:rStyle w:val="Hyperlink"/>
                <w:sz w:val="20"/>
                <w:szCs w:val="20"/>
              </w:rPr>
              <w:fldChar w:fldCharType="separate"/>
            </w:r>
            <w:r w:rsidR="344AD72A" w:rsidRPr="1E13418C">
              <w:rPr>
                <w:rStyle w:val="Hyperlink"/>
                <w:noProof/>
                <w:sz w:val="20"/>
                <w:szCs w:val="20"/>
                <w:rPrChange w:id="349" w:author="Author">
                  <w:rPr>
                    <w:rStyle w:val="Hyperlink"/>
                    <w:noProof/>
                  </w:rPr>
                </w:rPrChange>
              </w:rPr>
              <w:t>Learn More About Azure and Extending Dynamics 365</w:t>
            </w:r>
            <w:r w:rsidRPr="00CE5EEC">
              <w:rPr>
                <w:noProof/>
                <w:webHidden/>
                <w:sz w:val="20"/>
                <w:szCs w:val="20"/>
                <w:rPrChange w:id="350" w:author="Author">
                  <w:rPr>
                    <w:noProof/>
                    <w:webHidden/>
                  </w:rPr>
                </w:rPrChange>
              </w:rPr>
              <w:tab/>
            </w:r>
            <w:r w:rsidRPr="1E13418C">
              <w:rPr>
                <w:sz w:val="20"/>
                <w:szCs w:val="20"/>
              </w:rPr>
              <w:fldChar w:fldCharType="begin"/>
            </w:r>
            <w:r w:rsidRPr="1E13418C">
              <w:rPr>
                <w:sz w:val="20"/>
                <w:szCs w:val="20"/>
              </w:rPr>
              <w:instrText xml:space="preserve"> PAGEREF _Toc52813269 \h </w:instrText>
            </w:r>
          </w:ins>
          <w:r w:rsidRPr="1E13418C">
            <w:rPr>
              <w:sz w:val="20"/>
              <w:szCs w:val="20"/>
            </w:rPr>
          </w:r>
          <w:r w:rsidRPr="1E13418C">
            <w:rPr>
              <w:sz w:val="20"/>
              <w:szCs w:val="20"/>
            </w:rPr>
            <w:fldChar w:fldCharType="separate"/>
          </w:r>
          <w:ins w:id="351" w:author="Author">
            <w:r w:rsidR="344AD72A" w:rsidRPr="1E13418C">
              <w:rPr>
                <w:noProof/>
                <w:sz w:val="20"/>
                <w:szCs w:val="20"/>
                <w:rPrChange w:id="352" w:author="Author">
                  <w:rPr>
                    <w:noProof/>
                  </w:rPr>
                </w:rPrChange>
              </w:rPr>
              <w:t>30</w:t>
            </w:r>
            <w:r w:rsidRPr="1E13418C">
              <w:rPr>
                <w:sz w:val="20"/>
                <w:szCs w:val="20"/>
              </w:rPr>
              <w:fldChar w:fldCharType="end"/>
            </w:r>
            <w:r w:rsidRPr="1E13418C">
              <w:rPr>
                <w:rStyle w:val="Hyperlink"/>
                <w:sz w:val="20"/>
                <w:szCs w:val="20"/>
              </w:rPr>
              <w:fldChar w:fldCharType="end"/>
            </w:r>
          </w:ins>
        </w:p>
        <w:p w14:paraId="66A75AC2" w14:textId="0EEFE07D" w:rsidR="006F104F" w:rsidRPr="00CE5EEC" w:rsidDel="006F104F" w:rsidRDefault="006F104F">
          <w:pPr>
            <w:rPr>
              <w:del w:id="353" w:author="Author"/>
              <w:noProof/>
              <w:sz w:val="20"/>
              <w:szCs w:val="20"/>
              <w:rPrChange w:id="354" w:author="Author">
                <w:rPr>
                  <w:del w:id="355" w:author="Author"/>
                  <w:noProof/>
                </w:rPr>
              </w:rPrChange>
            </w:rPr>
          </w:pPr>
        </w:p>
        <w:p w14:paraId="2928FC91" w14:textId="24A4F067" w:rsidR="00C724A1" w:rsidRPr="00662F46" w:rsidRDefault="006F104F">
          <w:pPr>
            <w:rPr>
              <w:rFonts w:asciiTheme="majorHAnsi" w:hAnsiTheme="majorHAnsi" w:cstheme="majorHAnsi"/>
              <w:sz w:val="20"/>
              <w:szCs w:val="20"/>
            </w:rPr>
          </w:pPr>
          <w:ins w:id="356" w:author="Author">
            <w:r w:rsidRPr="006845B2">
              <w:rPr>
                <w:rFonts w:asciiTheme="majorHAnsi" w:hAnsiTheme="majorHAnsi" w:cstheme="majorHAnsi"/>
                <w:sz w:val="20"/>
                <w:szCs w:val="20"/>
              </w:rPr>
              <w:fldChar w:fldCharType="end"/>
            </w:r>
          </w:ins>
        </w:p>
      </w:sdtContent>
    </w:sdt>
    <w:p w14:paraId="7885C319" w14:textId="77777777" w:rsidR="00F523E3" w:rsidRDefault="00F523E3">
      <w:pPr>
        <w:rPr>
          <w:rFonts w:ascii="Segoe UI" w:eastAsiaTheme="majorEastAsia" w:hAnsi="Segoe UI" w:cs="Segoe UI"/>
          <w:b/>
          <w:color w:val="2F5496" w:themeColor="accent1" w:themeShade="BF"/>
          <w:sz w:val="32"/>
          <w:szCs w:val="32"/>
        </w:rPr>
      </w:pPr>
      <w:r>
        <w:rPr>
          <w:rFonts w:ascii="Segoe UI" w:hAnsi="Segoe UI" w:cs="Segoe UI"/>
        </w:rPr>
        <w:br w:type="page"/>
      </w:r>
    </w:p>
    <w:p w14:paraId="23BE8CAA" w14:textId="567F9BB8" w:rsidR="00C722A5" w:rsidRPr="0078410A" w:rsidRDefault="00150BAD" w:rsidP="0078410A">
      <w:pPr>
        <w:pStyle w:val="Heading1"/>
      </w:pPr>
      <w:bookmarkStart w:id="357" w:name="_Toc52813245"/>
      <w:r w:rsidRPr="0078410A">
        <w:t>Overview</w:t>
      </w:r>
      <w:bookmarkEnd w:id="357"/>
    </w:p>
    <w:p w14:paraId="23C84F88" w14:textId="1FB4E93F" w:rsidR="00047A4E" w:rsidRPr="000E0DCC" w:rsidRDefault="00C2211E" w:rsidP="001647A0">
      <w:pPr>
        <w:spacing w:after="0" w:line="240" w:lineRule="auto"/>
        <w:rPr>
          <w:rFonts w:ascii="Segoe UI" w:hAnsi="Segoe UI" w:cs="Segoe UI"/>
          <w:sz w:val="20"/>
          <w:szCs w:val="20"/>
        </w:rPr>
      </w:pPr>
      <w:r w:rsidRPr="000E0DCC">
        <w:rPr>
          <w:rFonts w:ascii="Segoe UI" w:hAnsi="Segoe UI" w:cs="Segoe UI"/>
          <w:sz w:val="20"/>
          <w:szCs w:val="20"/>
        </w:rPr>
        <w:t>Fundraising and Engagement</w:t>
      </w:r>
      <w:del w:id="358" w:author="Author">
        <w:r w:rsidRPr="000E0DCC" w:rsidDel="00C34A03">
          <w:rPr>
            <w:rFonts w:ascii="Segoe UI" w:hAnsi="Segoe UI" w:cs="Segoe UI"/>
            <w:sz w:val="20"/>
            <w:szCs w:val="20"/>
          </w:rPr>
          <w:delText>,</w:delText>
        </w:r>
      </w:del>
      <w:r w:rsidRPr="000E0DCC">
        <w:rPr>
          <w:rFonts w:ascii="Segoe UI" w:hAnsi="Segoe UI" w:cs="Segoe UI"/>
          <w:sz w:val="20"/>
          <w:szCs w:val="20"/>
        </w:rPr>
        <w:t xml:space="preserve"> built for Dynamics 365 Sales, a Microsoft solution built with </w:t>
      </w:r>
      <w:r w:rsidR="00EE4C4A" w:rsidRPr="000E0DCC">
        <w:rPr>
          <w:rFonts w:ascii="Segoe UI" w:hAnsi="Segoe UI" w:cs="Segoe UI"/>
          <w:sz w:val="20"/>
          <w:szCs w:val="20"/>
        </w:rPr>
        <w:t>MISSION</w:t>
      </w:r>
      <w:r w:rsidRPr="000E0DCC">
        <w:rPr>
          <w:rFonts w:ascii="Segoe UI" w:hAnsi="Segoe UI" w:cs="Segoe UI"/>
          <w:sz w:val="20"/>
          <w:szCs w:val="20"/>
        </w:rPr>
        <w:t xml:space="preserve"> CRM,</w:t>
      </w:r>
      <w:r w:rsidR="000D67AD" w:rsidRPr="000E0DCC">
        <w:rPr>
          <w:rFonts w:ascii="Segoe UI" w:hAnsi="Segoe UI" w:cs="Segoe UI"/>
          <w:sz w:val="20"/>
          <w:szCs w:val="20"/>
        </w:rPr>
        <w:t xml:space="preserve"> requires an accompanying </w:t>
      </w:r>
      <w:ins w:id="359" w:author="Author">
        <w:r w:rsidR="02B754C3" w:rsidRPr="159604CE">
          <w:rPr>
            <w:rFonts w:ascii="Segoe UI" w:hAnsi="Segoe UI" w:cs="Segoe UI"/>
            <w:sz w:val="20"/>
            <w:szCs w:val="20"/>
          </w:rPr>
          <w:t xml:space="preserve">single tenant </w:t>
        </w:r>
      </w:ins>
      <w:r w:rsidR="000D67AD" w:rsidRPr="000E0DCC">
        <w:rPr>
          <w:rFonts w:ascii="Segoe UI" w:hAnsi="Segoe UI" w:cs="Segoe UI"/>
          <w:sz w:val="20"/>
          <w:szCs w:val="20"/>
        </w:rPr>
        <w:t xml:space="preserve">Azure environment to access features such as </w:t>
      </w:r>
      <w:r w:rsidR="00ED0A9B" w:rsidRPr="000E0DCC">
        <w:rPr>
          <w:rFonts w:ascii="Segoe UI" w:hAnsi="Segoe UI" w:cs="Segoe UI"/>
          <w:sz w:val="20"/>
          <w:szCs w:val="20"/>
        </w:rPr>
        <w:t>recurring donation processing</w:t>
      </w:r>
      <w:r w:rsidR="00495927" w:rsidRPr="000E0DCC">
        <w:rPr>
          <w:rFonts w:ascii="Segoe UI" w:hAnsi="Segoe UI" w:cs="Segoe UI"/>
          <w:sz w:val="20"/>
          <w:szCs w:val="20"/>
        </w:rPr>
        <w:t xml:space="preserve">, Bank ACH </w:t>
      </w:r>
      <w:ins w:id="360" w:author="Author">
        <w:r w:rsidR="00ED0A9B">
          <w:rPr>
            <w:rFonts w:ascii="Segoe UI" w:hAnsi="Segoe UI" w:cs="Segoe UI"/>
            <w:sz w:val="20"/>
            <w:szCs w:val="20"/>
          </w:rPr>
          <w:t>b</w:t>
        </w:r>
      </w:ins>
      <w:del w:id="361" w:author="Author">
        <w:r w:rsidR="00495927" w:rsidRPr="000E0DCC" w:rsidDel="00ED0A9B">
          <w:rPr>
            <w:rFonts w:ascii="Segoe UI" w:hAnsi="Segoe UI" w:cs="Segoe UI"/>
            <w:sz w:val="20"/>
            <w:szCs w:val="20"/>
          </w:rPr>
          <w:delText>B</w:delText>
        </w:r>
      </w:del>
      <w:r w:rsidR="00495927" w:rsidRPr="000E0DCC">
        <w:rPr>
          <w:rFonts w:ascii="Segoe UI" w:hAnsi="Segoe UI" w:cs="Segoe UI"/>
          <w:sz w:val="20"/>
          <w:szCs w:val="20"/>
        </w:rPr>
        <w:t>atching</w:t>
      </w:r>
      <w:r w:rsidR="001C2D25">
        <w:rPr>
          <w:rFonts w:ascii="Segoe UI" w:hAnsi="Segoe UI" w:cs="Segoe UI"/>
          <w:sz w:val="20"/>
          <w:szCs w:val="20"/>
        </w:rPr>
        <w:t>,</w:t>
      </w:r>
      <w:r w:rsidR="00495927" w:rsidRPr="000E0DCC">
        <w:rPr>
          <w:rFonts w:ascii="Segoe UI" w:hAnsi="Segoe UI" w:cs="Segoe UI"/>
          <w:sz w:val="20"/>
          <w:szCs w:val="20"/>
        </w:rPr>
        <w:t xml:space="preserve"> and </w:t>
      </w:r>
      <w:r w:rsidR="00190069" w:rsidRPr="000E0DCC">
        <w:rPr>
          <w:rFonts w:ascii="Segoe UI" w:hAnsi="Segoe UI" w:cs="Segoe UI"/>
          <w:sz w:val="20"/>
          <w:szCs w:val="20"/>
        </w:rPr>
        <w:t>automated financial summaries</w:t>
      </w:r>
      <w:r w:rsidR="00780758" w:rsidRPr="000E0DCC">
        <w:rPr>
          <w:rFonts w:ascii="Segoe UI" w:hAnsi="Segoe UI" w:cs="Segoe UI"/>
          <w:sz w:val="20"/>
          <w:szCs w:val="20"/>
        </w:rPr>
        <w:t>.</w:t>
      </w:r>
      <w:r w:rsidR="00190069" w:rsidRPr="000E0DCC">
        <w:rPr>
          <w:rFonts w:ascii="Segoe UI" w:hAnsi="Segoe UI" w:cs="Segoe UI"/>
          <w:sz w:val="20"/>
          <w:szCs w:val="20"/>
        </w:rPr>
        <w:t xml:space="preserve"> Although </w:t>
      </w:r>
      <w:del w:id="362" w:author="Author">
        <w:r w:rsidR="00190069" w:rsidRPr="000E0DCC">
          <w:rPr>
            <w:rFonts w:ascii="Segoe UI" w:hAnsi="Segoe UI" w:cs="Segoe UI"/>
            <w:sz w:val="20"/>
            <w:szCs w:val="20"/>
          </w:rPr>
          <w:delText xml:space="preserve">the results of </w:delText>
        </w:r>
        <w:r w:rsidRPr="449FB3AB" w:rsidDel="71CFCF73">
          <w:rPr>
            <w:rFonts w:ascii="Segoe UI" w:hAnsi="Segoe UI" w:cs="Segoe UI"/>
            <w:sz w:val="20"/>
            <w:szCs w:val="20"/>
          </w:rPr>
          <w:delText>th</w:delText>
        </w:r>
        <w:r w:rsidRPr="449FB3AB" w:rsidDel="5C5238AE">
          <w:rPr>
            <w:rFonts w:ascii="Segoe UI" w:hAnsi="Segoe UI" w:cs="Segoe UI"/>
            <w:sz w:val="20"/>
            <w:szCs w:val="20"/>
          </w:rPr>
          <w:delText>es</w:delText>
        </w:r>
      </w:del>
      <w:ins w:id="363" w:author="Author">
        <w:r w:rsidR="53413512" w:rsidRPr="449FB3AB">
          <w:rPr>
            <w:rFonts w:ascii="Segoe UI" w:hAnsi="Segoe UI" w:cs="Segoe UI"/>
            <w:sz w:val="20"/>
            <w:szCs w:val="20"/>
          </w:rPr>
          <w:t xml:space="preserve">this </w:t>
        </w:r>
      </w:ins>
      <w:del w:id="364" w:author="Author">
        <w:r w:rsidR="5C5238AE" w:rsidRPr="449FB3AB">
          <w:rPr>
            <w:rFonts w:ascii="Segoe UI" w:hAnsi="Segoe UI" w:cs="Segoe UI"/>
            <w:sz w:val="20"/>
            <w:szCs w:val="20"/>
          </w:rPr>
          <w:delText>e</w:delText>
        </w:r>
      </w:del>
      <w:r w:rsidR="00190069" w:rsidRPr="000E0DCC">
        <w:rPr>
          <w:rFonts w:ascii="Segoe UI" w:hAnsi="Segoe UI" w:cs="Segoe UI"/>
          <w:sz w:val="20"/>
          <w:szCs w:val="20"/>
        </w:rPr>
        <w:t xml:space="preserve"> </w:t>
      </w:r>
      <w:del w:id="365" w:author="Author">
        <w:r w:rsidR="00190069" w:rsidRPr="000E0DCC">
          <w:rPr>
            <w:rFonts w:ascii="Segoe UI" w:hAnsi="Segoe UI" w:cs="Segoe UI"/>
            <w:sz w:val="20"/>
            <w:szCs w:val="20"/>
          </w:rPr>
          <w:delText>functionalit</w:delText>
        </w:r>
        <w:r w:rsidR="001C2D25">
          <w:rPr>
            <w:rFonts w:ascii="Segoe UI" w:hAnsi="Segoe UI" w:cs="Segoe UI"/>
            <w:sz w:val="20"/>
            <w:szCs w:val="20"/>
          </w:rPr>
          <w:delText>ies</w:delText>
        </w:r>
        <w:r w:rsidR="00190069" w:rsidRPr="000E0DCC">
          <w:rPr>
            <w:rFonts w:ascii="Segoe UI" w:hAnsi="Segoe UI" w:cs="Segoe UI"/>
            <w:sz w:val="20"/>
            <w:szCs w:val="20"/>
          </w:rPr>
          <w:delText xml:space="preserve"> </w:delText>
        </w:r>
      </w:del>
      <w:ins w:id="366" w:author="Author">
        <w:r w:rsidR="4D6230D9" w:rsidRPr="64CE01AF">
          <w:rPr>
            <w:rFonts w:ascii="Segoe UI" w:hAnsi="Segoe UI" w:cs="Segoe UI"/>
            <w:sz w:val="20"/>
            <w:szCs w:val="20"/>
          </w:rPr>
          <w:t xml:space="preserve">functionality </w:t>
        </w:r>
      </w:ins>
      <w:del w:id="367" w:author="Author">
        <w:r w:rsidR="00CF6196" w:rsidRPr="000E0DCC">
          <w:rPr>
            <w:rFonts w:ascii="Segoe UI" w:hAnsi="Segoe UI" w:cs="Segoe UI"/>
            <w:sz w:val="20"/>
            <w:szCs w:val="20"/>
          </w:rPr>
          <w:delText>sit</w:delText>
        </w:r>
        <w:r w:rsidR="003002CC" w:rsidRPr="000E0DCC">
          <w:rPr>
            <w:rFonts w:ascii="Segoe UI" w:hAnsi="Segoe UI" w:cs="Segoe UI"/>
            <w:sz w:val="20"/>
            <w:szCs w:val="20"/>
          </w:rPr>
          <w:delText xml:space="preserve"> within</w:delText>
        </w:r>
      </w:del>
      <w:ins w:id="368" w:author="Author">
        <w:r w:rsidR="02EA6E5F" w:rsidRPr="056D9BDC">
          <w:rPr>
            <w:rFonts w:ascii="Segoe UI" w:hAnsi="Segoe UI" w:cs="Segoe UI"/>
            <w:sz w:val="20"/>
            <w:szCs w:val="20"/>
          </w:rPr>
          <w:t xml:space="preserve">resides in the </w:t>
        </w:r>
        <w:r w:rsidR="02EA6E5F" w:rsidRPr="6C850CDD">
          <w:rPr>
            <w:rFonts w:ascii="Segoe UI" w:hAnsi="Segoe UI" w:cs="Segoe UI"/>
            <w:sz w:val="20"/>
            <w:szCs w:val="20"/>
          </w:rPr>
          <w:t>Fundraising and Engagement</w:t>
        </w:r>
      </w:ins>
      <w:r w:rsidR="003002CC" w:rsidRPr="000E0DCC">
        <w:rPr>
          <w:rFonts w:ascii="Segoe UI" w:hAnsi="Segoe UI" w:cs="Segoe UI"/>
          <w:sz w:val="20"/>
          <w:szCs w:val="20"/>
        </w:rPr>
        <w:t xml:space="preserve"> Dynamics</w:t>
      </w:r>
      <w:r w:rsidR="001C2D25">
        <w:rPr>
          <w:rFonts w:ascii="Segoe UI" w:hAnsi="Segoe UI" w:cs="Segoe UI"/>
          <w:sz w:val="20"/>
          <w:szCs w:val="20"/>
        </w:rPr>
        <w:t xml:space="preserve"> 365</w:t>
      </w:r>
      <w:ins w:id="369" w:author="Author">
        <w:r w:rsidR="62404100" w:rsidRPr="6C850CDD">
          <w:rPr>
            <w:rFonts w:ascii="Segoe UI" w:hAnsi="Segoe UI" w:cs="Segoe UI"/>
            <w:sz w:val="20"/>
            <w:szCs w:val="20"/>
          </w:rPr>
          <w:t xml:space="preserve"> solution</w:t>
        </w:r>
      </w:ins>
      <w:r w:rsidR="02CC51DB" w:rsidRPr="000E0DCC">
        <w:rPr>
          <w:rFonts w:ascii="Segoe UI" w:hAnsi="Segoe UI" w:cs="Segoe UI"/>
          <w:sz w:val="20"/>
          <w:szCs w:val="20"/>
        </w:rPr>
        <w:t>,</w:t>
      </w:r>
      <w:r w:rsidR="003002CC" w:rsidRPr="000E0DCC">
        <w:rPr>
          <w:rFonts w:ascii="Segoe UI" w:hAnsi="Segoe UI" w:cs="Segoe UI"/>
          <w:sz w:val="20"/>
          <w:szCs w:val="20"/>
        </w:rPr>
        <w:t xml:space="preserve"> </w:t>
      </w:r>
      <w:del w:id="370" w:author="Author">
        <w:r w:rsidR="001C2D25">
          <w:rPr>
            <w:rFonts w:ascii="Segoe UI" w:hAnsi="Segoe UI" w:cs="Segoe UI"/>
            <w:sz w:val="20"/>
            <w:szCs w:val="20"/>
          </w:rPr>
          <w:delText>they</w:delText>
        </w:r>
        <w:r w:rsidR="003002CC" w:rsidRPr="000E0DCC">
          <w:rPr>
            <w:rFonts w:ascii="Segoe UI" w:hAnsi="Segoe UI" w:cs="Segoe UI"/>
            <w:sz w:val="20"/>
            <w:szCs w:val="20"/>
          </w:rPr>
          <w:delText xml:space="preserve"> </w:delText>
        </w:r>
        <w:r w:rsidRPr="51B0F5B1" w:rsidDel="35D24C9D">
          <w:rPr>
            <w:rFonts w:ascii="Segoe UI" w:hAnsi="Segoe UI" w:cs="Segoe UI"/>
            <w:sz w:val="20"/>
            <w:szCs w:val="20"/>
          </w:rPr>
          <w:delText>rel</w:delText>
        </w:r>
        <w:r w:rsidRPr="51B0F5B1" w:rsidDel="5C5238AE">
          <w:rPr>
            <w:rFonts w:ascii="Segoe UI" w:hAnsi="Segoe UI" w:cs="Segoe UI"/>
            <w:sz w:val="20"/>
            <w:szCs w:val="20"/>
          </w:rPr>
          <w:delText>y</w:delText>
        </w:r>
        <w:r w:rsidRPr="51B0F5B1" w:rsidDel="35D24C9D">
          <w:rPr>
            <w:rFonts w:ascii="Segoe UI" w:hAnsi="Segoe UI" w:cs="Segoe UI"/>
            <w:sz w:val="20"/>
            <w:szCs w:val="20"/>
          </w:rPr>
          <w:delText xml:space="preserve"> </w:delText>
        </w:r>
      </w:del>
      <w:ins w:id="371" w:author="Author">
        <w:r w:rsidR="7DC562C2" w:rsidRPr="51B0F5B1">
          <w:rPr>
            <w:rFonts w:ascii="Segoe UI" w:hAnsi="Segoe UI" w:cs="Segoe UI"/>
            <w:sz w:val="20"/>
            <w:szCs w:val="20"/>
          </w:rPr>
          <w:t xml:space="preserve">the solution relies </w:t>
        </w:r>
      </w:ins>
      <w:r w:rsidR="35D24C9D" w:rsidRPr="51B0F5B1">
        <w:rPr>
          <w:rFonts w:ascii="Segoe UI" w:hAnsi="Segoe UI" w:cs="Segoe UI"/>
          <w:sz w:val="20"/>
          <w:szCs w:val="20"/>
        </w:rPr>
        <w:t>on</w:t>
      </w:r>
      <w:r w:rsidR="003002CC" w:rsidRPr="000E0DCC">
        <w:rPr>
          <w:rFonts w:ascii="Segoe UI" w:hAnsi="Segoe UI" w:cs="Segoe UI"/>
          <w:sz w:val="20"/>
          <w:szCs w:val="20"/>
        </w:rPr>
        <w:t xml:space="preserve"> </w:t>
      </w:r>
      <w:del w:id="372" w:author="Author">
        <w:r w:rsidR="003002CC" w:rsidRPr="000E0DCC">
          <w:rPr>
            <w:rFonts w:ascii="Segoe UI" w:hAnsi="Segoe UI" w:cs="Segoe UI"/>
            <w:sz w:val="20"/>
            <w:szCs w:val="20"/>
          </w:rPr>
          <w:delText xml:space="preserve">the </w:delText>
        </w:r>
      </w:del>
      <w:ins w:id="373" w:author="Author">
        <w:r w:rsidR="1599FF69" w:rsidRPr="7217E9C9">
          <w:rPr>
            <w:rFonts w:ascii="Segoe UI" w:hAnsi="Segoe UI" w:cs="Segoe UI"/>
            <w:sz w:val="20"/>
            <w:szCs w:val="20"/>
          </w:rPr>
          <w:t xml:space="preserve">an </w:t>
        </w:r>
      </w:ins>
      <w:r w:rsidR="003002CC" w:rsidRPr="000E0DCC">
        <w:rPr>
          <w:rFonts w:ascii="Segoe UI" w:hAnsi="Segoe UI" w:cs="Segoe UI"/>
          <w:sz w:val="20"/>
          <w:szCs w:val="20"/>
        </w:rPr>
        <w:t xml:space="preserve">Azure environment to </w:t>
      </w:r>
      <w:ins w:id="374" w:author="Author">
        <w:r w:rsidR="3919C70A" w:rsidRPr="43A6A5AC">
          <w:rPr>
            <w:rFonts w:ascii="Segoe UI" w:hAnsi="Segoe UI" w:cs="Segoe UI"/>
            <w:sz w:val="20"/>
            <w:szCs w:val="20"/>
          </w:rPr>
          <w:t xml:space="preserve">process, </w:t>
        </w:r>
      </w:ins>
      <w:r w:rsidR="4B4FDD73" w:rsidRPr="43A6A5AC">
        <w:rPr>
          <w:rFonts w:ascii="Segoe UI" w:hAnsi="Segoe UI" w:cs="Segoe UI"/>
          <w:sz w:val="20"/>
          <w:szCs w:val="20"/>
        </w:rPr>
        <w:t>generate</w:t>
      </w:r>
      <w:ins w:id="375" w:author="Author">
        <w:r w:rsidR="5405B80B" w:rsidRPr="43A6A5AC">
          <w:rPr>
            <w:rFonts w:ascii="Segoe UI" w:hAnsi="Segoe UI" w:cs="Segoe UI"/>
            <w:sz w:val="20"/>
            <w:szCs w:val="20"/>
          </w:rPr>
          <w:t xml:space="preserve">, and </w:t>
        </w:r>
        <w:r w:rsidR="5405B80B" w:rsidRPr="56290EA4">
          <w:rPr>
            <w:rFonts w:ascii="Segoe UI" w:hAnsi="Segoe UI" w:cs="Segoe UI"/>
            <w:sz w:val="20"/>
            <w:szCs w:val="20"/>
          </w:rPr>
          <w:t>calculate data on an</w:t>
        </w:r>
      </w:ins>
      <w:del w:id="376" w:author="Author">
        <w:r w:rsidRPr="56290EA4" w:rsidDel="4B4FDD73">
          <w:rPr>
            <w:rFonts w:ascii="Segoe UI" w:hAnsi="Segoe UI" w:cs="Segoe UI"/>
            <w:sz w:val="20"/>
            <w:szCs w:val="20"/>
          </w:rPr>
          <w:delText xml:space="preserve"> </w:delText>
        </w:r>
        <w:r w:rsidR="005551F5" w:rsidRPr="000E0DCC">
          <w:rPr>
            <w:rFonts w:ascii="Segoe UI" w:hAnsi="Segoe UI" w:cs="Segoe UI"/>
            <w:sz w:val="20"/>
            <w:szCs w:val="20"/>
          </w:rPr>
          <w:delText>those values on an</w:delText>
        </w:r>
      </w:del>
      <w:r w:rsidR="005551F5" w:rsidRPr="000E0DCC">
        <w:rPr>
          <w:rFonts w:ascii="Segoe UI" w:hAnsi="Segoe UI" w:cs="Segoe UI"/>
          <w:sz w:val="20"/>
          <w:szCs w:val="20"/>
        </w:rPr>
        <w:t xml:space="preserve"> ongoing basis. </w:t>
      </w:r>
    </w:p>
    <w:p w14:paraId="04A63A92" w14:textId="77777777" w:rsidR="006A108F" w:rsidRPr="000E0DCC" w:rsidRDefault="006A108F" w:rsidP="001647A0">
      <w:pPr>
        <w:spacing w:after="0" w:line="240" w:lineRule="auto"/>
        <w:rPr>
          <w:rFonts w:ascii="Segoe UI" w:hAnsi="Segoe UI" w:cs="Segoe UI"/>
          <w:sz w:val="20"/>
          <w:szCs w:val="20"/>
        </w:rPr>
      </w:pPr>
    </w:p>
    <w:p w14:paraId="7CBF3F6A" w14:textId="2449380C" w:rsidR="00192D32" w:rsidRPr="000E0DCC" w:rsidRDefault="00000AF5" w:rsidP="001647A0">
      <w:pPr>
        <w:spacing w:after="0" w:line="240" w:lineRule="auto"/>
        <w:rPr>
          <w:rFonts w:ascii="Segoe UI" w:hAnsi="Segoe UI" w:cs="Segoe UI"/>
          <w:sz w:val="20"/>
          <w:szCs w:val="20"/>
        </w:rPr>
      </w:pPr>
      <w:r w:rsidRPr="000E0DCC">
        <w:rPr>
          <w:rFonts w:ascii="Segoe UI" w:hAnsi="Segoe UI" w:cs="Segoe UI"/>
          <w:sz w:val="20"/>
          <w:szCs w:val="20"/>
        </w:rPr>
        <w:t xml:space="preserve">To </w:t>
      </w:r>
      <w:r w:rsidR="001C2D25">
        <w:rPr>
          <w:rFonts w:ascii="Segoe UI" w:hAnsi="Segoe UI" w:cs="Segoe UI"/>
          <w:sz w:val="20"/>
          <w:szCs w:val="20"/>
        </w:rPr>
        <w:t>set up</w:t>
      </w:r>
      <w:r w:rsidRPr="000E0DCC">
        <w:rPr>
          <w:rFonts w:ascii="Segoe UI" w:hAnsi="Segoe UI" w:cs="Segoe UI"/>
          <w:sz w:val="20"/>
          <w:szCs w:val="20"/>
        </w:rPr>
        <w:t xml:space="preserve"> an Azure </w:t>
      </w:r>
      <w:r w:rsidR="00842FFA" w:rsidRPr="000E0DCC">
        <w:rPr>
          <w:rFonts w:ascii="Segoe UI" w:hAnsi="Segoe UI" w:cs="Segoe UI"/>
          <w:sz w:val="20"/>
          <w:szCs w:val="20"/>
        </w:rPr>
        <w:t>environment</w:t>
      </w:r>
      <w:r w:rsidRPr="000E0DCC">
        <w:rPr>
          <w:rFonts w:ascii="Segoe UI" w:hAnsi="Segoe UI" w:cs="Segoe UI"/>
          <w:sz w:val="20"/>
          <w:szCs w:val="20"/>
        </w:rPr>
        <w:t xml:space="preserve"> </w:t>
      </w:r>
      <w:r w:rsidR="001C2D25">
        <w:rPr>
          <w:rFonts w:ascii="Segoe UI" w:hAnsi="Segoe UI" w:cs="Segoe UI"/>
          <w:sz w:val="20"/>
          <w:szCs w:val="20"/>
        </w:rPr>
        <w:t>for a</w:t>
      </w:r>
      <w:r w:rsidR="00842FFA" w:rsidRPr="000E0DCC">
        <w:rPr>
          <w:rFonts w:ascii="Segoe UI" w:hAnsi="Segoe UI" w:cs="Segoe UI"/>
          <w:sz w:val="20"/>
          <w:szCs w:val="20"/>
        </w:rPr>
        <w:t xml:space="preserve"> Fundraising and Engagement instance, </w:t>
      </w:r>
      <w:r w:rsidR="00D920B9" w:rsidRPr="000E0DCC">
        <w:rPr>
          <w:rFonts w:ascii="Segoe UI" w:hAnsi="Segoe UI" w:cs="Segoe UI"/>
          <w:sz w:val="20"/>
          <w:szCs w:val="20"/>
        </w:rPr>
        <w:t>an</w:t>
      </w:r>
      <w:r w:rsidR="00842FFA" w:rsidRPr="000E0DCC">
        <w:rPr>
          <w:rFonts w:ascii="Segoe UI" w:hAnsi="Segoe UI" w:cs="Segoe UI"/>
          <w:sz w:val="20"/>
          <w:szCs w:val="20"/>
        </w:rPr>
        <w:t xml:space="preserve"> Azure ARM </w:t>
      </w:r>
      <w:r w:rsidR="506766DD" w:rsidRPr="000E0DCC">
        <w:rPr>
          <w:rFonts w:ascii="Segoe UI" w:hAnsi="Segoe UI" w:cs="Segoe UI"/>
          <w:sz w:val="20"/>
          <w:szCs w:val="20"/>
        </w:rPr>
        <w:t>t</w:t>
      </w:r>
      <w:r w:rsidR="00842FFA" w:rsidRPr="000E0DCC">
        <w:rPr>
          <w:rFonts w:ascii="Segoe UI" w:hAnsi="Segoe UI" w:cs="Segoe UI"/>
          <w:sz w:val="20"/>
          <w:szCs w:val="20"/>
        </w:rPr>
        <w:t xml:space="preserve">emplate has been pre-configured </w:t>
      </w:r>
      <w:r w:rsidR="001C2D25">
        <w:rPr>
          <w:rFonts w:ascii="Segoe UI" w:hAnsi="Segoe UI" w:cs="Segoe UI"/>
          <w:sz w:val="20"/>
          <w:szCs w:val="20"/>
        </w:rPr>
        <w:t>to allow</w:t>
      </w:r>
      <w:r w:rsidR="00842FFA" w:rsidRPr="000E0DCC">
        <w:rPr>
          <w:rFonts w:ascii="Segoe UI" w:hAnsi="Segoe UI" w:cs="Segoe UI"/>
          <w:sz w:val="20"/>
          <w:szCs w:val="20"/>
        </w:rPr>
        <w:t xml:space="preserve"> implementors to </w:t>
      </w:r>
      <w:del w:id="377" w:author="Author">
        <w:r w:rsidR="00842FFA" w:rsidRPr="000E0DCC">
          <w:rPr>
            <w:rFonts w:ascii="Segoe UI" w:hAnsi="Segoe UI" w:cs="Segoe UI"/>
            <w:sz w:val="20"/>
            <w:szCs w:val="20"/>
          </w:rPr>
          <w:delText xml:space="preserve">run the </w:delText>
        </w:r>
        <w:r w:rsidR="00892CA5" w:rsidRPr="000E0DCC">
          <w:rPr>
            <w:rFonts w:ascii="Segoe UI" w:hAnsi="Segoe UI" w:cs="Segoe UI"/>
            <w:sz w:val="20"/>
            <w:szCs w:val="20"/>
          </w:rPr>
          <w:delText>template</w:delText>
        </w:r>
        <w:r w:rsidR="00842FFA" w:rsidRPr="000E0DCC">
          <w:rPr>
            <w:rFonts w:ascii="Segoe UI" w:hAnsi="Segoe UI" w:cs="Segoe UI"/>
            <w:sz w:val="20"/>
            <w:szCs w:val="20"/>
          </w:rPr>
          <w:delText xml:space="preserve"> and</w:delText>
        </w:r>
      </w:del>
      <w:r w:rsidR="00842FFA" w:rsidRPr="000E0DCC">
        <w:rPr>
          <w:rFonts w:ascii="Segoe UI" w:hAnsi="Segoe UI" w:cs="Segoe UI"/>
          <w:sz w:val="20"/>
          <w:szCs w:val="20"/>
        </w:rPr>
        <w:t xml:space="preserve"> provision the required environment with as little intervention as possible</w:t>
      </w:r>
      <w:r w:rsidR="00D920B9" w:rsidRPr="000E0DCC">
        <w:rPr>
          <w:rFonts w:ascii="Segoe UI" w:hAnsi="Segoe UI" w:cs="Segoe UI"/>
          <w:sz w:val="20"/>
          <w:szCs w:val="20"/>
        </w:rPr>
        <w:t>.</w:t>
      </w:r>
    </w:p>
    <w:p w14:paraId="3B99AEAB" w14:textId="77777777" w:rsidR="006A108F" w:rsidRPr="000E0DCC" w:rsidRDefault="006A108F" w:rsidP="001647A0">
      <w:pPr>
        <w:spacing w:after="0" w:line="240" w:lineRule="auto"/>
        <w:rPr>
          <w:rFonts w:ascii="Segoe UI" w:hAnsi="Segoe UI" w:cs="Segoe UI"/>
          <w:sz w:val="20"/>
          <w:szCs w:val="20"/>
        </w:rPr>
      </w:pPr>
    </w:p>
    <w:p w14:paraId="226C5ABC" w14:textId="5C2D2E48" w:rsidR="00D920B9" w:rsidRPr="000E0DCC" w:rsidRDefault="00D920B9" w:rsidP="001647A0">
      <w:pPr>
        <w:spacing w:after="0" w:line="240" w:lineRule="auto"/>
        <w:rPr>
          <w:rFonts w:ascii="Segoe UI" w:hAnsi="Segoe UI" w:cs="Segoe UI"/>
          <w:sz w:val="20"/>
          <w:szCs w:val="20"/>
        </w:rPr>
      </w:pPr>
      <w:r w:rsidRPr="000E0DCC">
        <w:rPr>
          <w:rFonts w:ascii="Segoe UI" w:hAnsi="Segoe UI" w:cs="Segoe UI"/>
          <w:sz w:val="20"/>
          <w:szCs w:val="20"/>
        </w:rPr>
        <w:t xml:space="preserve">This guide walks an implementor through the process of deploying the Azure ARM template and ensuring it is </w:t>
      </w:r>
      <w:ins w:id="378" w:author="Author">
        <w:r w:rsidR="1EE8E932" w:rsidRPr="2240FAF5">
          <w:rPr>
            <w:rFonts w:ascii="Segoe UI" w:hAnsi="Segoe UI" w:cs="Segoe UI"/>
            <w:sz w:val="20"/>
            <w:szCs w:val="20"/>
          </w:rPr>
          <w:t xml:space="preserve">correctly </w:t>
        </w:r>
      </w:ins>
      <w:r w:rsidR="003E5C39" w:rsidRPr="000E0DCC">
        <w:rPr>
          <w:rFonts w:ascii="Segoe UI" w:hAnsi="Segoe UI" w:cs="Segoe UI"/>
          <w:sz w:val="20"/>
          <w:szCs w:val="20"/>
        </w:rPr>
        <w:t>configur</w:t>
      </w:r>
      <w:del w:id="379" w:author="Author">
        <w:r w:rsidR="003E5C39" w:rsidRPr="000E0DCC">
          <w:rPr>
            <w:rFonts w:ascii="Segoe UI" w:hAnsi="Segoe UI" w:cs="Segoe UI"/>
            <w:sz w:val="20"/>
            <w:szCs w:val="20"/>
          </w:rPr>
          <w:delText>ing</w:delText>
        </w:r>
        <w:r w:rsidRPr="000E0DCC">
          <w:rPr>
            <w:rFonts w:ascii="Segoe UI" w:hAnsi="Segoe UI" w:cs="Segoe UI"/>
            <w:sz w:val="20"/>
            <w:szCs w:val="20"/>
          </w:rPr>
          <w:delText xml:space="preserve"> correctly</w:delText>
        </w:r>
      </w:del>
      <w:ins w:id="380" w:author="Author">
        <w:r w:rsidR="0760BA00" w:rsidRPr="2240FAF5">
          <w:rPr>
            <w:rFonts w:ascii="Segoe UI" w:hAnsi="Segoe UI" w:cs="Segoe UI"/>
            <w:sz w:val="20"/>
            <w:szCs w:val="20"/>
          </w:rPr>
          <w:t>ed</w:t>
        </w:r>
      </w:ins>
      <w:r w:rsidRPr="000E0DCC">
        <w:rPr>
          <w:rFonts w:ascii="Segoe UI" w:hAnsi="Segoe UI" w:cs="Segoe UI"/>
          <w:sz w:val="20"/>
          <w:szCs w:val="20"/>
        </w:rPr>
        <w:t xml:space="preserve">. </w:t>
      </w:r>
      <w:r w:rsidR="003E5C39" w:rsidRPr="000E0DCC">
        <w:rPr>
          <w:rFonts w:ascii="Segoe UI" w:hAnsi="Segoe UI" w:cs="Segoe UI"/>
          <w:sz w:val="20"/>
          <w:szCs w:val="20"/>
        </w:rPr>
        <w:t>The process assumes t</w:t>
      </w:r>
      <w:del w:id="381" w:author="Author">
        <w:r w:rsidR="003E5C39" w:rsidRPr="000E0DCC">
          <w:rPr>
            <w:rFonts w:ascii="Segoe UI" w:hAnsi="Segoe UI" w:cs="Segoe UI"/>
            <w:sz w:val="20"/>
            <w:szCs w:val="20"/>
          </w:rPr>
          <w:delText>he prerequisites have been met, ensur</w:delText>
        </w:r>
        <w:r w:rsidR="001C2D25">
          <w:rPr>
            <w:rFonts w:ascii="Segoe UI" w:hAnsi="Segoe UI" w:cs="Segoe UI"/>
            <w:sz w:val="20"/>
            <w:szCs w:val="20"/>
          </w:rPr>
          <w:delText>ing</w:delText>
        </w:r>
      </w:del>
      <w:ins w:id="382" w:author="Author">
        <w:r w:rsidR="0D867AA2" w:rsidRPr="2475E23B">
          <w:rPr>
            <w:rFonts w:ascii="Segoe UI" w:hAnsi="Segoe UI" w:cs="Segoe UI"/>
            <w:sz w:val="20"/>
            <w:szCs w:val="20"/>
          </w:rPr>
          <w:t>that</w:t>
        </w:r>
      </w:ins>
      <w:r w:rsidR="003E5C39" w:rsidRPr="000E0DCC">
        <w:rPr>
          <w:rFonts w:ascii="Segoe UI" w:hAnsi="Segoe UI" w:cs="Segoe UI"/>
          <w:sz w:val="20"/>
          <w:szCs w:val="20"/>
        </w:rPr>
        <w:t xml:space="preserve"> the user deploying the Azure ARM template </w:t>
      </w:r>
      <w:del w:id="383" w:author="Author">
        <w:r w:rsidR="003E5C39" w:rsidRPr="000E0DCC">
          <w:rPr>
            <w:rFonts w:ascii="Segoe UI" w:hAnsi="Segoe UI" w:cs="Segoe UI"/>
            <w:sz w:val="20"/>
            <w:szCs w:val="20"/>
          </w:rPr>
          <w:delText xml:space="preserve">has </w:delText>
        </w:r>
      </w:del>
      <w:r w:rsidR="003E5C39" w:rsidRPr="000E0DCC">
        <w:rPr>
          <w:rFonts w:ascii="Segoe UI" w:hAnsi="Segoe UI" w:cs="Segoe UI"/>
          <w:sz w:val="20"/>
          <w:szCs w:val="20"/>
        </w:rPr>
        <w:t xml:space="preserve">thoroughly </w:t>
      </w:r>
      <w:r w:rsidR="6608F3CB" w:rsidRPr="3CC0DD2B">
        <w:rPr>
          <w:rFonts w:ascii="Segoe UI" w:hAnsi="Segoe UI" w:cs="Segoe UI"/>
          <w:sz w:val="20"/>
          <w:szCs w:val="20"/>
        </w:rPr>
        <w:t>underst</w:t>
      </w:r>
      <w:ins w:id="384" w:author="Author">
        <w:r w:rsidR="40F8B443" w:rsidRPr="3CC0DD2B">
          <w:rPr>
            <w:rFonts w:ascii="Segoe UI" w:hAnsi="Segoe UI" w:cs="Segoe UI"/>
            <w:sz w:val="20"/>
            <w:szCs w:val="20"/>
          </w:rPr>
          <w:t>an</w:t>
        </w:r>
      </w:ins>
      <w:del w:id="385" w:author="Author">
        <w:r w:rsidRPr="3CC0DD2B" w:rsidDel="6608F3CB">
          <w:rPr>
            <w:rFonts w:ascii="Segoe UI" w:hAnsi="Segoe UI" w:cs="Segoe UI"/>
            <w:sz w:val="20"/>
            <w:szCs w:val="20"/>
          </w:rPr>
          <w:delText>oo</w:delText>
        </w:r>
      </w:del>
      <w:r w:rsidR="6608F3CB" w:rsidRPr="3CC0DD2B">
        <w:rPr>
          <w:rFonts w:ascii="Segoe UI" w:hAnsi="Segoe UI" w:cs="Segoe UI"/>
          <w:sz w:val="20"/>
          <w:szCs w:val="20"/>
        </w:rPr>
        <w:t>d</w:t>
      </w:r>
      <w:ins w:id="386" w:author="Author">
        <w:r w:rsidR="04699054" w:rsidRPr="3CC0DD2B">
          <w:rPr>
            <w:rFonts w:ascii="Segoe UI" w:hAnsi="Segoe UI" w:cs="Segoe UI"/>
            <w:sz w:val="20"/>
            <w:szCs w:val="20"/>
          </w:rPr>
          <w:t>s</w:t>
        </w:r>
      </w:ins>
      <w:r w:rsidR="003E5C39" w:rsidRPr="000E0DCC">
        <w:rPr>
          <w:rFonts w:ascii="Segoe UI" w:hAnsi="Segoe UI" w:cs="Segoe UI"/>
          <w:sz w:val="20"/>
          <w:szCs w:val="20"/>
        </w:rPr>
        <w:t xml:space="preserve"> the prerequisites listed </w:t>
      </w:r>
      <w:del w:id="387" w:author="Author">
        <w:r w:rsidR="001C2D25">
          <w:rPr>
            <w:rFonts w:ascii="Segoe UI" w:hAnsi="Segoe UI" w:cs="Segoe UI"/>
            <w:sz w:val="20"/>
            <w:szCs w:val="20"/>
          </w:rPr>
          <w:delText>from</w:delText>
        </w:r>
        <w:r w:rsidR="003E5C39" w:rsidRPr="000E0DCC">
          <w:rPr>
            <w:rFonts w:ascii="Segoe UI" w:hAnsi="Segoe UI" w:cs="Segoe UI"/>
            <w:sz w:val="20"/>
            <w:szCs w:val="20"/>
          </w:rPr>
          <w:delText xml:space="preserve"> </w:delText>
        </w:r>
      </w:del>
      <w:ins w:id="388" w:author="Author">
        <w:r w:rsidR="2D273C71" w:rsidRPr="531A0714">
          <w:rPr>
            <w:rFonts w:ascii="Segoe UI" w:hAnsi="Segoe UI" w:cs="Segoe UI"/>
            <w:sz w:val="20"/>
            <w:szCs w:val="20"/>
          </w:rPr>
          <w:t xml:space="preserve">on </w:t>
        </w:r>
      </w:ins>
      <w:r w:rsidR="003E5C39" w:rsidRPr="000E0DCC">
        <w:rPr>
          <w:rFonts w:ascii="Segoe UI" w:hAnsi="Segoe UI" w:cs="Segoe UI"/>
          <w:sz w:val="20"/>
          <w:szCs w:val="20"/>
        </w:rPr>
        <w:t xml:space="preserve">page 4 prior to </w:t>
      </w:r>
      <w:r w:rsidR="009D21EB" w:rsidRPr="000E0DCC">
        <w:rPr>
          <w:rFonts w:ascii="Segoe UI" w:hAnsi="Segoe UI" w:cs="Segoe UI"/>
          <w:sz w:val="20"/>
          <w:szCs w:val="20"/>
        </w:rPr>
        <w:t>completing</w:t>
      </w:r>
      <w:r w:rsidR="00362985" w:rsidRPr="000E0DCC">
        <w:rPr>
          <w:rFonts w:ascii="Segoe UI" w:hAnsi="Segoe UI" w:cs="Segoe UI"/>
          <w:sz w:val="20"/>
          <w:szCs w:val="20"/>
        </w:rPr>
        <w:t xml:space="preserve"> this process.</w:t>
      </w:r>
    </w:p>
    <w:p w14:paraId="4191BE6B" w14:textId="77777777" w:rsidR="006A108F" w:rsidRPr="000E0DCC" w:rsidRDefault="006A108F" w:rsidP="001647A0">
      <w:pPr>
        <w:spacing w:after="0" w:line="240" w:lineRule="auto"/>
        <w:rPr>
          <w:rFonts w:ascii="Segoe UI" w:hAnsi="Segoe UI" w:cs="Segoe UI"/>
          <w:sz w:val="20"/>
          <w:szCs w:val="20"/>
        </w:rPr>
      </w:pPr>
    </w:p>
    <w:p w14:paraId="15372714" w14:textId="50359F88" w:rsidR="009B75D8" w:rsidRPr="0078410A" w:rsidRDefault="005962AE" w:rsidP="001647A0">
      <w:pPr>
        <w:spacing w:after="0" w:line="240" w:lineRule="auto"/>
        <w:rPr>
          <w:rFonts w:ascii="Segoe UI" w:hAnsi="Segoe UI" w:cs="Segoe UI"/>
          <w:sz w:val="20"/>
          <w:szCs w:val="20"/>
        </w:rPr>
      </w:pPr>
      <w:del w:id="389" w:author="Author">
        <w:r w:rsidRPr="000E0DCC" w:rsidDel="00C17ED2">
          <w:rPr>
            <w:rFonts w:ascii="Segoe UI" w:hAnsi="Segoe UI" w:cs="Segoe UI"/>
            <w:sz w:val="20"/>
            <w:szCs w:val="20"/>
          </w:rPr>
          <w:delText>Th</w:delText>
        </w:r>
        <w:r w:rsidR="00F10BDB" w:rsidRPr="000E0DCC" w:rsidDel="00C17ED2">
          <w:rPr>
            <w:rFonts w:ascii="Segoe UI" w:hAnsi="Segoe UI" w:cs="Segoe UI"/>
            <w:sz w:val="20"/>
            <w:szCs w:val="20"/>
          </w:rPr>
          <w:delText xml:space="preserve">e </w:delText>
        </w:r>
      </w:del>
      <w:ins w:id="390" w:author="Author">
        <w:r w:rsidR="00C17ED2">
          <w:rPr>
            <w:rFonts w:ascii="Segoe UI" w:hAnsi="Segoe UI" w:cs="Segoe UI"/>
            <w:sz w:val="20"/>
            <w:szCs w:val="20"/>
          </w:rPr>
          <w:t>See the</w:t>
        </w:r>
        <w:r w:rsidR="00C17ED2" w:rsidRPr="000E0DCC">
          <w:rPr>
            <w:rFonts w:ascii="Segoe UI" w:hAnsi="Segoe UI" w:cs="Segoe UI"/>
            <w:sz w:val="20"/>
            <w:szCs w:val="20"/>
          </w:rPr>
          <w:t xml:space="preserve"> </w:t>
        </w:r>
      </w:ins>
      <w:r w:rsidR="00F10BDB" w:rsidRPr="000E0DCC">
        <w:rPr>
          <w:rFonts w:ascii="Segoe UI" w:hAnsi="Segoe UI" w:cs="Segoe UI"/>
          <w:sz w:val="20"/>
          <w:szCs w:val="20"/>
        </w:rPr>
        <w:t xml:space="preserve">latest version of the </w:t>
      </w:r>
      <w:ins w:id="391" w:author="Author">
        <w:r w:rsidR="00C17ED2">
          <w:rPr>
            <w:rFonts w:ascii="Segoe UI" w:hAnsi="Segoe UI" w:cs="Segoe UI"/>
            <w:sz w:val="20"/>
            <w:szCs w:val="20"/>
          </w:rPr>
          <w:fldChar w:fldCharType="begin"/>
        </w:r>
        <w:r w:rsidR="00C17ED2">
          <w:rPr>
            <w:rFonts w:ascii="Segoe UI" w:hAnsi="Segoe UI" w:cs="Segoe UI"/>
            <w:sz w:val="20"/>
            <w:szCs w:val="20"/>
          </w:rPr>
          <w:instrText xml:space="preserve"> HYPERLINK "https://aka.ms/FEARMTEMPLATE" </w:instrText>
        </w:r>
        <w:r w:rsidR="00C17ED2">
          <w:rPr>
            <w:rFonts w:ascii="Segoe UI" w:hAnsi="Segoe UI" w:cs="Segoe UI"/>
            <w:sz w:val="20"/>
            <w:szCs w:val="20"/>
          </w:rPr>
          <w:fldChar w:fldCharType="separate"/>
        </w:r>
        <w:r w:rsidR="00F10BDB" w:rsidRPr="00C17ED2">
          <w:rPr>
            <w:rStyle w:val="Hyperlink"/>
            <w:rFonts w:ascii="Segoe UI" w:hAnsi="Segoe UI" w:cs="Segoe UI"/>
            <w:sz w:val="20"/>
            <w:szCs w:val="20"/>
          </w:rPr>
          <w:t>ARM template</w:t>
        </w:r>
        <w:r w:rsidR="00C17ED2">
          <w:rPr>
            <w:rFonts w:ascii="Segoe UI" w:hAnsi="Segoe UI" w:cs="Segoe UI"/>
            <w:sz w:val="20"/>
            <w:szCs w:val="20"/>
          </w:rPr>
          <w:fldChar w:fldCharType="end"/>
        </w:r>
      </w:ins>
      <w:r w:rsidR="00F10BDB" w:rsidRPr="000E0DCC">
        <w:rPr>
          <w:rFonts w:ascii="Segoe UI" w:hAnsi="Segoe UI" w:cs="Segoe UI"/>
          <w:sz w:val="20"/>
          <w:szCs w:val="20"/>
        </w:rPr>
        <w:t xml:space="preserve"> </w:t>
      </w:r>
      <w:ins w:id="392" w:author="Author">
        <w:r w:rsidR="00C17ED2">
          <w:rPr>
            <w:rFonts w:ascii="Segoe UI" w:hAnsi="Segoe UI" w:cs="Segoe UI"/>
            <w:sz w:val="20"/>
            <w:szCs w:val="20"/>
          </w:rPr>
          <w:t xml:space="preserve">and </w:t>
        </w:r>
        <w:r w:rsidR="005D650A">
          <w:rPr>
            <w:rFonts w:ascii="Segoe UI" w:hAnsi="Segoe UI" w:cs="Segoe UI"/>
            <w:sz w:val="20"/>
            <w:szCs w:val="20"/>
          </w:rPr>
          <w:fldChar w:fldCharType="begin"/>
        </w:r>
        <w:r w:rsidR="005D650A">
          <w:rPr>
            <w:rFonts w:ascii="Segoe UI" w:hAnsi="Segoe UI" w:cs="Segoe UI"/>
            <w:sz w:val="20"/>
            <w:szCs w:val="20"/>
          </w:rPr>
          <w:instrText xml:space="preserve"> HYPERLINK "https://aka.ms/FEARMDEPLOYMENTGUIDE" </w:instrText>
        </w:r>
        <w:r w:rsidR="005D650A">
          <w:rPr>
            <w:rFonts w:ascii="Segoe UI" w:hAnsi="Segoe UI" w:cs="Segoe UI"/>
            <w:sz w:val="20"/>
            <w:szCs w:val="20"/>
          </w:rPr>
          <w:fldChar w:fldCharType="separate"/>
        </w:r>
        <w:r w:rsidR="00C17ED2" w:rsidRPr="005D650A">
          <w:rPr>
            <w:rStyle w:val="Hyperlink"/>
            <w:rFonts w:ascii="Segoe UI" w:hAnsi="Segoe UI" w:cs="Segoe UI"/>
            <w:sz w:val="20"/>
            <w:szCs w:val="20"/>
          </w:rPr>
          <w:t>ARM template documentation</w:t>
        </w:r>
        <w:r w:rsidR="005D650A">
          <w:rPr>
            <w:rFonts w:ascii="Segoe UI" w:hAnsi="Segoe UI" w:cs="Segoe UI"/>
            <w:sz w:val="20"/>
            <w:szCs w:val="20"/>
          </w:rPr>
          <w:fldChar w:fldCharType="end"/>
        </w:r>
      </w:ins>
      <w:del w:id="393" w:author="Author">
        <w:r w:rsidR="00F10BDB" w:rsidRPr="000E0DCC" w:rsidDel="005D650A">
          <w:rPr>
            <w:rFonts w:ascii="Segoe UI" w:hAnsi="Segoe UI" w:cs="Segoe UI"/>
            <w:sz w:val="20"/>
            <w:szCs w:val="20"/>
          </w:rPr>
          <w:delText xml:space="preserve">can be </w:delText>
        </w:r>
        <w:r w:rsidR="001C2D25" w:rsidDel="005D650A">
          <w:rPr>
            <w:rFonts w:ascii="Segoe UI" w:hAnsi="Segoe UI" w:cs="Segoe UI"/>
            <w:sz w:val="20"/>
            <w:szCs w:val="20"/>
          </w:rPr>
          <w:delText>found</w:delText>
        </w:r>
        <w:r w:rsidR="00F10BDB" w:rsidRPr="000E0DCC" w:rsidDel="005D650A">
          <w:rPr>
            <w:rFonts w:ascii="Segoe UI" w:hAnsi="Segoe UI" w:cs="Segoe UI"/>
            <w:sz w:val="20"/>
            <w:szCs w:val="20"/>
          </w:rPr>
          <w:delText xml:space="preserve"> </w:delText>
        </w:r>
        <w:r w:rsidR="005C7E82" w:rsidDel="005D650A">
          <w:fldChar w:fldCharType="begin"/>
        </w:r>
        <w:r w:rsidR="005C7E82" w:rsidDel="005D650A">
          <w:delInstrText xml:space="preserve"> HYPERLINK "https://Aka.ms/FEARMTEMPLATE" </w:delInstrText>
        </w:r>
        <w:r w:rsidR="005C7E82" w:rsidDel="005D650A">
          <w:fldChar w:fldCharType="separate"/>
        </w:r>
        <w:r w:rsidR="00F10BDB" w:rsidRPr="000E0DCC" w:rsidDel="005D650A">
          <w:rPr>
            <w:rStyle w:val="Hyperlink"/>
            <w:rFonts w:ascii="Segoe UI" w:hAnsi="Segoe UI" w:cs="Segoe UI"/>
            <w:sz w:val="20"/>
            <w:szCs w:val="20"/>
          </w:rPr>
          <w:delText>here</w:delText>
        </w:r>
        <w:r w:rsidR="005C7E82" w:rsidDel="005D650A">
          <w:rPr>
            <w:rStyle w:val="Hyperlink"/>
            <w:rFonts w:ascii="Segoe UI" w:hAnsi="Segoe UI" w:cs="Segoe UI"/>
            <w:sz w:val="20"/>
            <w:szCs w:val="20"/>
          </w:rPr>
          <w:fldChar w:fldCharType="end"/>
        </w:r>
        <w:r w:rsidR="00A24CEF" w:rsidRPr="000E0DCC" w:rsidDel="005D650A">
          <w:rPr>
            <w:rFonts w:ascii="Segoe UI" w:hAnsi="Segoe UI" w:cs="Segoe UI"/>
            <w:sz w:val="20"/>
            <w:szCs w:val="20"/>
          </w:rPr>
          <w:delText>.</w:delText>
        </w:r>
        <w:r w:rsidR="00F10BDB" w:rsidRPr="000E0DCC" w:rsidDel="005D650A">
          <w:rPr>
            <w:rFonts w:ascii="Segoe UI" w:hAnsi="Segoe UI" w:cs="Segoe UI"/>
            <w:sz w:val="20"/>
            <w:szCs w:val="20"/>
          </w:rPr>
          <w:delText xml:space="preserve"> </w:delText>
        </w:r>
        <w:r w:rsidR="002C744A" w:rsidRPr="000E0DCC" w:rsidDel="005D650A">
          <w:rPr>
            <w:rFonts w:ascii="Segoe UI" w:hAnsi="Segoe UI" w:cs="Segoe UI"/>
            <w:sz w:val="20"/>
            <w:szCs w:val="20"/>
          </w:rPr>
          <w:delText xml:space="preserve">The latest version of the ARM template documentation can </w:delText>
        </w:r>
        <w:r w:rsidR="000E0DCC" w:rsidRPr="000E0DCC" w:rsidDel="005D650A">
          <w:rPr>
            <w:rFonts w:ascii="Segoe UI" w:hAnsi="Segoe UI" w:cs="Segoe UI"/>
            <w:sz w:val="20"/>
            <w:szCs w:val="20"/>
          </w:rPr>
          <w:delText xml:space="preserve">be </w:delText>
        </w:r>
        <w:r w:rsidR="001C2D25" w:rsidDel="005D650A">
          <w:rPr>
            <w:rFonts w:ascii="Segoe UI" w:hAnsi="Segoe UI" w:cs="Segoe UI"/>
            <w:sz w:val="20"/>
            <w:szCs w:val="20"/>
          </w:rPr>
          <w:delText>found</w:delText>
        </w:r>
        <w:r w:rsidR="002C744A" w:rsidRPr="000E0DCC" w:rsidDel="005D650A">
          <w:rPr>
            <w:rFonts w:ascii="Segoe UI" w:hAnsi="Segoe UI" w:cs="Segoe UI"/>
            <w:sz w:val="20"/>
            <w:szCs w:val="20"/>
          </w:rPr>
          <w:delText xml:space="preserve"> </w:delText>
        </w:r>
        <w:r w:rsidR="005C7E82" w:rsidDel="005D650A">
          <w:fldChar w:fldCharType="begin"/>
        </w:r>
        <w:r w:rsidR="005C7E82" w:rsidDel="005D650A">
          <w:delInstrText xml:space="preserve"> HYPERLINK "https://aka.ms/FEARMDEPLOYMENTGUIDE" </w:delInstrText>
        </w:r>
        <w:r w:rsidR="005C7E82" w:rsidDel="005D650A">
          <w:fldChar w:fldCharType="separate"/>
        </w:r>
        <w:r w:rsidR="002C744A" w:rsidRPr="001E1610" w:rsidDel="005D650A">
          <w:rPr>
            <w:rStyle w:val="Hyperlink"/>
            <w:rFonts w:ascii="Segoe UI" w:hAnsi="Segoe UI" w:cs="Segoe UI"/>
            <w:sz w:val="20"/>
            <w:szCs w:val="20"/>
          </w:rPr>
          <w:delText>here</w:delText>
        </w:r>
        <w:r w:rsidR="005C7E82" w:rsidDel="005D650A">
          <w:rPr>
            <w:rStyle w:val="Hyperlink"/>
            <w:rFonts w:ascii="Segoe UI" w:hAnsi="Segoe UI" w:cs="Segoe UI"/>
            <w:sz w:val="20"/>
            <w:szCs w:val="20"/>
          </w:rPr>
          <w:fldChar w:fldCharType="end"/>
        </w:r>
      </w:del>
      <w:r w:rsidR="002C744A" w:rsidRPr="000E0DCC">
        <w:rPr>
          <w:rFonts w:ascii="Segoe UI" w:hAnsi="Segoe UI" w:cs="Segoe UI"/>
          <w:sz w:val="20"/>
          <w:szCs w:val="20"/>
        </w:rPr>
        <w:t xml:space="preserve">. </w:t>
      </w:r>
    </w:p>
    <w:p w14:paraId="485740C8" w14:textId="77777777" w:rsidR="00BA54E8" w:rsidRDefault="00BA54E8">
      <w:pPr>
        <w:rPr>
          <w:rFonts w:asciiTheme="majorHAnsi" w:eastAsiaTheme="majorEastAsia" w:hAnsiTheme="majorHAnsi" w:cstheme="majorBidi"/>
          <w:b/>
          <w:color w:val="2F5496" w:themeColor="accent1" w:themeShade="BF"/>
          <w:sz w:val="32"/>
          <w:szCs w:val="32"/>
        </w:rPr>
      </w:pPr>
      <w:r>
        <w:br w:type="page"/>
      </w:r>
    </w:p>
    <w:p w14:paraId="65F30D3C" w14:textId="150A5478" w:rsidR="00C40AB9" w:rsidRPr="0078410A" w:rsidRDefault="007D0463" w:rsidP="0078410A">
      <w:pPr>
        <w:pStyle w:val="Heading1"/>
      </w:pPr>
      <w:bookmarkStart w:id="394" w:name="_Toc52813246"/>
      <w:r w:rsidRPr="0078410A">
        <w:t xml:space="preserve">Getting </w:t>
      </w:r>
      <w:r w:rsidR="00E97512" w:rsidRPr="0078410A">
        <w:t>Started</w:t>
      </w:r>
      <w:bookmarkEnd w:id="394"/>
    </w:p>
    <w:p w14:paraId="4409D483" w14:textId="08F51BBA" w:rsidR="00753B9C" w:rsidRDefault="001C2D25" w:rsidP="001647A0">
      <w:pPr>
        <w:spacing w:after="0" w:line="240" w:lineRule="auto"/>
        <w:rPr>
          <w:rFonts w:ascii="Segoe UI" w:hAnsi="Segoe UI" w:cs="Segoe UI"/>
          <w:sz w:val="20"/>
          <w:szCs w:val="20"/>
        </w:rPr>
      </w:pPr>
      <w:r>
        <w:rPr>
          <w:rFonts w:ascii="Segoe UI" w:hAnsi="Segoe UI" w:cs="Segoe UI"/>
          <w:sz w:val="20"/>
          <w:szCs w:val="20"/>
        </w:rPr>
        <w:t>This guide is intended to help implementors navigate the</w:t>
      </w:r>
      <w:r w:rsidR="00753B9C" w:rsidRPr="000E0DCC">
        <w:rPr>
          <w:rFonts w:ascii="Segoe UI" w:hAnsi="Segoe UI" w:cs="Segoe UI"/>
          <w:sz w:val="20"/>
          <w:szCs w:val="20"/>
        </w:rPr>
        <w:t xml:space="preserve"> initial setup of </w:t>
      </w:r>
      <w:r w:rsidR="001F244C" w:rsidRPr="000E0DCC">
        <w:rPr>
          <w:rFonts w:ascii="Segoe UI" w:hAnsi="Segoe UI" w:cs="Segoe UI"/>
          <w:sz w:val="20"/>
          <w:szCs w:val="20"/>
        </w:rPr>
        <w:t>a new</w:t>
      </w:r>
      <w:r w:rsidR="00391F04" w:rsidRPr="000E0DCC">
        <w:rPr>
          <w:rFonts w:ascii="Segoe UI" w:hAnsi="Segoe UI" w:cs="Segoe UI"/>
          <w:sz w:val="20"/>
          <w:szCs w:val="20"/>
        </w:rPr>
        <w:t xml:space="preserve"> </w:t>
      </w:r>
      <w:r w:rsidR="717B91A6" w:rsidRPr="000E0DCC">
        <w:rPr>
          <w:rFonts w:ascii="Segoe UI" w:hAnsi="Segoe UI" w:cs="Segoe UI"/>
          <w:sz w:val="20"/>
          <w:szCs w:val="20"/>
        </w:rPr>
        <w:t>A</w:t>
      </w:r>
      <w:r w:rsidR="00391F04" w:rsidRPr="000E0DCC">
        <w:rPr>
          <w:rFonts w:ascii="Segoe UI" w:hAnsi="Segoe UI" w:cs="Segoe UI"/>
          <w:sz w:val="20"/>
          <w:szCs w:val="20"/>
        </w:rPr>
        <w:t xml:space="preserve">zure </w:t>
      </w:r>
      <w:r w:rsidR="00A432A7" w:rsidRPr="000E0DCC">
        <w:rPr>
          <w:rFonts w:ascii="Segoe UI" w:hAnsi="Segoe UI" w:cs="Segoe UI"/>
          <w:sz w:val="20"/>
          <w:szCs w:val="20"/>
        </w:rPr>
        <w:t>environment</w:t>
      </w:r>
      <w:r w:rsidR="00391F04" w:rsidRPr="000E0DCC">
        <w:rPr>
          <w:rFonts w:ascii="Segoe UI" w:hAnsi="Segoe UI" w:cs="Segoe UI"/>
          <w:sz w:val="20"/>
          <w:szCs w:val="20"/>
        </w:rPr>
        <w:t xml:space="preserve"> that is supporting </w:t>
      </w:r>
      <w:r w:rsidR="00A432A7" w:rsidRPr="000E0DCC">
        <w:rPr>
          <w:rFonts w:ascii="Segoe UI" w:hAnsi="Segoe UI" w:cs="Segoe UI"/>
          <w:sz w:val="20"/>
          <w:szCs w:val="20"/>
        </w:rPr>
        <w:t>a</w:t>
      </w:r>
      <w:r w:rsidR="00391F04" w:rsidRPr="000E0DCC">
        <w:rPr>
          <w:rFonts w:ascii="Segoe UI" w:hAnsi="Segoe UI" w:cs="Segoe UI"/>
          <w:sz w:val="20"/>
          <w:szCs w:val="20"/>
        </w:rPr>
        <w:t xml:space="preserve"> new instance of Dynamics 365 </w:t>
      </w:r>
      <w:r w:rsidR="6E5985FF" w:rsidRPr="000E0DCC">
        <w:rPr>
          <w:rFonts w:ascii="Segoe UI" w:hAnsi="Segoe UI" w:cs="Segoe UI"/>
          <w:sz w:val="20"/>
          <w:szCs w:val="20"/>
        </w:rPr>
        <w:t>Customer Engagement</w:t>
      </w:r>
      <w:r w:rsidR="62F83D58" w:rsidRPr="000E0DCC">
        <w:rPr>
          <w:rFonts w:ascii="Segoe UI" w:hAnsi="Segoe UI" w:cs="Segoe UI"/>
          <w:sz w:val="20"/>
          <w:szCs w:val="20"/>
        </w:rPr>
        <w:t xml:space="preserve"> which</w:t>
      </w:r>
      <w:r w:rsidR="00391F04" w:rsidRPr="000E0DCC">
        <w:rPr>
          <w:rFonts w:ascii="Segoe UI" w:hAnsi="Segoe UI" w:cs="Segoe UI"/>
          <w:sz w:val="20"/>
          <w:szCs w:val="20"/>
        </w:rPr>
        <w:t xml:space="preserve"> has already installed and configured the </w:t>
      </w:r>
      <w:r w:rsidR="7BAB3B00" w:rsidRPr="000E0DCC">
        <w:rPr>
          <w:rFonts w:ascii="Segoe UI" w:hAnsi="Segoe UI" w:cs="Segoe UI"/>
          <w:sz w:val="20"/>
          <w:szCs w:val="20"/>
        </w:rPr>
        <w:t xml:space="preserve">Fundraising and Engagement </w:t>
      </w:r>
      <w:del w:id="395" w:author="Author">
        <w:r w:rsidR="7BAB3B00" w:rsidRPr="000E0DCC" w:rsidDel="009F0EFF">
          <w:rPr>
            <w:rFonts w:ascii="Segoe UI" w:hAnsi="Segoe UI" w:cs="Segoe UI"/>
            <w:sz w:val="20"/>
            <w:szCs w:val="20"/>
          </w:rPr>
          <w:delText xml:space="preserve">for Microsoft Dynamics 365 Sales </w:delText>
        </w:r>
      </w:del>
      <w:r w:rsidR="00A76C43" w:rsidRPr="000E0DCC">
        <w:rPr>
          <w:rFonts w:ascii="Segoe UI" w:hAnsi="Segoe UI" w:cs="Segoe UI"/>
          <w:sz w:val="20"/>
          <w:szCs w:val="20"/>
        </w:rPr>
        <w:t>managed solution</w:t>
      </w:r>
      <w:r w:rsidR="00753B9C" w:rsidRPr="000E0DCC">
        <w:rPr>
          <w:rFonts w:ascii="Segoe UI" w:hAnsi="Segoe UI" w:cs="Segoe UI"/>
          <w:sz w:val="20"/>
          <w:szCs w:val="20"/>
        </w:rPr>
        <w:t xml:space="preserve">. Take a moment to review </w:t>
      </w:r>
      <w:r w:rsidR="00A432A7" w:rsidRPr="000E0DCC">
        <w:rPr>
          <w:rFonts w:ascii="Segoe UI" w:hAnsi="Segoe UI" w:cs="Segoe UI"/>
          <w:sz w:val="20"/>
          <w:szCs w:val="20"/>
        </w:rPr>
        <w:t>the requirements</w:t>
      </w:r>
      <w:r w:rsidR="00753B9C" w:rsidRPr="000E0DCC">
        <w:rPr>
          <w:rFonts w:ascii="Segoe UI" w:hAnsi="Segoe UI" w:cs="Segoe UI"/>
          <w:sz w:val="20"/>
          <w:szCs w:val="20"/>
        </w:rPr>
        <w:t xml:space="preserve"> prior to moving ahead</w:t>
      </w:r>
      <w:ins w:id="396" w:author="Author">
        <w:r w:rsidR="009F0EFF">
          <w:rPr>
            <w:rFonts w:ascii="Segoe UI" w:hAnsi="Segoe UI" w:cs="Segoe UI"/>
            <w:sz w:val="20"/>
            <w:szCs w:val="20"/>
          </w:rPr>
          <w:t>.</w:t>
        </w:r>
      </w:ins>
      <w:del w:id="397" w:author="Author">
        <w:r w:rsidR="5B88FBA0" w:rsidRPr="000E0DCC" w:rsidDel="009F0EFF">
          <w:rPr>
            <w:rFonts w:ascii="Segoe UI" w:hAnsi="Segoe UI" w:cs="Segoe UI"/>
            <w:sz w:val="20"/>
            <w:szCs w:val="20"/>
          </w:rPr>
          <w:delText>;</w:delText>
        </w:r>
      </w:del>
      <w:r w:rsidR="5B88FBA0" w:rsidRPr="000E0DCC">
        <w:rPr>
          <w:rFonts w:ascii="Segoe UI" w:hAnsi="Segoe UI" w:cs="Segoe UI"/>
          <w:sz w:val="20"/>
          <w:szCs w:val="20"/>
        </w:rPr>
        <w:t xml:space="preserve"> </w:t>
      </w:r>
      <w:ins w:id="398" w:author="Author">
        <w:r w:rsidR="009F0EFF">
          <w:rPr>
            <w:rFonts w:ascii="Segoe UI" w:hAnsi="Segoe UI" w:cs="Segoe UI"/>
            <w:sz w:val="20"/>
            <w:szCs w:val="20"/>
          </w:rPr>
          <w:t>T</w:t>
        </w:r>
      </w:ins>
      <w:del w:id="399" w:author="Author">
        <w:r w:rsidR="00F944CB" w:rsidRPr="000E0DCC" w:rsidDel="009F0EFF">
          <w:rPr>
            <w:rFonts w:ascii="Segoe UI" w:hAnsi="Segoe UI" w:cs="Segoe UI"/>
            <w:sz w:val="20"/>
            <w:szCs w:val="20"/>
          </w:rPr>
          <w:delText>t</w:delText>
        </w:r>
      </w:del>
      <w:r w:rsidR="00F944CB" w:rsidRPr="000E0DCC">
        <w:rPr>
          <w:rFonts w:ascii="Segoe UI" w:hAnsi="Segoe UI" w:cs="Segoe UI"/>
          <w:sz w:val="20"/>
          <w:szCs w:val="20"/>
        </w:rPr>
        <w:t xml:space="preserve">he process </w:t>
      </w:r>
      <w:r w:rsidR="00E97723" w:rsidRPr="000E0DCC">
        <w:rPr>
          <w:rFonts w:ascii="Segoe UI" w:hAnsi="Segoe UI" w:cs="Segoe UI"/>
          <w:sz w:val="20"/>
          <w:szCs w:val="20"/>
        </w:rPr>
        <w:t xml:space="preserve">requires that the user take note of </w:t>
      </w:r>
      <w:commentRangeStart w:id="400"/>
      <w:r w:rsidR="00E97723" w:rsidRPr="000E0DCC">
        <w:rPr>
          <w:rFonts w:ascii="Segoe UI" w:hAnsi="Segoe UI" w:cs="Segoe UI"/>
          <w:sz w:val="20"/>
          <w:szCs w:val="20"/>
        </w:rPr>
        <w:t>the results</w:t>
      </w:r>
      <w:commentRangeEnd w:id="400"/>
      <w:r>
        <w:rPr>
          <w:rStyle w:val="CommentReference"/>
        </w:rPr>
        <w:commentReference w:id="400"/>
      </w:r>
      <w:r w:rsidR="00E97723" w:rsidRPr="000E0DCC">
        <w:rPr>
          <w:rFonts w:ascii="Segoe UI" w:hAnsi="Segoe UI" w:cs="Segoe UI"/>
          <w:sz w:val="20"/>
          <w:szCs w:val="20"/>
        </w:rPr>
        <w:t xml:space="preserve"> of the </w:t>
      </w:r>
      <w:r w:rsidR="00F20BD7" w:rsidRPr="000E0DCC">
        <w:rPr>
          <w:rFonts w:ascii="Segoe UI" w:hAnsi="Segoe UI" w:cs="Segoe UI"/>
          <w:sz w:val="20"/>
          <w:szCs w:val="20"/>
        </w:rPr>
        <w:t xml:space="preserve">creation of the Azure environment as they are needed to complete the setup process. </w:t>
      </w:r>
    </w:p>
    <w:p w14:paraId="706C5335" w14:textId="77777777" w:rsidR="000E0DCC" w:rsidRPr="000E0DCC" w:rsidRDefault="000E0DCC" w:rsidP="001647A0">
      <w:pPr>
        <w:spacing w:after="0" w:line="240" w:lineRule="auto"/>
        <w:rPr>
          <w:rFonts w:ascii="Segoe UI" w:hAnsi="Segoe UI" w:cs="Segoe UI"/>
          <w:sz w:val="20"/>
          <w:szCs w:val="20"/>
        </w:rPr>
      </w:pPr>
    </w:p>
    <w:p w14:paraId="07555AC9" w14:textId="7BD8FC31" w:rsidR="000C22AB" w:rsidRPr="0078410A" w:rsidRDefault="000C22AB" w:rsidP="0078410A">
      <w:pPr>
        <w:pStyle w:val="Heading2"/>
      </w:pPr>
      <w:bookmarkStart w:id="401" w:name="_Toc52813247"/>
      <w:r w:rsidRPr="0078410A">
        <w:t>Intended Audience</w:t>
      </w:r>
      <w:bookmarkEnd w:id="401"/>
      <w:r w:rsidRPr="0078410A">
        <w:t xml:space="preserve"> </w:t>
      </w:r>
    </w:p>
    <w:p w14:paraId="67339AF9" w14:textId="004132B7" w:rsidR="000E0DCC" w:rsidRPr="000E0DCC" w:rsidRDefault="00146AE7" w:rsidP="001647A0">
      <w:pPr>
        <w:spacing w:after="0" w:line="240" w:lineRule="auto"/>
        <w:rPr>
          <w:sz w:val="20"/>
          <w:szCs w:val="20"/>
        </w:rPr>
      </w:pPr>
      <w:r w:rsidRPr="000E0DCC">
        <w:rPr>
          <w:sz w:val="20"/>
          <w:szCs w:val="20"/>
        </w:rPr>
        <w:t xml:space="preserve">This guide assumes </w:t>
      </w:r>
      <w:r w:rsidR="004176AD" w:rsidRPr="000E0DCC">
        <w:rPr>
          <w:sz w:val="20"/>
          <w:szCs w:val="20"/>
        </w:rPr>
        <w:t xml:space="preserve">the user implementing the Fundraising and Engagement </w:t>
      </w:r>
      <w:r w:rsidR="00B346A1" w:rsidRPr="000E0DCC">
        <w:rPr>
          <w:sz w:val="20"/>
          <w:szCs w:val="20"/>
        </w:rPr>
        <w:t>Azure environment has a solid understanding of Azure, Web Applications</w:t>
      </w:r>
      <w:r w:rsidR="00EA20A9">
        <w:rPr>
          <w:sz w:val="20"/>
          <w:szCs w:val="20"/>
        </w:rPr>
        <w:t>,</w:t>
      </w:r>
      <w:r w:rsidR="00B346A1" w:rsidRPr="000E0DCC">
        <w:rPr>
          <w:sz w:val="20"/>
          <w:szCs w:val="20"/>
        </w:rPr>
        <w:t xml:space="preserve"> and </w:t>
      </w:r>
      <w:del w:id="402" w:author="Author">
        <w:r w:rsidR="00B346A1" w:rsidRPr="000E0DCC">
          <w:rPr>
            <w:sz w:val="20"/>
            <w:szCs w:val="20"/>
          </w:rPr>
          <w:delText xml:space="preserve">at a minimum </w:delText>
        </w:r>
      </w:del>
      <w:r w:rsidR="00B346A1" w:rsidRPr="000E0DCC">
        <w:rPr>
          <w:sz w:val="20"/>
          <w:szCs w:val="20"/>
        </w:rPr>
        <w:t xml:space="preserve">has completed </w:t>
      </w:r>
      <w:r w:rsidR="00E33CA9" w:rsidRPr="000E0DCC">
        <w:rPr>
          <w:sz w:val="20"/>
          <w:szCs w:val="20"/>
        </w:rPr>
        <w:t xml:space="preserve">AZ-900 or </w:t>
      </w:r>
      <w:r w:rsidR="00FA261F" w:rsidRPr="000E0DCC">
        <w:rPr>
          <w:sz w:val="20"/>
          <w:szCs w:val="20"/>
        </w:rPr>
        <w:t>comparable accreditation</w:t>
      </w:r>
      <w:ins w:id="403" w:author="Author">
        <w:r w:rsidR="6585A972" w:rsidRPr="46DAA7D5">
          <w:rPr>
            <w:sz w:val="20"/>
            <w:szCs w:val="20"/>
          </w:rPr>
          <w:t xml:space="preserve"> at a minimum</w:t>
        </w:r>
      </w:ins>
      <w:r w:rsidR="00FA261F" w:rsidRPr="000E0DCC">
        <w:rPr>
          <w:sz w:val="20"/>
          <w:szCs w:val="20"/>
        </w:rPr>
        <w:t>.</w:t>
      </w:r>
    </w:p>
    <w:p w14:paraId="677825F7" w14:textId="03BC3B17" w:rsidR="000C22AB" w:rsidRDefault="00FA261F" w:rsidP="001647A0">
      <w:pPr>
        <w:spacing w:after="0" w:line="240" w:lineRule="auto"/>
        <w:rPr>
          <w:rFonts w:ascii="Segoe UI" w:hAnsi="Segoe UI" w:cs="Segoe UI"/>
        </w:rPr>
      </w:pPr>
      <w:r>
        <w:t xml:space="preserve"> </w:t>
      </w:r>
    </w:p>
    <w:p w14:paraId="6133FF53" w14:textId="77777777" w:rsidR="00C03ED1" w:rsidRPr="00DE0113" w:rsidRDefault="00C03ED1" w:rsidP="00DE0113">
      <w:pPr>
        <w:pStyle w:val="Heading2"/>
      </w:pPr>
      <w:bookmarkStart w:id="404" w:name="_Toc52813248"/>
      <w:r w:rsidRPr="00DE0113">
        <w:t>Prerequisites</w:t>
      </w:r>
      <w:bookmarkEnd w:id="404"/>
      <w:r w:rsidRPr="00DE0113">
        <w:t xml:space="preserve"> </w:t>
      </w:r>
    </w:p>
    <w:p w14:paraId="22D6F277" w14:textId="3BBF0D62" w:rsidR="00C03ED1" w:rsidRPr="0078410A" w:rsidRDefault="00F20BD7" w:rsidP="001647A0">
      <w:pPr>
        <w:spacing w:after="0" w:line="240" w:lineRule="auto"/>
        <w:rPr>
          <w:sz w:val="20"/>
          <w:szCs w:val="20"/>
        </w:rPr>
      </w:pPr>
      <w:r w:rsidRPr="0078410A">
        <w:rPr>
          <w:sz w:val="20"/>
          <w:szCs w:val="20"/>
        </w:rPr>
        <w:t xml:space="preserve">The following prerequisites are required </w:t>
      </w:r>
      <w:r w:rsidR="00EA20A9" w:rsidRPr="0078410A">
        <w:rPr>
          <w:sz w:val="20"/>
          <w:szCs w:val="20"/>
        </w:rPr>
        <w:t>to</w:t>
      </w:r>
      <w:r w:rsidRPr="0078410A">
        <w:rPr>
          <w:sz w:val="20"/>
          <w:szCs w:val="20"/>
        </w:rPr>
        <w:t xml:space="preserve"> deploy the templ</w:t>
      </w:r>
      <w:r w:rsidR="58D25D3F" w:rsidRPr="0078410A">
        <w:rPr>
          <w:sz w:val="20"/>
          <w:szCs w:val="20"/>
        </w:rPr>
        <w:t xml:space="preserve">ate </w:t>
      </w:r>
      <w:r w:rsidRPr="0078410A">
        <w:rPr>
          <w:sz w:val="20"/>
          <w:szCs w:val="20"/>
        </w:rPr>
        <w:t>and create the Azure components</w:t>
      </w:r>
      <w:r w:rsidR="00662F46">
        <w:rPr>
          <w:sz w:val="20"/>
          <w:szCs w:val="20"/>
        </w:rPr>
        <w:t>.</w:t>
      </w:r>
    </w:p>
    <w:p w14:paraId="78AE9425" w14:textId="77777777" w:rsidR="000E0DCC" w:rsidRPr="0078410A" w:rsidRDefault="000E0DCC" w:rsidP="001647A0">
      <w:pPr>
        <w:spacing w:after="0" w:line="240" w:lineRule="auto"/>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F20BD7" w:rsidRPr="0078410A" w14:paraId="166679A9" w14:textId="77777777" w:rsidTr="791C1057">
        <w:tc>
          <w:tcPr>
            <w:tcW w:w="9350" w:type="dxa"/>
            <w:shd w:val="clear" w:color="auto" w:fill="F2F2F2" w:themeFill="background1" w:themeFillShade="F2"/>
          </w:tcPr>
          <w:p w14:paraId="46B12F0A" w14:textId="53CD958B" w:rsidR="00F20BD7" w:rsidRPr="0078410A" w:rsidRDefault="42AB1E93" w:rsidP="001647A0">
            <w:pPr>
              <w:rPr>
                <w:sz w:val="20"/>
                <w:szCs w:val="20"/>
              </w:rPr>
            </w:pPr>
            <w:r w:rsidRPr="0078410A">
              <w:rPr>
                <w:sz w:val="20"/>
                <w:szCs w:val="20"/>
              </w:rPr>
              <w:t>Note</w:t>
            </w:r>
            <w:r w:rsidR="1010C301" w:rsidRPr="0078410A">
              <w:rPr>
                <w:sz w:val="20"/>
                <w:szCs w:val="20"/>
              </w:rPr>
              <w:t xml:space="preserve">: </w:t>
            </w:r>
            <w:r w:rsidR="00EA20A9">
              <w:rPr>
                <w:sz w:val="20"/>
                <w:szCs w:val="20"/>
              </w:rPr>
              <w:t>T</w:t>
            </w:r>
            <w:r w:rsidR="6871A2F8" w:rsidRPr="0078410A">
              <w:rPr>
                <w:sz w:val="20"/>
                <w:szCs w:val="20"/>
              </w:rPr>
              <w:t>he ARM template is not capable of rolling back components</w:t>
            </w:r>
            <w:r w:rsidR="00EA20A9">
              <w:rPr>
                <w:sz w:val="20"/>
                <w:szCs w:val="20"/>
              </w:rPr>
              <w:t>. T</w:t>
            </w:r>
            <w:r w:rsidR="6871A2F8" w:rsidRPr="0078410A">
              <w:rPr>
                <w:sz w:val="20"/>
                <w:szCs w:val="20"/>
              </w:rPr>
              <w:t xml:space="preserve">his means if the ARM template fails as a result of the following </w:t>
            </w:r>
            <w:r w:rsidR="0D329F89" w:rsidRPr="0078410A">
              <w:rPr>
                <w:sz w:val="20"/>
                <w:szCs w:val="20"/>
              </w:rPr>
              <w:t>prerequisites</w:t>
            </w:r>
            <w:r w:rsidR="6871A2F8" w:rsidRPr="0078410A">
              <w:rPr>
                <w:sz w:val="20"/>
                <w:szCs w:val="20"/>
              </w:rPr>
              <w:t xml:space="preserve"> not being met</w:t>
            </w:r>
            <w:r w:rsidR="56282698" w:rsidRPr="0078410A">
              <w:rPr>
                <w:sz w:val="20"/>
                <w:szCs w:val="20"/>
              </w:rPr>
              <w:t>,</w:t>
            </w:r>
            <w:r w:rsidR="6871A2F8" w:rsidRPr="0078410A">
              <w:rPr>
                <w:sz w:val="20"/>
                <w:szCs w:val="20"/>
              </w:rPr>
              <w:t xml:space="preserve"> the user implementing the template must manually remove the created components </w:t>
            </w:r>
            <w:r w:rsidR="00EA20A9">
              <w:rPr>
                <w:sz w:val="20"/>
                <w:szCs w:val="20"/>
              </w:rPr>
              <w:t>before</w:t>
            </w:r>
            <w:r w:rsidR="6871A2F8" w:rsidRPr="0078410A">
              <w:rPr>
                <w:sz w:val="20"/>
                <w:szCs w:val="20"/>
              </w:rPr>
              <w:t xml:space="preserve"> reattempting </w:t>
            </w:r>
            <w:r w:rsidR="0D329F89" w:rsidRPr="0078410A">
              <w:rPr>
                <w:sz w:val="20"/>
                <w:szCs w:val="20"/>
              </w:rPr>
              <w:t xml:space="preserve">the deployment. </w:t>
            </w:r>
          </w:p>
        </w:tc>
      </w:tr>
    </w:tbl>
    <w:p w14:paraId="47C00C39" w14:textId="17F7EC47" w:rsidR="791C1057" w:rsidRPr="0078410A" w:rsidRDefault="791C1057" w:rsidP="001647A0">
      <w:pPr>
        <w:spacing w:after="0" w:line="240" w:lineRule="auto"/>
        <w:rPr>
          <w:sz w:val="20"/>
          <w:szCs w:val="20"/>
        </w:rPr>
      </w:pPr>
    </w:p>
    <w:p w14:paraId="7D2F15E1" w14:textId="7F0F4011" w:rsidR="0081592C" w:rsidRPr="00DE0113" w:rsidRDefault="0081592C" w:rsidP="00DE0113">
      <w:pPr>
        <w:pStyle w:val="Heading3"/>
      </w:pPr>
      <w:r w:rsidRPr="00DE0113">
        <w:t>Azure Role</w:t>
      </w:r>
    </w:p>
    <w:p w14:paraId="0719D872" w14:textId="6783927D" w:rsidR="00872057" w:rsidRDefault="00872057" w:rsidP="001647A0">
      <w:pPr>
        <w:spacing w:after="0" w:line="240" w:lineRule="auto"/>
        <w:rPr>
          <w:sz w:val="20"/>
          <w:szCs w:val="20"/>
        </w:rPr>
      </w:pPr>
      <w:r w:rsidRPr="0078410A">
        <w:rPr>
          <w:sz w:val="20"/>
          <w:szCs w:val="20"/>
        </w:rPr>
        <w:t>The template has been designed to run as a user that has</w:t>
      </w:r>
      <w:r w:rsidR="00C14331" w:rsidRPr="0078410A">
        <w:rPr>
          <w:sz w:val="20"/>
          <w:szCs w:val="20"/>
        </w:rPr>
        <w:t xml:space="preserve"> the</w:t>
      </w:r>
      <w:r w:rsidRPr="0078410A">
        <w:rPr>
          <w:sz w:val="20"/>
          <w:szCs w:val="20"/>
        </w:rPr>
        <w:t xml:space="preserve"> </w:t>
      </w:r>
      <w:r w:rsidR="001C2D25">
        <w:rPr>
          <w:sz w:val="20"/>
          <w:szCs w:val="20"/>
        </w:rPr>
        <w:t>‘</w:t>
      </w:r>
      <w:r w:rsidRPr="0078410A">
        <w:rPr>
          <w:sz w:val="20"/>
          <w:szCs w:val="20"/>
        </w:rPr>
        <w:t>Owner</w:t>
      </w:r>
      <w:r w:rsidR="001C2D25">
        <w:rPr>
          <w:sz w:val="20"/>
          <w:szCs w:val="20"/>
        </w:rPr>
        <w:t>’</w:t>
      </w:r>
      <w:r w:rsidRPr="0078410A">
        <w:rPr>
          <w:sz w:val="20"/>
          <w:szCs w:val="20"/>
        </w:rPr>
        <w:t xml:space="preserve"> </w:t>
      </w:r>
      <w:r w:rsidR="00C14331" w:rsidRPr="0078410A">
        <w:rPr>
          <w:sz w:val="20"/>
          <w:szCs w:val="20"/>
        </w:rPr>
        <w:t>role assignment</w:t>
      </w:r>
      <w:r w:rsidRPr="0078410A">
        <w:rPr>
          <w:sz w:val="20"/>
          <w:szCs w:val="20"/>
        </w:rPr>
        <w:t xml:space="preserve"> on the target subscription. </w:t>
      </w:r>
      <w:r w:rsidR="00F75BAE" w:rsidRPr="0078410A">
        <w:rPr>
          <w:sz w:val="20"/>
          <w:szCs w:val="20"/>
        </w:rPr>
        <w:t xml:space="preserve">During the creation process, several steps assign access </w:t>
      </w:r>
      <w:r w:rsidR="00EB1155" w:rsidRPr="0078410A">
        <w:rPr>
          <w:sz w:val="20"/>
          <w:szCs w:val="20"/>
        </w:rPr>
        <w:t>privileges</w:t>
      </w:r>
      <w:r w:rsidR="00F75BAE" w:rsidRPr="0078410A">
        <w:rPr>
          <w:sz w:val="20"/>
          <w:szCs w:val="20"/>
        </w:rPr>
        <w:t xml:space="preserve"> and associate roles to application user accounts</w:t>
      </w:r>
      <w:r w:rsidR="00EA20A9">
        <w:rPr>
          <w:sz w:val="20"/>
          <w:szCs w:val="20"/>
        </w:rPr>
        <w:t>. W</w:t>
      </w:r>
      <w:r w:rsidR="00F75BAE" w:rsidRPr="0078410A">
        <w:rPr>
          <w:sz w:val="20"/>
          <w:szCs w:val="20"/>
        </w:rPr>
        <w:t xml:space="preserve">ithout the </w:t>
      </w:r>
      <w:r w:rsidR="001C2D25">
        <w:rPr>
          <w:sz w:val="20"/>
          <w:szCs w:val="20"/>
        </w:rPr>
        <w:t>‘</w:t>
      </w:r>
      <w:r w:rsidR="66594BDE" w:rsidRPr="0078410A">
        <w:rPr>
          <w:sz w:val="20"/>
          <w:szCs w:val="20"/>
        </w:rPr>
        <w:t>O</w:t>
      </w:r>
      <w:r w:rsidR="00F75BAE" w:rsidRPr="0078410A">
        <w:rPr>
          <w:sz w:val="20"/>
          <w:szCs w:val="20"/>
        </w:rPr>
        <w:t>wner</w:t>
      </w:r>
      <w:r w:rsidR="001C2D25">
        <w:rPr>
          <w:sz w:val="20"/>
          <w:szCs w:val="20"/>
        </w:rPr>
        <w:t>’</w:t>
      </w:r>
      <w:r w:rsidR="00F75BAE" w:rsidRPr="0078410A">
        <w:rPr>
          <w:sz w:val="20"/>
          <w:szCs w:val="20"/>
        </w:rPr>
        <w:t xml:space="preserve"> role</w:t>
      </w:r>
      <w:r w:rsidR="00EA20A9">
        <w:rPr>
          <w:sz w:val="20"/>
          <w:szCs w:val="20"/>
        </w:rPr>
        <w:t>,</w:t>
      </w:r>
      <w:r w:rsidR="00F75BAE" w:rsidRPr="0078410A">
        <w:rPr>
          <w:sz w:val="20"/>
          <w:szCs w:val="20"/>
        </w:rPr>
        <w:t xml:space="preserve"> </w:t>
      </w:r>
      <w:r w:rsidR="00EB1155" w:rsidRPr="0078410A">
        <w:rPr>
          <w:sz w:val="20"/>
          <w:szCs w:val="20"/>
        </w:rPr>
        <w:t xml:space="preserve">the ability to manage this process automatically via the template cannot occur. </w:t>
      </w:r>
    </w:p>
    <w:p w14:paraId="5C545B2B" w14:textId="77777777" w:rsidR="0078410A" w:rsidRPr="0078410A" w:rsidRDefault="0078410A" w:rsidP="001647A0">
      <w:pPr>
        <w:spacing w:after="0" w:line="240" w:lineRule="auto"/>
        <w:rPr>
          <w:sz w:val="20"/>
          <w:szCs w:val="20"/>
        </w:rPr>
      </w:pPr>
    </w:p>
    <w:p w14:paraId="5E6FB945" w14:textId="3947A717" w:rsidR="00A105EA" w:rsidRPr="00872057" w:rsidDel="00B56626" w:rsidRDefault="7C1EFC94" w:rsidP="00B56626">
      <w:pPr>
        <w:spacing w:after="0" w:line="240" w:lineRule="auto"/>
        <w:jc w:val="center"/>
        <w:rPr>
          <w:del w:id="405" w:author="Author"/>
        </w:rPr>
      </w:pPr>
      <w:r>
        <w:rPr>
          <w:noProof/>
        </w:rPr>
        <w:drawing>
          <wp:inline distT="0" distB="0" distL="0" distR="0" wp14:anchorId="0CE1F4CD" wp14:editId="3D1939FA">
            <wp:extent cx="3600000" cy="2226590"/>
            <wp:effectExtent l="0" t="0" r="635" b="2540"/>
            <wp:docPr id="2034295437" name="Picture 1" descr="Add role assignment screenshot. Owner role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3600000" cy="2226590"/>
                    </a:xfrm>
                    <a:prstGeom prst="rect">
                      <a:avLst/>
                    </a:prstGeom>
                  </pic:spPr>
                </pic:pic>
              </a:graphicData>
            </a:graphic>
          </wp:inline>
        </w:drawing>
      </w:r>
    </w:p>
    <w:p w14:paraId="35EE8343" w14:textId="3AEC0A3F" w:rsidR="00C14331" w:rsidRPr="0078410A" w:rsidRDefault="00C14331">
      <w:pPr>
        <w:spacing w:after="0" w:line="240" w:lineRule="auto"/>
        <w:jc w:val="center"/>
        <w:rPr>
          <w:sz w:val="20"/>
          <w:szCs w:val="20"/>
        </w:rPr>
        <w:pPrChange w:id="406" w:author="Author">
          <w:pPr/>
        </w:pPrChange>
      </w:pPr>
    </w:p>
    <w:p w14:paraId="43AE45EF" w14:textId="54EFC62D" w:rsidR="0081592C" w:rsidRPr="00135910" w:rsidRDefault="004B4216" w:rsidP="00135910">
      <w:pPr>
        <w:pStyle w:val="Heading3"/>
      </w:pPr>
      <w:bookmarkStart w:id="407" w:name="_Azure_Active_Directory"/>
      <w:bookmarkEnd w:id="407"/>
      <w:r w:rsidRPr="00135910">
        <w:t xml:space="preserve">Azure Active Directory Application </w:t>
      </w:r>
      <w:r w:rsidR="009F286D" w:rsidRPr="00135910">
        <w:t xml:space="preserve">Registration </w:t>
      </w:r>
    </w:p>
    <w:p w14:paraId="63758E88" w14:textId="6EC3F6B2" w:rsidR="00EC1CCC" w:rsidRDefault="00EC1CCC" w:rsidP="001647A0">
      <w:pPr>
        <w:spacing w:after="0" w:line="240" w:lineRule="auto"/>
        <w:rPr>
          <w:sz w:val="20"/>
          <w:szCs w:val="20"/>
        </w:rPr>
      </w:pPr>
      <w:r w:rsidRPr="00DE0113">
        <w:rPr>
          <w:sz w:val="20"/>
          <w:szCs w:val="20"/>
        </w:rPr>
        <w:t xml:space="preserve">The </w:t>
      </w:r>
      <w:r w:rsidR="00734335" w:rsidRPr="00DE0113">
        <w:rPr>
          <w:sz w:val="20"/>
          <w:szCs w:val="20"/>
        </w:rPr>
        <w:t xml:space="preserve">Azure Active Directory Application user must be set up and </w:t>
      </w:r>
      <w:r w:rsidR="00C14331" w:rsidRPr="00DE0113">
        <w:rPr>
          <w:sz w:val="20"/>
          <w:szCs w:val="20"/>
        </w:rPr>
        <w:t>configured to have the Dynamics 365 Customer Engagement rights within the tenant</w:t>
      </w:r>
      <w:r w:rsidR="00817B25" w:rsidRPr="00DE0113">
        <w:rPr>
          <w:sz w:val="20"/>
          <w:szCs w:val="20"/>
        </w:rPr>
        <w:t xml:space="preserve">. Once the Application user is set up, record the </w:t>
      </w:r>
      <w:commentRangeStart w:id="408"/>
      <w:r w:rsidR="00AC780A" w:rsidRPr="00DE0113">
        <w:rPr>
          <w:sz w:val="20"/>
          <w:szCs w:val="20"/>
        </w:rPr>
        <w:t xml:space="preserve">secret </w:t>
      </w:r>
      <w:commentRangeEnd w:id="408"/>
      <w:r>
        <w:rPr>
          <w:rStyle w:val="CommentReference"/>
        </w:rPr>
        <w:commentReference w:id="408"/>
      </w:r>
      <w:r w:rsidR="00AC780A" w:rsidRPr="00DE0113">
        <w:rPr>
          <w:sz w:val="20"/>
          <w:szCs w:val="20"/>
        </w:rPr>
        <w:t xml:space="preserve">and client application identifier. </w:t>
      </w:r>
    </w:p>
    <w:p w14:paraId="6EDC0120" w14:textId="77777777" w:rsidR="00DE0113" w:rsidRPr="00DE0113" w:rsidRDefault="00DE0113" w:rsidP="001647A0">
      <w:pPr>
        <w:spacing w:after="0" w:line="240" w:lineRule="auto"/>
        <w:rPr>
          <w:sz w:val="20"/>
          <w:szCs w:val="20"/>
        </w:rPr>
      </w:pPr>
    </w:p>
    <w:p w14:paraId="5D0EB582" w14:textId="092414C0" w:rsidR="00AC780A" w:rsidRDefault="32BD999D" w:rsidP="001647A0">
      <w:pPr>
        <w:spacing w:after="0" w:line="240" w:lineRule="auto"/>
      </w:pPr>
      <w:r>
        <w:rPr>
          <w:noProof/>
        </w:rPr>
        <w:drawing>
          <wp:inline distT="0" distB="0" distL="0" distR="0" wp14:anchorId="7F26D9A7" wp14:editId="1F522F51">
            <wp:extent cx="5943600" cy="1219835"/>
            <wp:effectExtent l="0" t="0" r="0" b="0"/>
            <wp:docPr id="506630122" name="Picture 2" descr="Client secrets screenshot examp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943600" cy="1219835"/>
                    </a:xfrm>
                    <a:prstGeom prst="rect">
                      <a:avLst/>
                    </a:prstGeom>
                  </pic:spPr>
                </pic:pic>
              </a:graphicData>
            </a:graphic>
          </wp:inline>
        </w:drawing>
      </w:r>
    </w:p>
    <w:p w14:paraId="483CC16C" w14:textId="77777777" w:rsidR="00DE0113" w:rsidRDefault="00DE0113" w:rsidP="001647A0">
      <w:pPr>
        <w:spacing w:after="0" w:line="240" w:lineRule="auto"/>
      </w:pPr>
    </w:p>
    <w:tbl>
      <w:tblPr>
        <w:tblStyle w:val="TableGrid"/>
        <w:tblW w:w="0" w:type="auto"/>
        <w:shd w:val="clear" w:color="auto" w:fill="F2F2F2" w:themeFill="background1" w:themeFillShade="F2"/>
        <w:tblLook w:val="04A0" w:firstRow="1" w:lastRow="0" w:firstColumn="1" w:lastColumn="0" w:noHBand="0" w:noVBand="1"/>
      </w:tblPr>
      <w:tblGrid>
        <w:gridCol w:w="9350"/>
      </w:tblGrid>
      <w:tr w:rsidR="00AC780A" w:rsidRPr="00DE0113" w14:paraId="0B8950AC" w14:textId="77777777" w:rsidTr="791C1057">
        <w:tc>
          <w:tcPr>
            <w:tcW w:w="9350" w:type="dxa"/>
            <w:tcBorders>
              <w:top w:val="nil"/>
              <w:left w:val="nil"/>
              <w:bottom w:val="nil"/>
              <w:right w:val="nil"/>
            </w:tcBorders>
            <w:shd w:val="clear" w:color="auto" w:fill="F2F2F2" w:themeFill="background1" w:themeFillShade="F2"/>
          </w:tcPr>
          <w:p w14:paraId="0268DA3F" w14:textId="4EE340D3" w:rsidR="00AC780A" w:rsidRPr="00DE0113" w:rsidRDefault="00AC780A" w:rsidP="001647A0">
            <w:pPr>
              <w:rPr>
                <w:sz w:val="20"/>
                <w:szCs w:val="20"/>
              </w:rPr>
            </w:pPr>
            <w:r w:rsidRPr="00DE0113">
              <w:rPr>
                <w:sz w:val="20"/>
                <w:szCs w:val="20"/>
              </w:rPr>
              <w:t>Note</w:t>
            </w:r>
            <w:r w:rsidR="363C42B4" w:rsidRPr="00DE0113">
              <w:rPr>
                <w:sz w:val="20"/>
                <w:szCs w:val="20"/>
              </w:rPr>
              <w:t xml:space="preserve">: </w:t>
            </w:r>
            <w:r w:rsidR="00EA20A9">
              <w:rPr>
                <w:sz w:val="20"/>
                <w:szCs w:val="20"/>
              </w:rPr>
              <w:t>T</w:t>
            </w:r>
            <w:r w:rsidR="5D61C58A" w:rsidRPr="00DE0113">
              <w:rPr>
                <w:sz w:val="20"/>
                <w:szCs w:val="20"/>
              </w:rPr>
              <w:t xml:space="preserve">he application </w:t>
            </w:r>
            <w:r w:rsidR="193E6D53" w:rsidRPr="00DE0113">
              <w:rPr>
                <w:sz w:val="20"/>
                <w:szCs w:val="20"/>
              </w:rPr>
              <w:t>client secret</w:t>
            </w:r>
            <w:r w:rsidR="00EA20A9">
              <w:rPr>
                <w:sz w:val="20"/>
                <w:szCs w:val="20"/>
              </w:rPr>
              <w:t>,</w:t>
            </w:r>
            <w:r w:rsidR="193E6D53" w:rsidRPr="00DE0113">
              <w:rPr>
                <w:sz w:val="20"/>
                <w:szCs w:val="20"/>
              </w:rPr>
              <w:t xml:space="preserve"> once generated</w:t>
            </w:r>
            <w:r w:rsidR="00EA20A9">
              <w:rPr>
                <w:sz w:val="20"/>
                <w:szCs w:val="20"/>
              </w:rPr>
              <w:t>,</w:t>
            </w:r>
            <w:r w:rsidR="193E6D53" w:rsidRPr="00DE0113">
              <w:rPr>
                <w:sz w:val="20"/>
                <w:szCs w:val="20"/>
              </w:rPr>
              <w:t xml:space="preserve"> cannot be retrieved after it has been configured. Be sure to record the value as it is needed in the completion </w:t>
            </w:r>
            <w:r w:rsidR="01715521" w:rsidRPr="00DE0113">
              <w:rPr>
                <w:sz w:val="20"/>
                <w:szCs w:val="20"/>
              </w:rPr>
              <w:t>of the templat</w:t>
            </w:r>
            <w:r w:rsidR="00EA20A9">
              <w:rPr>
                <w:sz w:val="20"/>
                <w:szCs w:val="20"/>
              </w:rPr>
              <w:t>e. T</w:t>
            </w:r>
            <w:r w:rsidR="01715521" w:rsidRPr="00DE0113">
              <w:rPr>
                <w:sz w:val="20"/>
                <w:szCs w:val="20"/>
              </w:rPr>
              <w:t xml:space="preserve">he value must match </w:t>
            </w:r>
            <w:r w:rsidR="00EA20A9">
              <w:rPr>
                <w:sz w:val="20"/>
                <w:szCs w:val="20"/>
              </w:rPr>
              <w:t xml:space="preserve">or </w:t>
            </w:r>
            <w:r w:rsidR="47DF6229" w:rsidRPr="00DE0113">
              <w:rPr>
                <w:sz w:val="20"/>
                <w:szCs w:val="20"/>
              </w:rPr>
              <w:t xml:space="preserve">the </w:t>
            </w:r>
            <w:r w:rsidR="61B61036" w:rsidRPr="00DE0113">
              <w:rPr>
                <w:sz w:val="20"/>
                <w:szCs w:val="20"/>
              </w:rPr>
              <w:t>A</w:t>
            </w:r>
            <w:r w:rsidR="47DF6229" w:rsidRPr="00DE0113">
              <w:rPr>
                <w:sz w:val="20"/>
                <w:szCs w:val="20"/>
              </w:rPr>
              <w:t xml:space="preserve">zure environment will not work as expected. </w:t>
            </w:r>
          </w:p>
        </w:tc>
      </w:tr>
    </w:tbl>
    <w:p w14:paraId="3F9B1FE6" w14:textId="77777777" w:rsidR="00E11A4A" w:rsidRPr="00135910" w:rsidRDefault="00E11A4A" w:rsidP="001647A0">
      <w:pPr>
        <w:spacing w:after="0" w:line="240" w:lineRule="auto"/>
        <w:rPr>
          <w:sz w:val="20"/>
          <w:szCs w:val="20"/>
        </w:rPr>
      </w:pPr>
    </w:p>
    <w:p w14:paraId="4BB5C18F" w14:textId="5969C271" w:rsidR="00030D3A" w:rsidRDefault="00030D3A" w:rsidP="001647A0">
      <w:pPr>
        <w:spacing w:after="0" w:line="240" w:lineRule="auto"/>
        <w:rPr>
          <w:sz w:val="20"/>
          <w:szCs w:val="20"/>
        </w:rPr>
      </w:pPr>
      <w:r w:rsidRPr="00135910">
        <w:rPr>
          <w:sz w:val="20"/>
          <w:szCs w:val="20"/>
        </w:rPr>
        <w:t>The Application (client) ID will also be required</w:t>
      </w:r>
      <w:r w:rsidR="00EA20A9">
        <w:rPr>
          <w:sz w:val="20"/>
          <w:szCs w:val="20"/>
        </w:rPr>
        <w:t>. R</w:t>
      </w:r>
      <w:r w:rsidRPr="00135910">
        <w:rPr>
          <w:sz w:val="20"/>
          <w:szCs w:val="20"/>
        </w:rPr>
        <w:t xml:space="preserve">ecord the value </w:t>
      </w:r>
      <w:del w:id="409" w:author="Author">
        <w:r w:rsidRPr="00135910" w:rsidDel="00DE1E4C">
          <w:rPr>
            <w:sz w:val="20"/>
            <w:szCs w:val="20"/>
          </w:rPr>
          <w:delText>in order to</w:delText>
        </w:r>
      </w:del>
      <w:ins w:id="410" w:author="Author">
        <w:r w:rsidR="00DE1E4C" w:rsidRPr="00135910">
          <w:rPr>
            <w:sz w:val="20"/>
            <w:szCs w:val="20"/>
          </w:rPr>
          <w:t>to</w:t>
        </w:r>
      </w:ins>
      <w:r w:rsidRPr="00135910">
        <w:rPr>
          <w:sz w:val="20"/>
          <w:szCs w:val="20"/>
        </w:rPr>
        <w:t xml:space="preserve"> complete the ARM template </w:t>
      </w:r>
      <w:commentRangeStart w:id="411"/>
      <w:r w:rsidRPr="00135910">
        <w:rPr>
          <w:sz w:val="20"/>
          <w:szCs w:val="20"/>
        </w:rPr>
        <w:t>process</w:t>
      </w:r>
      <w:commentRangeEnd w:id="411"/>
      <w:r>
        <w:rPr>
          <w:rStyle w:val="CommentReference"/>
        </w:rPr>
        <w:commentReference w:id="411"/>
      </w:r>
      <w:r w:rsidRPr="00135910">
        <w:rPr>
          <w:sz w:val="20"/>
          <w:szCs w:val="20"/>
        </w:rPr>
        <w:t>.</w:t>
      </w:r>
    </w:p>
    <w:p w14:paraId="4782966A" w14:textId="77777777" w:rsidR="00135910" w:rsidRPr="00135910" w:rsidRDefault="00135910" w:rsidP="001647A0">
      <w:pPr>
        <w:spacing w:after="0" w:line="240" w:lineRule="auto"/>
        <w:rPr>
          <w:sz w:val="20"/>
          <w:szCs w:val="20"/>
        </w:rPr>
      </w:pPr>
    </w:p>
    <w:p w14:paraId="56AEB06A" w14:textId="77D13ADE" w:rsidR="00030D3A" w:rsidRDefault="6E876C8E" w:rsidP="001647A0">
      <w:pPr>
        <w:spacing w:after="0" w:line="240" w:lineRule="auto"/>
      </w:pPr>
      <w:r>
        <w:rPr>
          <w:noProof/>
        </w:rPr>
        <w:drawing>
          <wp:inline distT="0" distB="0" distL="0" distR="0" wp14:anchorId="0544909F" wp14:editId="0D29B558">
            <wp:extent cx="5943600" cy="550545"/>
            <wp:effectExtent l="0" t="0" r="0" b="1905"/>
            <wp:docPr id="157618140" name="Picture 3" descr="Sample screenshot showing application (client) ID and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943600" cy="550545"/>
                    </a:xfrm>
                    <a:prstGeom prst="rect">
                      <a:avLst/>
                    </a:prstGeom>
                  </pic:spPr>
                </pic:pic>
              </a:graphicData>
            </a:graphic>
          </wp:inline>
        </w:drawing>
      </w:r>
    </w:p>
    <w:p w14:paraId="30CC591A" w14:textId="77777777" w:rsidR="00135910" w:rsidRPr="00EC1CCC" w:rsidRDefault="00135910" w:rsidP="001647A0">
      <w:pPr>
        <w:spacing w:after="0" w:line="240" w:lineRule="auto"/>
      </w:pPr>
    </w:p>
    <w:p w14:paraId="5F793E04" w14:textId="44611146" w:rsidR="004B4216" w:rsidRPr="00135910" w:rsidRDefault="00A77544" w:rsidP="00135910">
      <w:pPr>
        <w:pStyle w:val="Heading3"/>
      </w:pPr>
      <w:r w:rsidRPr="00135910">
        <w:t>Dynamics 365 Customer Engagement Instance Information</w:t>
      </w:r>
    </w:p>
    <w:p w14:paraId="3998DD20" w14:textId="4530B83D" w:rsidR="00A076C4" w:rsidRDefault="002F02BC" w:rsidP="001647A0">
      <w:pPr>
        <w:spacing w:after="0" w:line="240" w:lineRule="auto"/>
        <w:rPr>
          <w:sz w:val="20"/>
          <w:szCs w:val="20"/>
        </w:rPr>
      </w:pPr>
      <w:r w:rsidRPr="00135910">
        <w:rPr>
          <w:sz w:val="20"/>
          <w:szCs w:val="20"/>
        </w:rPr>
        <w:t xml:space="preserve">The Azure </w:t>
      </w:r>
      <w:r w:rsidR="00415CCB" w:rsidRPr="00135910">
        <w:rPr>
          <w:sz w:val="20"/>
          <w:szCs w:val="20"/>
        </w:rPr>
        <w:t xml:space="preserve">components require the creation and update of Dynamics records and therefore require the Dynamics Customer Engagement </w:t>
      </w:r>
      <w:r w:rsidR="00C71AB8" w:rsidRPr="00135910">
        <w:rPr>
          <w:sz w:val="20"/>
          <w:szCs w:val="20"/>
        </w:rPr>
        <w:t>API URL</w:t>
      </w:r>
      <w:r w:rsidR="00CC2955" w:rsidRPr="00135910">
        <w:rPr>
          <w:sz w:val="20"/>
          <w:szCs w:val="20"/>
        </w:rPr>
        <w:t xml:space="preserve">. </w:t>
      </w:r>
    </w:p>
    <w:p w14:paraId="7918D7CB" w14:textId="77777777" w:rsidR="00347697" w:rsidRPr="00135910" w:rsidRDefault="00347697" w:rsidP="001647A0">
      <w:pPr>
        <w:spacing w:after="0" w:line="240" w:lineRule="auto"/>
        <w:rPr>
          <w:sz w:val="20"/>
          <w:szCs w:val="20"/>
        </w:rPr>
      </w:pPr>
    </w:p>
    <w:p w14:paraId="5AE08158" w14:textId="54E6EC16" w:rsidR="007751CB" w:rsidRPr="00135910" w:rsidRDefault="46594F00" w:rsidP="001647A0">
      <w:pPr>
        <w:spacing w:after="0" w:line="240" w:lineRule="auto"/>
        <w:rPr>
          <w:sz w:val="20"/>
          <w:szCs w:val="20"/>
        </w:rPr>
      </w:pPr>
      <w:r>
        <w:rPr>
          <w:noProof/>
        </w:rPr>
        <w:drawing>
          <wp:inline distT="0" distB="0" distL="0" distR="0" wp14:anchorId="4ECB4E88" wp14:editId="11ADF249">
            <wp:extent cx="5019050" cy="1323810"/>
            <wp:effectExtent l="0" t="0" r="0" b="0"/>
            <wp:docPr id="954223668" name="Picture 1" descr="Screenshot showing API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019050" cy="1323810"/>
                    </a:xfrm>
                    <a:prstGeom prst="rect">
                      <a:avLst/>
                    </a:prstGeom>
                  </pic:spPr>
                </pic:pic>
              </a:graphicData>
            </a:graphic>
          </wp:inline>
        </w:drawing>
      </w:r>
      <w:r w:rsidR="229B787D" w:rsidRPr="35373224">
        <w:rPr>
          <w:sz w:val="20"/>
          <w:szCs w:val="20"/>
        </w:rPr>
        <w:t xml:space="preserve"> </w:t>
      </w:r>
    </w:p>
    <w:p w14:paraId="4C35A5B3" w14:textId="77777777" w:rsidR="00135910" w:rsidRDefault="00135910" w:rsidP="001647A0">
      <w:pPr>
        <w:spacing w:after="0" w:line="240" w:lineRule="auto"/>
        <w:rPr>
          <w:sz w:val="20"/>
          <w:szCs w:val="20"/>
        </w:rPr>
      </w:pPr>
    </w:p>
    <w:p w14:paraId="76106EEE" w14:textId="609B61CB" w:rsidR="00BB7A56" w:rsidRDefault="005F4EC3" w:rsidP="001647A0">
      <w:pPr>
        <w:spacing w:after="0" w:line="240" w:lineRule="auto"/>
        <w:rPr>
          <w:sz w:val="20"/>
          <w:szCs w:val="20"/>
        </w:rPr>
      </w:pPr>
      <w:r w:rsidRPr="00135910">
        <w:rPr>
          <w:sz w:val="20"/>
          <w:szCs w:val="20"/>
        </w:rPr>
        <w:t xml:space="preserve">The value required will be in the format of </w:t>
      </w:r>
      <w:hyperlink r:id="rId19">
        <w:r w:rsidR="00E11A4A" w:rsidRPr="00135910">
          <w:rPr>
            <w:rStyle w:val="Hyperlink"/>
            <w:sz w:val="20"/>
            <w:szCs w:val="20"/>
          </w:rPr>
          <w:t>https://instancenameasdisplayed.api.crmx.dynamics.com</w:t>
        </w:r>
      </w:hyperlink>
      <w:r w:rsidR="00662F46" w:rsidRPr="00662F46">
        <w:rPr>
          <w:rStyle w:val="Hyperlink"/>
          <w:color w:val="auto"/>
          <w:sz w:val="20"/>
          <w:szCs w:val="20"/>
          <w:u w:val="none"/>
        </w:rPr>
        <w:t>.</w:t>
      </w:r>
      <w:r w:rsidR="00E11A4A" w:rsidRPr="00662F46">
        <w:rPr>
          <w:sz w:val="20"/>
          <w:szCs w:val="20"/>
        </w:rPr>
        <w:t xml:space="preserve"> </w:t>
      </w:r>
    </w:p>
    <w:p w14:paraId="70B5D4F6" w14:textId="77777777" w:rsidR="00135910" w:rsidRPr="00135910" w:rsidRDefault="00135910" w:rsidP="001647A0">
      <w:pPr>
        <w:spacing w:after="0" w:line="240" w:lineRule="auto"/>
        <w:rPr>
          <w:sz w:val="20"/>
          <w:szCs w:val="20"/>
        </w:rPr>
      </w:pPr>
    </w:p>
    <w:p w14:paraId="5162DB8F" w14:textId="1194D2F0" w:rsidR="00A77544" w:rsidRDefault="00872057" w:rsidP="001647A0">
      <w:pPr>
        <w:pStyle w:val="Heading3"/>
        <w:spacing w:before="0" w:line="240" w:lineRule="auto"/>
      </w:pPr>
      <w:r>
        <w:t>Existing Azure Subscription</w:t>
      </w:r>
    </w:p>
    <w:p w14:paraId="156D08E6" w14:textId="042C97E8" w:rsidR="00DE742F" w:rsidRDefault="007D2877" w:rsidP="001647A0">
      <w:pPr>
        <w:spacing w:after="0" w:line="240" w:lineRule="auto"/>
        <w:rPr>
          <w:sz w:val="20"/>
          <w:szCs w:val="20"/>
        </w:rPr>
      </w:pPr>
      <w:r w:rsidRPr="00135910">
        <w:rPr>
          <w:sz w:val="20"/>
          <w:szCs w:val="20"/>
        </w:rPr>
        <w:t xml:space="preserve">It is expected </w:t>
      </w:r>
      <w:r w:rsidR="7305F993" w:rsidRPr="1177324B">
        <w:rPr>
          <w:sz w:val="20"/>
          <w:szCs w:val="20"/>
        </w:rPr>
        <w:t>t</w:t>
      </w:r>
      <w:ins w:id="412" w:author="Author">
        <w:r w:rsidR="5861BA46" w:rsidRPr="1177324B">
          <w:rPr>
            <w:sz w:val="20"/>
            <w:szCs w:val="20"/>
          </w:rPr>
          <w:t xml:space="preserve">hat </w:t>
        </w:r>
        <w:r w:rsidR="000216C3" w:rsidRPr="00135910">
          <w:rPr>
            <w:sz w:val="20"/>
            <w:szCs w:val="20"/>
          </w:rPr>
          <w:t>t</w:t>
        </w:r>
      </w:ins>
      <w:r w:rsidR="000216C3" w:rsidRPr="00135910">
        <w:rPr>
          <w:sz w:val="20"/>
          <w:szCs w:val="20"/>
        </w:rPr>
        <w:t xml:space="preserve">he </w:t>
      </w:r>
      <w:r w:rsidR="00EA20A9">
        <w:rPr>
          <w:sz w:val="20"/>
          <w:szCs w:val="20"/>
        </w:rPr>
        <w:t>s</w:t>
      </w:r>
      <w:r w:rsidR="000216C3" w:rsidRPr="00135910">
        <w:rPr>
          <w:sz w:val="20"/>
          <w:szCs w:val="20"/>
        </w:rPr>
        <w:t xml:space="preserve">ubscription used in the deployment is the same subscription </w:t>
      </w:r>
      <w:r w:rsidR="00EA20A9">
        <w:rPr>
          <w:sz w:val="20"/>
          <w:szCs w:val="20"/>
        </w:rPr>
        <w:t xml:space="preserve">for which </w:t>
      </w:r>
      <w:r w:rsidR="000216C3" w:rsidRPr="00135910">
        <w:rPr>
          <w:sz w:val="20"/>
          <w:szCs w:val="20"/>
        </w:rPr>
        <w:t xml:space="preserve">the user has the </w:t>
      </w:r>
      <w:r w:rsidR="001C2D25">
        <w:rPr>
          <w:sz w:val="20"/>
          <w:szCs w:val="20"/>
        </w:rPr>
        <w:t>‘</w:t>
      </w:r>
      <w:r w:rsidR="000216C3" w:rsidRPr="00135910">
        <w:rPr>
          <w:sz w:val="20"/>
          <w:szCs w:val="20"/>
        </w:rPr>
        <w:t>Owner</w:t>
      </w:r>
      <w:r w:rsidR="001C2D25">
        <w:rPr>
          <w:sz w:val="20"/>
          <w:szCs w:val="20"/>
        </w:rPr>
        <w:t>’</w:t>
      </w:r>
      <w:r w:rsidR="000216C3" w:rsidRPr="00135910">
        <w:rPr>
          <w:sz w:val="20"/>
          <w:szCs w:val="20"/>
        </w:rPr>
        <w:t xml:space="preserve"> role assignment. </w:t>
      </w:r>
    </w:p>
    <w:p w14:paraId="66DB8D28" w14:textId="77777777" w:rsidR="00135910" w:rsidRPr="00135910" w:rsidRDefault="00135910" w:rsidP="001647A0">
      <w:pPr>
        <w:spacing w:after="0" w:line="240" w:lineRule="auto"/>
        <w:rPr>
          <w:sz w:val="20"/>
          <w:szCs w:val="20"/>
        </w:rPr>
      </w:pPr>
    </w:p>
    <w:p w14:paraId="1354F944" w14:textId="40B01FE1" w:rsidR="006A5498" w:rsidRPr="00135910" w:rsidRDefault="006A5498" w:rsidP="00135910">
      <w:pPr>
        <w:pStyle w:val="Heading3"/>
      </w:pPr>
      <w:r w:rsidRPr="00135910">
        <w:t>Azure and Dynamics Tenant</w:t>
      </w:r>
    </w:p>
    <w:p w14:paraId="3FC3E18B" w14:textId="24EE0173" w:rsidR="006A5498" w:rsidRDefault="00631939" w:rsidP="001647A0">
      <w:pPr>
        <w:spacing w:after="0" w:line="240" w:lineRule="auto"/>
        <w:rPr>
          <w:rFonts w:ascii="Segoe UI" w:hAnsi="Segoe UI" w:cs="Segoe UI"/>
          <w:sz w:val="20"/>
          <w:szCs w:val="20"/>
        </w:rPr>
      </w:pPr>
      <w:r w:rsidRPr="00135910">
        <w:rPr>
          <w:sz w:val="20"/>
          <w:szCs w:val="20"/>
        </w:rPr>
        <w:t>The Azure environment you are creating the</w:t>
      </w:r>
      <w:r w:rsidR="007959ED" w:rsidRPr="00135910">
        <w:rPr>
          <w:sz w:val="20"/>
          <w:szCs w:val="20"/>
        </w:rPr>
        <w:t xml:space="preserve"> components in must be within the same </w:t>
      </w:r>
      <w:r w:rsidR="268E0EAF" w:rsidRPr="00135910">
        <w:rPr>
          <w:sz w:val="20"/>
          <w:szCs w:val="20"/>
        </w:rPr>
        <w:t>O</w:t>
      </w:r>
      <w:r w:rsidR="007959ED" w:rsidRPr="00135910">
        <w:rPr>
          <w:sz w:val="20"/>
          <w:szCs w:val="20"/>
        </w:rPr>
        <w:t xml:space="preserve">ffice 365 </w:t>
      </w:r>
      <w:r w:rsidR="12EDAB54" w:rsidRPr="00135910">
        <w:rPr>
          <w:sz w:val="20"/>
          <w:szCs w:val="20"/>
        </w:rPr>
        <w:t>A</w:t>
      </w:r>
      <w:r w:rsidR="007959ED" w:rsidRPr="00135910">
        <w:rPr>
          <w:sz w:val="20"/>
          <w:szCs w:val="20"/>
        </w:rPr>
        <w:t xml:space="preserve">zure Active Directory controlled tenant. Due to the </w:t>
      </w:r>
      <w:r w:rsidR="2C57A8BE" w:rsidRPr="00135910">
        <w:rPr>
          <w:sz w:val="20"/>
          <w:szCs w:val="20"/>
        </w:rPr>
        <w:t>A</w:t>
      </w:r>
      <w:r w:rsidR="007959ED" w:rsidRPr="00135910">
        <w:rPr>
          <w:sz w:val="20"/>
          <w:szCs w:val="20"/>
        </w:rPr>
        <w:t xml:space="preserve">zure environment relying on </w:t>
      </w:r>
      <w:ins w:id="413" w:author="Author">
        <w:r w:rsidR="008A4129">
          <w:rPr>
            <w:sz w:val="20"/>
            <w:szCs w:val="20"/>
          </w:rPr>
          <w:t>s</w:t>
        </w:r>
      </w:ins>
      <w:del w:id="414" w:author="Author">
        <w:r w:rsidR="007959ED" w:rsidRPr="00135910" w:rsidDel="008A4129">
          <w:rPr>
            <w:sz w:val="20"/>
            <w:szCs w:val="20"/>
          </w:rPr>
          <w:delText>‘S</w:delText>
        </w:r>
      </w:del>
      <w:r w:rsidR="007959ED" w:rsidRPr="00135910">
        <w:rPr>
          <w:sz w:val="20"/>
          <w:szCs w:val="20"/>
        </w:rPr>
        <w:t xml:space="preserve">erver to </w:t>
      </w:r>
      <w:del w:id="415" w:author="Author">
        <w:r w:rsidR="007959ED" w:rsidRPr="00135910" w:rsidDel="008A4129">
          <w:rPr>
            <w:sz w:val="20"/>
            <w:szCs w:val="20"/>
          </w:rPr>
          <w:delText>S</w:delText>
        </w:r>
      </w:del>
      <w:ins w:id="416" w:author="Author">
        <w:r w:rsidR="008A4129">
          <w:rPr>
            <w:sz w:val="20"/>
            <w:szCs w:val="20"/>
          </w:rPr>
          <w:t>s</w:t>
        </w:r>
      </w:ins>
      <w:r w:rsidR="007959ED" w:rsidRPr="00135910">
        <w:rPr>
          <w:sz w:val="20"/>
          <w:szCs w:val="20"/>
        </w:rPr>
        <w:t>erver</w:t>
      </w:r>
      <w:del w:id="417" w:author="Author">
        <w:r w:rsidR="007959ED" w:rsidRPr="00135910" w:rsidDel="008A4129">
          <w:rPr>
            <w:sz w:val="20"/>
            <w:szCs w:val="20"/>
          </w:rPr>
          <w:delText>’</w:delText>
        </w:r>
      </w:del>
      <w:r w:rsidR="007959ED" w:rsidRPr="00135910">
        <w:rPr>
          <w:sz w:val="20"/>
          <w:szCs w:val="20"/>
        </w:rPr>
        <w:t xml:space="preserve"> </w:t>
      </w:r>
      <w:r w:rsidR="004B3466" w:rsidRPr="00135910">
        <w:rPr>
          <w:sz w:val="20"/>
          <w:szCs w:val="20"/>
        </w:rPr>
        <w:t>authentication</w:t>
      </w:r>
      <w:r w:rsidR="007959ED" w:rsidRPr="00135910">
        <w:rPr>
          <w:sz w:val="20"/>
          <w:szCs w:val="20"/>
        </w:rPr>
        <w:t xml:space="preserve"> by means of the application record in Azure Activ</w:t>
      </w:r>
      <w:r w:rsidR="004B3466" w:rsidRPr="00135910">
        <w:rPr>
          <w:sz w:val="20"/>
          <w:szCs w:val="20"/>
        </w:rPr>
        <w:t xml:space="preserve">e Directory, the user must be visible to your </w:t>
      </w:r>
      <w:r w:rsidR="04572DD7" w:rsidRPr="00135910">
        <w:rPr>
          <w:rFonts w:ascii="Segoe UI" w:hAnsi="Segoe UI" w:cs="Segoe UI"/>
          <w:sz w:val="20"/>
          <w:szCs w:val="20"/>
        </w:rPr>
        <w:t xml:space="preserve">Fundraising and Engagement for </w:t>
      </w:r>
      <w:del w:id="418" w:author="Author">
        <w:r w:rsidR="04572DD7" w:rsidRPr="00135910" w:rsidDel="00D16C1F">
          <w:rPr>
            <w:rFonts w:ascii="Segoe UI" w:hAnsi="Segoe UI" w:cs="Segoe UI"/>
            <w:sz w:val="20"/>
            <w:szCs w:val="20"/>
          </w:rPr>
          <w:delText xml:space="preserve">Microsoft </w:delText>
        </w:r>
      </w:del>
      <w:r w:rsidR="04572DD7" w:rsidRPr="00135910">
        <w:rPr>
          <w:rFonts w:ascii="Segoe UI" w:hAnsi="Segoe UI" w:cs="Segoe UI"/>
          <w:sz w:val="20"/>
          <w:szCs w:val="20"/>
        </w:rPr>
        <w:t>Dynamics 365 Sales solution</w:t>
      </w:r>
      <w:r w:rsidR="004B3466" w:rsidRPr="00135910">
        <w:rPr>
          <w:rFonts w:ascii="Segoe UI" w:hAnsi="Segoe UI" w:cs="Segoe UI"/>
          <w:sz w:val="20"/>
          <w:szCs w:val="20"/>
        </w:rPr>
        <w:t xml:space="preserve"> instance. </w:t>
      </w:r>
    </w:p>
    <w:p w14:paraId="7E7D2C89" w14:textId="77777777" w:rsidR="00135910" w:rsidRPr="00135910" w:rsidRDefault="00135910" w:rsidP="001647A0">
      <w:pPr>
        <w:spacing w:after="0" w:line="240" w:lineRule="auto"/>
        <w:rPr>
          <w:rFonts w:ascii="Segoe UI" w:hAnsi="Segoe UI" w:cs="Segoe UI"/>
          <w:sz w:val="20"/>
          <w:szCs w:val="20"/>
        </w:rPr>
      </w:pPr>
    </w:p>
    <w:p w14:paraId="2995E55A" w14:textId="074D2AC6" w:rsidR="007474A5" w:rsidRPr="00135910" w:rsidRDefault="007474A5" w:rsidP="00135910">
      <w:pPr>
        <w:pStyle w:val="Heading3"/>
      </w:pPr>
      <w:r w:rsidRPr="00135910">
        <w:t>Retrieve Your Azure Directory Tenant ID</w:t>
      </w:r>
    </w:p>
    <w:p w14:paraId="768C8103" w14:textId="1FB5468E" w:rsidR="007474A5" w:rsidRDefault="007474A5" w:rsidP="001647A0">
      <w:pPr>
        <w:spacing w:after="0" w:line="240" w:lineRule="auto"/>
        <w:rPr>
          <w:rFonts w:ascii="Segoe UI" w:hAnsi="Segoe UI" w:cs="Segoe UI"/>
          <w:sz w:val="20"/>
          <w:szCs w:val="20"/>
        </w:rPr>
      </w:pPr>
      <w:r w:rsidRPr="00135910">
        <w:rPr>
          <w:sz w:val="20"/>
          <w:szCs w:val="20"/>
        </w:rPr>
        <w:t xml:space="preserve">The Azure </w:t>
      </w:r>
      <w:r w:rsidR="005E684E" w:rsidRPr="00135910">
        <w:rPr>
          <w:sz w:val="20"/>
          <w:szCs w:val="20"/>
        </w:rPr>
        <w:t xml:space="preserve">Active Directory Tenant Identifier is required during the setup of the </w:t>
      </w:r>
      <w:r w:rsidR="00F64C07" w:rsidRPr="00135910">
        <w:rPr>
          <w:sz w:val="20"/>
          <w:szCs w:val="20"/>
        </w:rPr>
        <w:t xml:space="preserve">Azure components. </w:t>
      </w:r>
      <w:r w:rsidR="00AA70F5" w:rsidRPr="00135910">
        <w:rPr>
          <w:sz w:val="20"/>
          <w:szCs w:val="20"/>
        </w:rPr>
        <w:t>For</w:t>
      </w:r>
      <w:r w:rsidR="00F64C07" w:rsidRPr="00135910">
        <w:rPr>
          <w:sz w:val="20"/>
          <w:szCs w:val="20"/>
        </w:rPr>
        <w:t xml:space="preserve"> the server</w:t>
      </w:r>
      <w:ins w:id="419" w:author="Author">
        <w:r w:rsidR="34399EC4" w:rsidRPr="2CB1241A">
          <w:rPr>
            <w:sz w:val="20"/>
            <w:szCs w:val="20"/>
          </w:rPr>
          <w:t>-</w:t>
        </w:r>
      </w:ins>
      <w:del w:id="420" w:author="Author">
        <w:r w:rsidR="00F64C07" w:rsidRPr="00135910">
          <w:rPr>
            <w:sz w:val="20"/>
            <w:szCs w:val="20"/>
          </w:rPr>
          <w:delText xml:space="preserve"> </w:delText>
        </w:r>
      </w:del>
      <w:r w:rsidR="00F64C07" w:rsidRPr="00135910">
        <w:rPr>
          <w:sz w:val="20"/>
          <w:szCs w:val="20"/>
        </w:rPr>
        <w:t>to</w:t>
      </w:r>
      <w:ins w:id="421" w:author="Author">
        <w:r w:rsidR="63DE4454" w:rsidRPr="2CB1241A">
          <w:rPr>
            <w:sz w:val="20"/>
            <w:szCs w:val="20"/>
          </w:rPr>
          <w:t>-</w:t>
        </w:r>
      </w:ins>
      <w:del w:id="422" w:author="Author">
        <w:r w:rsidR="00F64C07" w:rsidRPr="00135910">
          <w:rPr>
            <w:sz w:val="20"/>
            <w:szCs w:val="20"/>
          </w:rPr>
          <w:delText xml:space="preserve"> </w:delText>
        </w:r>
      </w:del>
      <w:r w:rsidR="00F64C07" w:rsidRPr="00135910">
        <w:rPr>
          <w:sz w:val="20"/>
          <w:szCs w:val="20"/>
        </w:rPr>
        <w:t xml:space="preserve">server authentication to work as expected, both the application identifier and the tenant identifier are required. </w:t>
      </w:r>
      <w:r w:rsidR="00AA70F5" w:rsidRPr="00135910">
        <w:rPr>
          <w:sz w:val="20"/>
          <w:szCs w:val="20"/>
        </w:rPr>
        <w:t>The tenant identifier in Azure can be found by navigating to</w:t>
      </w:r>
      <w:r w:rsidRPr="00135910">
        <w:rPr>
          <w:rFonts w:ascii="Segoe UI" w:hAnsi="Segoe UI" w:cs="Segoe UI"/>
          <w:sz w:val="20"/>
          <w:szCs w:val="20"/>
        </w:rPr>
        <w:t xml:space="preserve"> </w:t>
      </w:r>
      <w:r w:rsidR="00386AF7" w:rsidRPr="00135910">
        <w:rPr>
          <w:rFonts w:ascii="Segoe UI" w:hAnsi="Segoe UI" w:cs="Segoe UI"/>
          <w:sz w:val="20"/>
          <w:szCs w:val="20"/>
        </w:rPr>
        <w:t xml:space="preserve">‘Azure Active Directory’ and viewing the ‘Tenant ID’ from the overview pane. </w:t>
      </w:r>
    </w:p>
    <w:p w14:paraId="1DA69A70" w14:textId="77777777" w:rsidR="00135910" w:rsidRPr="00135910" w:rsidRDefault="00135910" w:rsidP="001647A0">
      <w:pPr>
        <w:spacing w:after="0" w:line="240" w:lineRule="auto"/>
        <w:rPr>
          <w:sz w:val="20"/>
          <w:szCs w:val="20"/>
        </w:rPr>
      </w:pPr>
    </w:p>
    <w:p w14:paraId="54D5CFE8" w14:textId="1B7F7D73" w:rsidR="007474A5" w:rsidRDefault="37AB8F4D" w:rsidP="001647A0">
      <w:pPr>
        <w:spacing w:after="0" w:line="240" w:lineRule="auto"/>
        <w:jc w:val="center"/>
      </w:pPr>
      <w:r>
        <w:rPr>
          <w:noProof/>
        </w:rPr>
        <w:drawing>
          <wp:inline distT="0" distB="0" distL="0" distR="0" wp14:anchorId="0164234B" wp14:editId="5C62C4F0">
            <wp:extent cx="5943600" cy="2715260"/>
            <wp:effectExtent l="0" t="0" r="0" b="8890"/>
            <wp:docPr id="1485708313" name="Picture 2" descr="Sample screenshot of Azure Active Directory Tenant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5943600" cy="2715260"/>
                    </a:xfrm>
                    <a:prstGeom prst="rect">
                      <a:avLst/>
                    </a:prstGeom>
                  </pic:spPr>
                </pic:pic>
              </a:graphicData>
            </a:graphic>
          </wp:inline>
        </w:drawing>
      </w:r>
    </w:p>
    <w:p w14:paraId="04FC788D" w14:textId="77777777" w:rsidR="00135910" w:rsidRPr="008D1348" w:rsidRDefault="00135910" w:rsidP="001647A0">
      <w:pPr>
        <w:spacing w:after="0" w:line="240" w:lineRule="auto"/>
        <w:jc w:val="center"/>
        <w:rPr>
          <w:sz w:val="20"/>
          <w:szCs w:val="20"/>
          <w:rPrChange w:id="423" w:author="Author">
            <w:rPr/>
          </w:rPrChange>
        </w:rPr>
      </w:pPr>
    </w:p>
    <w:p w14:paraId="2CA3373A" w14:textId="7D9EA9B2" w:rsidR="001C1A69" w:rsidRPr="00135910" w:rsidRDefault="00C8503E" w:rsidP="00135910">
      <w:pPr>
        <w:pStyle w:val="Heading3"/>
      </w:pPr>
      <w:bookmarkStart w:id="424" w:name="_Configure_SQL_Server"/>
      <w:bookmarkEnd w:id="424"/>
      <w:r w:rsidRPr="00135910">
        <w:t xml:space="preserve">Configure </w:t>
      </w:r>
      <w:r w:rsidR="00AE3D02" w:rsidRPr="00135910">
        <w:t>SQL Server Management Studio (SSMS)</w:t>
      </w:r>
    </w:p>
    <w:p w14:paraId="0C8A87B6" w14:textId="1A4C4413" w:rsidR="001C1A69" w:rsidRPr="00135910" w:rsidRDefault="00820CA8" w:rsidP="001647A0">
      <w:pPr>
        <w:spacing w:after="0" w:line="240" w:lineRule="auto"/>
        <w:rPr>
          <w:rFonts w:ascii="Segoe UI" w:hAnsi="Segoe UI" w:cs="Segoe UI"/>
          <w:sz w:val="20"/>
          <w:szCs w:val="20"/>
        </w:rPr>
      </w:pPr>
      <w:r w:rsidRPr="00135910">
        <w:rPr>
          <w:sz w:val="20"/>
          <w:szCs w:val="20"/>
        </w:rPr>
        <w:t xml:space="preserve">It is required </w:t>
      </w:r>
      <w:r w:rsidR="00BE1B97" w:rsidRPr="00135910">
        <w:rPr>
          <w:sz w:val="20"/>
          <w:szCs w:val="20"/>
        </w:rPr>
        <w:t>to access the Azure SQL database that is created post completion of the ARM template deployment</w:t>
      </w:r>
      <w:r w:rsidR="001C1A69" w:rsidRPr="00135910">
        <w:rPr>
          <w:rFonts w:ascii="Segoe UI" w:hAnsi="Segoe UI" w:cs="Segoe UI"/>
          <w:sz w:val="20"/>
          <w:szCs w:val="20"/>
        </w:rPr>
        <w:t>.</w:t>
      </w:r>
      <w:r w:rsidR="00BE1B97" w:rsidRPr="00135910">
        <w:rPr>
          <w:rFonts w:ascii="Segoe UI" w:hAnsi="Segoe UI" w:cs="Segoe UI"/>
          <w:sz w:val="20"/>
          <w:szCs w:val="20"/>
        </w:rPr>
        <w:t xml:space="preserve"> </w:t>
      </w:r>
      <w:r w:rsidR="003E1690">
        <w:rPr>
          <w:rFonts w:ascii="Segoe UI" w:hAnsi="Segoe UI" w:cs="Segoe UI"/>
          <w:sz w:val="20"/>
          <w:szCs w:val="20"/>
        </w:rPr>
        <w:t>Get</w:t>
      </w:r>
      <w:r w:rsidR="00D53808" w:rsidRPr="00135910">
        <w:rPr>
          <w:rFonts w:ascii="Segoe UI" w:hAnsi="Segoe UI" w:cs="Segoe UI"/>
          <w:sz w:val="20"/>
          <w:szCs w:val="20"/>
        </w:rPr>
        <w:t xml:space="preserve"> the latest version of </w:t>
      </w:r>
      <w:hyperlink r:id="rId21" w:history="1">
        <w:r w:rsidR="00D53808" w:rsidRPr="00135910">
          <w:rPr>
            <w:rStyle w:val="Hyperlink"/>
            <w:rFonts w:ascii="Segoe UI" w:hAnsi="Segoe UI" w:cs="Segoe UI"/>
            <w:sz w:val="20"/>
            <w:szCs w:val="20"/>
          </w:rPr>
          <w:t>SQL Server Management Studio (SSMS)</w:t>
        </w:r>
      </w:hyperlink>
      <w:r w:rsidR="00D53808" w:rsidRPr="00135910">
        <w:rPr>
          <w:rFonts w:ascii="Segoe UI" w:hAnsi="Segoe UI" w:cs="Segoe UI"/>
          <w:sz w:val="20"/>
          <w:szCs w:val="20"/>
        </w:rPr>
        <w:t>.</w:t>
      </w:r>
      <w:r w:rsidR="001C1A69" w:rsidRPr="00135910">
        <w:rPr>
          <w:rFonts w:ascii="Segoe UI" w:hAnsi="Segoe UI" w:cs="Segoe UI"/>
          <w:sz w:val="20"/>
          <w:szCs w:val="20"/>
        </w:rPr>
        <w:t xml:space="preserve"> </w:t>
      </w:r>
    </w:p>
    <w:p w14:paraId="699E135A" w14:textId="77777777" w:rsidR="00662F46" w:rsidRDefault="00662F46" w:rsidP="001647A0">
      <w:pPr>
        <w:spacing w:after="0" w:line="240" w:lineRule="auto"/>
        <w:rPr>
          <w:rFonts w:ascii="Segoe UI" w:hAnsi="Segoe UI" w:cs="Segoe UI"/>
          <w:sz w:val="20"/>
          <w:szCs w:val="20"/>
        </w:rPr>
      </w:pPr>
    </w:p>
    <w:p w14:paraId="25F96EB2" w14:textId="3612E25C" w:rsidR="00457737" w:rsidRPr="00135910" w:rsidRDefault="00457737" w:rsidP="001647A0">
      <w:pPr>
        <w:spacing w:after="0" w:line="240" w:lineRule="auto"/>
        <w:rPr>
          <w:sz w:val="20"/>
          <w:szCs w:val="20"/>
        </w:rPr>
      </w:pPr>
      <w:r w:rsidRPr="00135910">
        <w:rPr>
          <w:rFonts w:ascii="Segoe UI" w:hAnsi="Segoe UI" w:cs="Segoe UI"/>
          <w:sz w:val="20"/>
          <w:szCs w:val="20"/>
        </w:rPr>
        <w:t>At the time of authoring this document</w:t>
      </w:r>
      <w:r w:rsidR="00DB158B" w:rsidRPr="00135910">
        <w:rPr>
          <w:rFonts w:ascii="Segoe UI" w:hAnsi="Segoe UI" w:cs="Segoe UI"/>
          <w:sz w:val="20"/>
          <w:szCs w:val="20"/>
        </w:rPr>
        <w:t>,</w:t>
      </w:r>
      <w:r w:rsidRPr="00135910">
        <w:rPr>
          <w:rFonts w:ascii="Segoe UI" w:hAnsi="Segoe UI" w:cs="Segoe UI"/>
          <w:sz w:val="20"/>
          <w:szCs w:val="20"/>
        </w:rPr>
        <w:t xml:space="preserve"> SQL Server Management Studio </w:t>
      </w:r>
      <w:r w:rsidR="007560FF" w:rsidRPr="00135910">
        <w:rPr>
          <w:rFonts w:ascii="Segoe UI" w:hAnsi="Segoe UI" w:cs="Segoe UI"/>
          <w:sz w:val="20"/>
          <w:szCs w:val="20"/>
        </w:rPr>
        <w:t xml:space="preserve">is the only SQL scripting tool </w:t>
      </w:r>
      <w:del w:id="425" w:author="Author">
        <w:r w:rsidR="00DB158B" w:rsidRPr="00135910" w:rsidDel="00315EC7">
          <w:rPr>
            <w:rFonts w:ascii="Segoe UI" w:hAnsi="Segoe UI" w:cs="Segoe UI"/>
            <w:sz w:val="20"/>
            <w:szCs w:val="20"/>
          </w:rPr>
          <w:delText>which</w:delText>
        </w:r>
        <w:r w:rsidR="007560FF" w:rsidRPr="00135910" w:rsidDel="00315EC7">
          <w:rPr>
            <w:rFonts w:ascii="Segoe UI" w:hAnsi="Segoe UI" w:cs="Segoe UI"/>
            <w:sz w:val="20"/>
            <w:szCs w:val="20"/>
          </w:rPr>
          <w:delText xml:space="preserve"> </w:delText>
        </w:r>
      </w:del>
      <w:ins w:id="426" w:author="Author">
        <w:r w:rsidR="00315EC7">
          <w:rPr>
            <w:rFonts w:ascii="Segoe UI" w:hAnsi="Segoe UI" w:cs="Segoe UI"/>
            <w:sz w:val="20"/>
            <w:szCs w:val="20"/>
          </w:rPr>
          <w:t>that</w:t>
        </w:r>
        <w:r w:rsidR="00315EC7" w:rsidRPr="00135910">
          <w:rPr>
            <w:rFonts w:ascii="Segoe UI" w:hAnsi="Segoe UI" w:cs="Segoe UI"/>
            <w:sz w:val="20"/>
            <w:szCs w:val="20"/>
          </w:rPr>
          <w:t xml:space="preserve"> </w:t>
        </w:r>
      </w:ins>
      <w:r w:rsidR="007560FF" w:rsidRPr="00135910">
        <w:rPr>
          <w:rFonts w:ascii="Segoe UI" w:hAnsi="Segoe UI" w:cs="Segoe UI"/>
          <w:sz w:val="20"/>
          <w:szCs w:val="20"/>
        </w:rPr>
        <w:t xml:space="preserve">can </w:t>
      </w:r>
      <w:r w:rsidR="002F3EF6" w:rsidRPr="00135910">
        <w:rPr>
          <w:rFonts w:ascii="Segoe UI" w:hAnsi="Segoe UI" w:cs="Segoe UI"/>
          <w:sz w:val="20"/>
          <w:szCs w:val="20"/>
        </w:rPr>
        <w:t>add</w:t>
      </w:r>
      <w:r w:rsidR="007560FF" w:rsidRPr="00135910">
        <w:rPr>
          <w:rFonts w:ascii="Segoe UI" w:hAnsi="Segoe UI" w:cs="Segoe UI"/>
          <w:sz w:val="20"/>
          <w:szCs w:val="20"/>
        </w:rPr>
        <w:t xml:space="preserve"> and provisi</w:t>
      </w:r>
      <w:r w:rsidR="002F3EF6" w:rsidRPr="00135910">
        <w:rPr>
          <w:rFonts w:ascii="Segoe UI" w:hAnsi="Segoe UI" w:cs="Segoe UI"/>
          <w:sz w:val="20"/>
          <w:szCs w:val="20"/>
        </w:rPr>
        <w:t xml:space="preserve">on </w:t>
      </w:r>
      <w:r w:rsidR="007560FF" w:rsidRPr="00135910">
        <w:rPr>
          <w:rFonts w:ascii="Segoe UI" w:hAnsi="Segoe UI" w:cs="Segoe UI"/>
          <w:sz w:val="20"/>
          <w:szCs w:val="20"/>
        </w:rPr>
        <w:t>SQL users as required by the deployment.</w:t>
      </w:r>
    </w:p>
    <w:p w14:paraId="480B3E52" w14:textId="64A96F8B" w:rsidR="003002F5" w:rsidRPr="00135910" w:rsidRDefault="003002F5">
      <w:pPr>
        <w:spacing w:after="0" w:line="240" w:lineRule="auto"/>
        <w:rPr>
          <w:sz w:val="20"/>
          <w:szCs w:val="20"/>
        </w:rPr>
        <w:pPrChange w:id="427" w:author="Author">
          <w:pPr/>
        </w:pPrChange>
      </w:pPr>
    </w:p>
    <w:p w14:paraId="1174A725" w14:textId="1E4E9733" w:rsidR="00475F22" w:rsidRPr="00135910" w:rsidRDefault="00811FF4" w:rsidP="00135910">
      <w:pPr>
        <w:pStyle w:val="Heading2"/>
      </w:pPr>
      <w:bookmarkStart w:id="428" w:name="_Toc52813249"/>
      <w:r w:rsidRPr="00135910">
        <w:t xml:space="preserve">Configuring Your Application </w:t>
      </w:r>
      <w:r w:rsidR="009F286D" w:rsidRPr="00135910">
        <w:t>Registration</w:t>
      </w:r>
      <w:r w:rsidR="005D422B" w:rsidRPr="00135910">
        <w:t xml:space="preserve"> in Dynamics</w:t>
      </w:r>
      <w:bookmarkEnd w:id="428"/>
      <w:r w:rsidR="005D422B" w:rsidRPr="00135910">
        <w:t xml:space="preserve"> </w:t>
      </w:r>
    </w:p>
    <w:p w14:paraId="151FBF94" w14:textId="5019C2AF" w:rsidR="00F25611" w:rsidRDefault="00F1384D" w:rsidP="001647A0">
      <w:pPr>
        <w:spacing w:after="0" w:line="240" w:lineRule="auto"/>
        <w:rPr>
          <w:sz w:val="20"/>
          <w:szCs w:val="20"/>
        </w:rPr>
      </w:pPr>
      <w:r w:rsidRPr="00135910">
        <w:rPr>
          <w:sz w:val="20"/>
          <w:szCs w:val="20"/>
        </w:rPr>
        <w:t xml:space="preserve">To ensure your </w:t>
      </w:r>
      <w:r w:rsidR="003E1690" w:rsidRPr="00135910">
        <w:rPr>
          <w:sz w:val="20"/>
          <w:szCs w:val="20"/>
        </w:rPr>
        <w:t xml:space="preserve">application registration </w:t>
      </w:r>
      <w:r w:rsidR="009F286D" w:rsidRPr="00135910">
        <w:rPr>
          <w:sz w:val="20"/>
          <w:szCs w:val="20"/>
        </w:rPr>
        <w:t>works as expected, add the application registration into Dynamics</w:t>
      </w:r>
      <w:r w:rsidR="003E1690">
        <w:rPr>
          <w:sz w:val="20"/>
          <w:szCs w:val="20"/>
        </w:rPr>
        <w:t xml:space="preserve"> 365</w:t>
      </w:r>
      <w:r w:rsidR="009F286D" w:rsidRPr="00135910">
        <w:rPr>
          <w:sz w:val="20"/>
          <w:szCs w:val="20"/>
        </w:rPr>
        <w:t xml:space="preserve">. Dynamics 365 treats application registrations </w:t>
      </w:r>
      <w:r w:rsidR="00AC4E4E" w:rsidRPr="00135910">
        <w:rPr>
          <w:sz w:val="20"/>
          <w:szCs w:val="20"/>
        </w:rPr>
        <w:t>differently th</w:t>
      </w:r>
      <w:r w:rsidR="006678E1" w:rsidRPr="00135910">
        <w:rPr>
          <w:sz w:val="20"/>
          <w:szCs w:val="20"/>
        </w:rPr>
        <w:t>a</w:t>
      </w:r>
      <w:r w:rsidR="00AC4E4E" w:rsidRPr="00135910">
        <w:rPr>
          <w:sz w:val="20"/>
          <w:szCs w:val="20"/>
        </w:rPr>
        <w:t>n that of regular provisioned users</w:t>
      </w:r>
      <w:r w:rsidR="003E1690">
        <w:rPr>
          <w:sz w:val="20"/>
          <w:szCs w:val="20"/>
        </w:rPr>
        <w:t>.</w:t>
      </w:r>
      <w:r w:rsidR="00AC4E4E" w:rsidRPr="00135910">
        <w:rPr>
          <w:sz w:val="20"/>
          <w:szCs w:val="20"/>
        </w:rPr>
        <w:t xml:space="preserve"> </w:t>
      </w:r>
      <w:r w:rsidR="003E1690">
        <w:rPr>
          <w:sz w:val="20"/>
          <w:szCs w:val="20"/>
        </w:rPr>
        <w:t>T</w:t>
      </w:r>
      <w:r w:rsidR="00AC4E4E" w:rsidRPr="00135910">
        <w:rPr>
          <w:sz w:val="20"/>
          <w:szCs w:val="20"/>
        </w:rPr>
        <w:t xml:space="preserve">o gain </w:t>
      </w:r>
      <w:r w:rsidR="005B4F76" w:rsidRPr="00135910">
        <w:rPr>
          <w:sz w:val="20"/>
          <w:szCs w:val="20"/>
        </w:rPr>
        <w:t>access,</w:t>
      </w:r>
      <w:r w:rsidR="00AC4E4E" w:rsidRPr="00135910">
        <w:rPr>
          <w:sz w:val="20"/>
          <w:szCs w:val="20"/>
        </w:rPr>
        <w:t xml:space="preserve"> the view must first change from the standard ‘All Users’ to ‘Application </w:t>
      </w:r>
      <w:commentRangeStart w:id="429"/>
      <w:r w:rsidR="00AC4E4E" w:rsidRPr="00135910">
        <w:rPr>
          <w:sz w:val="20"/>
          <w:szCs w:val="20"/>
        </w:rPr>
        <w:t>Users</w:t>
      </w:r>
      <w:r w:rsidR="003E1690">
        <w:rPr>
          <w:sz w:val="20"/>
          <w:szCs w:val="20"/>
        </w:rPr>
        <w:t>’</w:t>
      </w:r>
      <w:commentRangeEnd w:id="429"/>
      <w:r>
        <w:rPr>
          <w:rStyle w:val="CommentReference"/>
        </w:rPr>
        <w:commentReference w:id="429"/>
      </w:r>
      <w:r w:rsidR="003E1690">
        <w:rPr>
          <w:sz w:val="20"/>
          <w:szCs w:val="20"/>
        </w:rPr>
        <w:t>:</w:t>
      </w:r>
    </w:p>
    <w:p w14:paraId="6B1BC442" w14:textId="77777777" w:rsidR="00135910" w:rsidRPr="00135910" w:rsidRDefault="00135910" w:rsidP="001647A0">
      <w:pPr>
        <w:spacing w:after="0" w:line="240" w:lineRule="auto"/>
        <w:rPr>
          <w:sz w:val="20"/>
          <w:szCs w:val="20"/>
        </w:rPr>
      </w:pPr>
    </w:p>
    <w:p w14:paraId="60058624" w14:textId="23451ACE" w:rsidR="00F25611" w:rsidRDefault="2C2000A5" w:rsidP="001647A0">
      <w:pPr>
        <w:spacing w:after="0" w:line="240" w:lineRule="auto"/>
        <w:jc w:val="center"/>
      </w:pPr>
      <w:r>
        <w:rPr>
          <w:noProof/>
        </w:rPr>
        <w:drawing>
          <wp:inline distT="0" distB="0" distL="0" distR="0" wp14:anchorId="5678D3BC" wp14:editId="4E45F70D">
            <wp:extent cx="5943600" cy="1530350"/>
            <wp:effectExtent l="0" t="0" r="0" b="0"/>
            <wp:docPr id="311134632" name="Picture 3" descr="Sample screenshot of Application Users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5943600" cy="1530350"/>
                    </a:xfrm>
                    <a:prstGeom prst="rect">
                      <a:avLst/>
                    </a:prstGeom>
                  </pic:spPr>
                </pic:pic>
              </a:graphicData>
            </a:graphic>
          </wp:inline>
        </w:drawing>
      </w:r>
    </w:p>
    <w:p w14:paraId="2D220A02" w14:textId="77777777" w:rsidR="00135910" w:rsidRDefault="00135910" w:rsidP="001647A0">
      <w:pPr>
        <w:spacing w:after="0" w:line="240" w:lineRule="auto"/>
        <w:jc w:val="center"/>
      </w:pPr>
    </w:p>
    <w:p w14:paraId="06F7FBE3" w14:textId="7E034131" w:rsidR="00F25611" w:rsidRDefault="00F25611" w:rsidP="001647A0">
      <w:pPr>
        <w:spacing w:after="0" w:line="240" w:lineRule="auto"/>
        <w:rPr>
          <w:sz w:val="20"/>
          <w:szCs w:val="20"/>
        </w:rPr>
      </w:pPr>
      <w:r w:rsidRPr="00135910">
        <w:rPr>
          <w:sz w:val="20"/>
          <w:szCs w:val="20"/>
        </w:rPr>
        <w:t>From here you can ‘add’ the application registration</w:t>
      </w:r>
      <w:r w:rsidR="00686F08" w:rsidRPr="00135910">
        <w:rPr>
          <w:sz w:val="20"/>
          <w:szCs w:val="20"/>
        </w:rPr>
        <w:t xml:space="preserve"> by entering the ‘Application </w:t>
      </w:r>
      <w:r w:rsidR="00752837" w:rsidRPr="00135910">
        <w:rPr>
          <w:sz w:val="20"/>
          <w:szCs w:val="20"/>
        </w:rPr>
        <w:t>(client) ID’</w:t>
      </w:r>
      <w:r w:rsidR="00A37BE3" w:rsidRPr="00135910">
        <w:rPr>
          <w:sz w:val="20"/>
          <w:szCs w:val="20"/>
        </w:rPr>
        <w:t xml:space="preserve">. </w:t>
      </w:r>
      <w:r w:rsidR="00135910">
        <w:rPr>
          <w:sz w:val="20"/>
          <w:szCs w:val="20"/>
        </w:rPr>
        <w:t>A</w:t>
      </w:r>
      <w:r w:rsidR="00A37BE3" w:rsidRPr="00135910">
        <w:rPr>
          <w:sz w:val="20"/>
          <w:szCs w:val="20"/>
        </w:rPr>
        <w:t>lthough the user</w:t>
      </w:r>
      <w:r w:rsidR="00662F46">
        <w:rPr>
          <w:sz w:val="20"/>
          <w:szCs w:val="20"/>
        </w:rPr>
        <w:t xml:space="preserve"> </w:t>
      </w:r>
      <w:r w:rsidR="00A37BE3" w:rsidRPr="00135910">
        <w:rPr>
          <w:sz w:val="20"/>
          <w:szCs w:val="20"/>
        </w:rPr>
        <w:t xml:space="preserve">name, </w:t>
      </w:r>
      <w:r w:rsidR="009B2953" w:rsidRPr="00135910">
        <w:rPr>
          <w:sz w:val="20"/>
          <w:szCs w:val="20"/>
        </w:rPr>
        <w:t>full name</w:t>
      </w:r>
      <w:r w:rsidR="00662F46">
        <w:rPr>
          <w:sz w:val="20"/>
          <w:szCs w:val="20"/>
        </w:rPr>
        <w:t>,</w:t>
      </w:r>
      <w:r w:rsidR="009B2953" w:rsidRPr="00135910">
        <w:rPr>
          <w:sz w:val="20"/>
          <w:szCs w:val="20"/>
        </w:rPr>
        <w:t xml:space="preserve"> and email address are required</w:t>
      </w:r>
      <w:r w:rsidR="003E1690">
        <w:rPr>
          <w:sz w:val="20"/>
          <w:szCs w:val="20"/>
        </w:rPr>
        <w:t>,</w:t>
      </w:r>
      <w:r w:rsidR="009B2953" w:rsidRPr="00135910">
        <w:rPr>
          <w:sz w:val="20"/>
          <w:szCs w:val="20"/>
        </w:rPr>
        <w:t xml:space="preserve"> the application does not </w:t>
      </w:r>
      <w:r w:rsidR="003E1690">
        <w:rPr>
          <w:sz w:val="20"/>
          <w:szCs w:val="20"/>
        </w:rPr>
        <w:t>validate</w:t>
      </w:r>
      <w:r w:rsidR="009B2953" w:rsidRPr="00135910">
        <w:rPr>
          <w:sz w:val="20"/>
          <w:szCs w:val="20"/>
        </w:rPr>
        <w:t xml:space="preserve"> </w:t>
      </w:r>
      <w:r w:rsidR="006830BD" w:rsidRPr="00135910">
        <w:rPr>
          <w:sz w:val="20"/>
          <w:szCs w:val="20"/>
        </w:rPr>
        <w:t>those</w:t>
      </w:r>
      <w:r w:rsidR="009B2953" w:rsidRPr="00135910">
        <w:rPr>
          <w:sz w:val="20"/>
          <w:szCs w:val="20"/>
        </w:rPr>
        <w:t xml:space="preserve"> fields </w:t>
      </w:r>
      <w:r w:rsidR="003E1690">
        <w:rPr>
          <w:sz w:val="20"/>
          <w:szCs w:val="20"/>
        </w:rPr>
        <w:t>so</w:t>
      </w:r>
      <w:r w:rsidR="009B2953" w:rsidRPr="00135910">
        <w:rPr>
          <w:sz w:val="20"/>
          <w:szCs w:val="20"/>
        </w:rPr>
        <w:t xml:space="preserve"> a user can enter any identifying information they please</w:t>
      </w:r>
      <w:r w:rsidR="006830BD" w:rsidRPr="00135910">
        <w:rPr>
          <w:sz w:val="20"/>
          <w:szCs w:val="20"/>
        </w:rPr>
        <w:t xml:space="preserve">. </w:t>
      </w:r>
    </w:p>
    <w:p w14:paraId="67506F60" w14:textId="77777777" w:rsidR="00135910" w:rsidRPr="00135910" w:rsidRDefault="00135910" w:rsidP="001647A0">
      <w:pPr>
        <w:spacing w:after="0" w:line="240" w:lineRule="auto"/>
        <w:rPr>
          <w:sz w:val="20"/>
          <w:szCs w:val="20"/>
        </w:rPr>
      </w:pPr>
    </w:p>
    <w:p w14:paraId="03D6E531" w14:textId="44A38096" w:rsidR="00F25611" w:rsidRDefault="28E38834" w:rsidP="001647A0">
      <w:pPr>
        <w:spacing w:after="0" w:line="240" w:lineRule="auto"/>
        <w:jc w:val="center"/>
      </w:pPr>
      <w:r>
        <w:rPr>
          <w:noProof/>
        </w:rPr>
        <w:drawing>
          <wp:inline distT="0" distB="0" distL="0" distR="0" wp14:anchorId="38684E52" wp14:editId="698D90EB">
            <wp:extent cx="2880000" cy="3295670"/>
            <wp:effectExtent l="0" t="0" r="0" b="0"/>
            <wp:docPr id="218573698" name="Picture 4" descr="Sample screenshot of required fields for application user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2880000" cy="3295670"/>
                    </a:xfrm>
                    <a:prstGeom prst="rect">
                      <a:avLst/>
                    </a:prstGeom>
                  </pic:spPr>
                </pic:pic>
              </a:graphicData>
            </a:graphic>
          </wp:inline>
        </w:drawing>
      </w:r>
    </w:p>
    <w:p w14:paraId="4F88D3BB" w14:textId="77777777" w:rsidR="0022358B" w:rsidRPr="006A5498" w:rsidRDefault="0022358B" w:rsidP="001647A0">
      <w:pPr>
        <w:spacing w:after="0" w:line="240" w:lineRule="auto"/>
        <w:jc w:val="center"/>
      </w:pPr>
    </w:p>
    <w:p w14:paraId="5EBCF0F4" w14:textId="099DA3AB" w:rsidR="00475F22" w:rsidRDefault="00AE3C91" w:rsidP="001647A0">
      <w:pPr>
        <w:spacing w:after="0" w:line="240" w:lineRule="auto"/>
        <w:rPr>
          <w:sz w:val="20"/>
          <w:szCs w:val="20"/>
        </w:rPr>
      </w:pPr>
      <w:r w:rsidRPr="00135910">
        <w:rPr>
          <w:sz w:val="20"/>
          <w:szCs w:val="20"/>
        </w:rPr>
        <w:t xml:space="preserve">For additional details on configuring your ‘Application Users’ please </w:t>
      </w:r>
      <w:r w:rsidR="006A5F98" w:rsidRPr="00135910">
        <w:rPr>
          <w:sz w:val="20"/>
          <w:szCs w:val="20"/>
        </w:rPr>
        <w:t xml:space="preserve">review documentation </w:t>
      </w:r>
      <w:r w:rsidR="003E1690">
        <w:rPr>
          <w:sz w:val="20"/>
          <w:szCs w:val="20"/>
        </w:rPr>
        <w:t>on</w:t>
      </w:r>
      <w:r w:rsidR="006A5F98" w:rsidRPr="00135910">
        <w:rPr>
          <w:sz w:val="20"/>
          <w:szCs w:val="20"/>
        </w:rPr>
        <w:t xml:space="preserve"> </w:t>
      </w:r>
      <w:hyperlink r:id="rId24" w:anchor="create-an-application-user" w:history="1">
        <w:r w:rsidR="006A5F98" w:rsidRPr="00135910">
          <w:rPr>
            <w:rStyle w:val="Hyperlink"/>
            <w:sz w:val="20"/>
            <w:szCs w:val="20"/>
          </w:rPr>
          <w:t>setting up non interactive users as application users in Dynamics 365</w:t>
        </w:r>
      </w:hyperlink>
      <w:r w:rsidR="006A5F98" w:rsidRPr="00135910">
        <w:rPr>
          <w:sz w:val="20"/>
          <w:szCs w:val="20"/>
        </w:rPr>
        <w:t xml:space="preserve">. </w:t>
      </w:r>
    </w:p>
    <w:p w14:paraId="71F90215" w14:textId="77777777" w:rsidR="002F62D2" w:rsidRPr="00135910" w:rsidRDefault="002F62D2" w:rsidP="001647A0">
      <w:pPr>
        <w:spacing w:after="0" w:line="240" w:lineRule="auto"/>
        <w:rPr>
          <w:sz w:val="20"/>
          <w:szCs w:val="20"/>
        </w:rPr>
      </w:pPr>
    </w:p>
    <w:p w14:paraId="399B155E" w14:textId="78C8D3A1" w:rsidR="00367F74" w:rsidRPr="00135910" w:rsidRDefault="00C02CEF" w:rsidP="001647A0">
      <w:pPr>
        <w:spacing w:after="0" w:line="240" w:lineRule="auto"/>
        <w:rPr>
          <w:sz w:val="20"/>
          <w:szCs w:val="20"/>
        </w:rPr>
      </w:pPr>
      <w:r w:rsidRPr="00135910">
        <w:rPr>
          <w:sz w:val="20"/>
          <w:szCs w:val="20"/>
        </w:rPr>
        <w:t>When a</w:t>
      </w:r>
      <w:r w:rsidR="003E1690">
        <w:rPr>
          <w:sz w:val="20"/>
          <w:szCs w:val="20"/>
        </w:rPr>
        <w:t>n</w:t>
      </w:r>
      <w:r w:rsidRPr="00135910">
        <w:rPr>
          <w:sz w:val="20"/>
          <w:szCs w:val="20"/>
        </w:rPr>
        <w:t xml:space="preserve"> ‘Application User’ interacts with Dynamics</w:t>
      </w:r>
      <w:r w:rsidR="00B4751C" w:rsidRPr="00135910">
        <w:rPr>
          <w:sz w:val="20"/>
          <w:szCs w:val="20"/>
        </w:rPr>
        <w:t xml:space="preserve"> 365, the application applies the same privilege and access logic as it does to </w:t>
      </w:r>
      <w:r w:rsidR="00B166D1" w:rsidRPr="00135910">
        <w:rPr>
          <w:sz w:val="20"/>
          <w:szCs w:val="20"/>
        </w:rPr>
        <w:t>an</w:t>
      </w:r>
      <w:r w:rsidR="00B4751C" w:rsidRPr="00135910">
        <w:rPr>
          <w:sz w:val="20"/>
          <w:szCs w:val="20"/>
        </w:rPr>
        <w:t xml:space="preserve"> interactive user. This means an administrator must gran</w:t>
      </w:r>
      <w:r w:rsidR="00B166D1" w:rsidRPr="00135910">
        <w:rPr>
          <w:sz w:val="20"/>
          <w:szCs w:val="20"/>
        </w:rPr>
        <w:t>t</w:t>
      </w:r>
      <w:r w:rsidR="00B4751C" w:rsidRPr="00135910">
        <w:rPr>
          <w:sz w:val="20"/>
          <w:szCs w:val="20"/>
        </w:rPr>
        <w:t xml:space="preserve"> the application user the correct </w:t>
      </w:r>
      <w:r w:rsidR="00B166D1" w:rsidRPr="00135910">
        <w:rPr>
          <w:sz w:val="20"/>
          <w:szCs w:val="20"/>
        </w:rPr>
        <w:t>privileges</w:t>
      </w:r>
      <w:r w:rsidR="00B4751C" w:rsidRPr="00135910">
        <w:rPr>
          <w:sz w:val="20"/>
          <w:szCs w:val="20"/>
        </w:rPr>
        <w:t xml:space="preserve"> for </w:t>
      </w:r>
      <w:r w:rsidR="00B166D1" w:rsidRPr="00135910">
        <w:rPr>
          <w:sz w:val="20"/>
          <w:szCs w:val="20"/>
        </w:rPr>
        <w:t xml:space="preserve">the records that will be created or updated. </w:t>
      </w:r>
      <w:r w:rsidR="00367F74" w:rsidRPr="00135910">
        <w:rPr>
          <w:sz w:val="20"/>
          <w:szCs w:val="20"/>
        </w:rPr>
        <w:t>In Fundraising and Engagement</w:t>
      </w:r>
      <w:r w:rsidR="003E1690">
        <w:rPr>
          <w:sz w:val="20"/>
          <w:szCs w:val="20"/>
        </w:rPr>
        <w:t>,</w:t>
      </w:r>
      <w:r w:rsidR="00367F74" w:rsidRPr="00135910">
        <w:rPr>
          <w:sz w:val="20"/>
          <w:szCs w:val="20"/>
        </w:rPr>
        <w:t xml:space="preserve"> the following records are both created and</w:t>
      </w:r>
      <w:r w:rsidR="003E1690">
        <w:rPr>
          <w:sz w:val="20"/>
          <w:szCs w:val="20"/>
        </w:rPr>
        <w:t>/</w:t>
      </w:r>
      <w:r w:rsidR="00367F74" w:rsidRPr="00135910">
        <w:rPr>
          <w:sz w:val="20"/>
          <w:szCs w:val="20"/>
        </w:rPr>
        <w:t>or updated:</w:t>
      </w:r>
    </w:p>
    <w:p w14:paraId="3F57E484" w14:textId="3B5D2FB9" w:rsidR="00ED3CF9" w:rsidRPr="00135910" w:rsidRDefault="00367F74" w:rsidP="001647A0">
      <w:pPr>
        <w:pStyle w:val="ListParagraph"/>
        <w:numPr>
          <w:ilvl w:val="0"/>
          <w:numId w:val="3"/>
        </w:numPr>
        <w:spacing w:after="0" w:line="240" w:lineRule="auto"/>
        <w:rPr>
          <w:sz w:val="20"/>
          <w:szCs w:val="20"/>
        </w:rPr>
      </w:pPr>
      <w:r w:rsidRPr="00135910">
        <w:rPr>
          <w:sz w:val="20"/>
          <w:szCs w:val="20"/>
        </w:rPr>
        <w:t>Transaction</w:t>
      </w:r>
    </w:p>
    <w:p w14:paraId="00FCA587" w14:textId="6FEE737F" w:rsidR="00367F74" w:rsidRPr="00135910" w:rsidRDefault="00367F74" w:rsidP="001647A0">
      <w:pPr>
        <w:pStyle w:val="ListParagraph"/>
        <w:numPr>
          <w:ilvl w:val="0"/>
          <w:numId w:val="3"/>
        </w:numPr>
        <w:spacing w:after="0" w:line="240" w:lineRule="auto"/>
        <w:rPr>
          <w:sz w:val="20"/>
          <w:szCs w:val="20"/>
        </w:rPr>
      </w:pPr>
      <w:r w:rsidRPr="00135910">
        <w:rPr>
          <w:sz w:val="20"/>
          <w:szCs w:val="20"/>
        </w:rPr>
        <w:t>Payment Schedule</w:t>
      </w:r>
    </w:p>
    <w:p w14:paraId="20FF3527" w14:textId="2507E525" w:rsidR="00367F74" w:rsidRPr="00135910" w:rsidRDefault="00367F74" w:rsidP="001647A0">
      <w:pPr>
        <w:pStyle w:val="ListParagraph"/>
        <w:numPr>
          <w:ilvl w:val="0"/>
          <w:numId w:val="3"/>
        </w:numPr>
        <w:spacing w:after="0" w:line="240" w:lineRule="auto"/>
        <w:rPr>
          <w:sz w:val="20"/>
          <w:szCs w:val="20"/>
        </w:rPr>
      </w:pPr>
      <w:r w:rsidRPr="00135910">
        <w:rPr>
          <w:sz w:val="20"/>
          <w:szCs w:val="20"/>
        </w:rPr>
        <w:t>Payment Method</w:t>
      </w:r>
    </w:p>
    <w:p w14:paraId="3AEE796F" w14:textId="6A315CF6" w:rsidR="00367F74" w:rsidRPr="00135910" w:rsidRDefault="00367F74" w:rsidP="001647A0">
      <w:pPr>
        <w:pStyle w:val="ListParagraph"/>
        <w:numPr>
          <w:ilvl w:val="0"/>
          <w:numId w:val="3"/>
        </w:numPr>
        <w:spacing w:after="0" w:line="240" w:lineRule="auto"/>
        <w:rPr>
          <w:sz w:val="20"/>
          <w:szCs w:val="20"/>
        </w:rPr>
      </w:pPr>
      <w:r w:rsidRPr="00135910">
        <w:rPr>
          <w:sz w:val="20"/>
          <w:szCs w:val="20"/>
        </w:rPr>
        <w:t>Response Record</w:t>
      </w:r>
      <w:r w:rsidR="003E1690">
        <w:rPr>
          <w:sz w:val="20"/>
          <w:szCs w:val="20"/>
        </w:rPr>
        <w:t>.</w:t>
      </w:r>
    </w:p>
    <w:p w14:paraId="27831109" w14:textId="77777777" w:rsidR="003E1690" w:rsidRDefault="003E1690" w:rsidP="001647A0">
      <w:pPr>
        <w:spacing w:after="0" w:line="240" w:lineRule="auto"/>
        <w:rPr>
          <w:sz w:val="20"/>
          <w:szCs w:val="20"/>
        </w:rPr>
      </w:pPr>
    </w:p>
    <w:p w14:paraId="0CD314EE" w14:textId="53E44F73" w:rsidR="00367F74" w:rsidRDefault="00B4759D" w:rsidP="001647A0">
      <w:pPr>
        <w:spacing w:after="0" w:line="240" w:lineRule="auto"/>
        <w:rPr>
          <w:sz w:val="20"/>
          <w:szCs w:val="20"/>
        </w:rPr>
      </w:pPr>
      <w:r w:rsidRPr="00135910">
        <w:rPr>
          <w:sz w:val="20"/>
          <w:szCs w:val="20"/>
        </w:rPr>
        <w:t>For more details on administering privileges in Dynamics 365</w:t>
      </w:r>
      <w:r w:rsidR="003E1690">
        <w:rPr>
          <w:sz w:val="20"/>
          <w:szCs w:val="20"/>
        </w:rPr>
        <w:t>,</w:t>
      </w:r>
      <w:r w:rsidRPr="00135910">
        <w:rPr>
          <w:sz w:val="20"/>
          <w:szCs w:val="20"/>
        </w:rPr>
        <w:t xml:space="preserve"> </w:t>
      </w:r>
      <w:r w:rsidR="003412CA" w:rsidRPr="00135910">
        <w:rPr>
          <w:sz w:val="20"/>
          <w:szCs w:val="20"/>
        </w:rPr>
        <w:t xml:space="preserve">view </w:t>
      </w:r>
      <w:hyperlink r:id="rId25" w:history="1">
        <w:r w:rsidR="003412CA" w:rsidRPr="00135910">
          <w:rPr>
            <w:rStyle w:val="Hyperlink"/>
            <w:sz w:val="20"/>
            <w:szCs w:val="20"/>
          </w:rPr>
          <w:t>Security Roles and Privileges</w:t>
        </w:r>
      </w:hyperlink>
      <w:r w:rsidR="003412CA" w:rsidRPr="00135910">
        <w:rPr>
          <w:sz w:val="20"/>
          <w:szCs w:val="20"/>
        </w:rPr>
        <w:t xml:space="preserve">. </w:t>
      </w:r>
    </w:p>
    <w:p w14:paraId="6B1F1B2D" w14:textId="77777777" w:rsidR="00135910" w:rsidRPr="00135910" w:rsidRDefault="00135910" w:rsidP="001647A0">
      <w:pPr>
        <w:spacing w:after="0" w:line="240" w:lineRule="auto"/>
        <w:rPr>
          <w:sz w:val="20"/>
          <w:szCs w:val="20"/>
        </w:rPr>
      </w:pPr>
    </w:p>
    <w:p w14:paraId="4C9CFB94" w14:textId="0BC2B428" w:rsidR="008E2D20" w:rsidRPr="00135910" w:rsidRDefault="00B82721" w:rsidP="00135910">
      <w:pPr>
        <w:pStyle w:val="Heading2"/>
      </w:pPr>
      <w:bookmarkStart w:id="430" w:name="_Toc52813250"/>
      <w:r w:rsidRPr="00135910">
        <w:t xml:space="preserve">Setting </w:t>
      </w:r>
      <w:r w:rsidR="00B34B61" w:rsidRPr="00135910">
        <w:t xml:space="preserve">up Azure </w:t>
      </w:r>
      <w:r w:rsidR="00B07E3E" w:rsidRPr="00135910">
        <w:t xml:space="preserve">Components </w:t>
      </w:r>
      <w:r w:rsidR="00993995" w:rsidRPr="00135910">
        <w:t>to Support Multiple Dynamics</w:t>
      </w:r>
      <w:r w:rsidR="0061034E" w:rsidRPr="00135910">
        <w:t xml:space="preserve"> Environments</w:t>
      </w:r>
      <w:bookmarkEnd w:id="430"/>
    </w:p>
    <w:p w14:paraId="406DE733" w14:textId="647A75A2" w:rsidR="0026364A" w:rsidRDefault="00FF5CC3" w:rsidP="001647A0">
      <w:pPr>
        <w:spacing w:after="0" w:line="240" w:lineRule="auto"/>
        <w:rPr>
          <w:sz w:val="20"/>
          <w:szCs w:val="20"/>
        </w:rPr>
      </w:pPr>
      <w:r w:rsidRPr="00135910">
        <w:rPr>
          <w:sz w:val="20"/>
          <w:szCs w:val="20"/>
        </w:rPr>
        <w:t xml:space="preserve">The deployment template </w:t>
      </w:r>
      <w:r w:rsidR="007255CB" w:rsidRPr="00135910">
        <w:rPr>
          <w:sz w:val="20"/>
          <w:szCs w:val="20"/>
        </w:rPr>
        <w:t xml:space="preserve">creates a single resource per instance of Dynamics 365. </w:t>
      </w:r>
      <w:r w:rsidR="00F82367" w:rsidRPr="00135910">
        <w:rPr>
          <w:sz w:val="20"/>
          <w:szCs w:val="20"/>
        </w:rPr>
        <w:t xml:space="preserve">An administrator preparing an implementation spanning several </w:t>
      </w:r>
      <w:r w:rsidR="005B4DEE" w:rsidRPr="00135910">
        <w:rPr>
          <w:sz w:val="20"/>
          <w:szCs w:val="20"/>
        </w:rPr>
        <w:t>Dynamics 365 Instances may w</w:t>
      </w:r>
      <w:r w:rsidR="003E1690">
        <w:rPr>
          <w:sz w:val="20"/>
          <w:szCs w:val="20"/>
        </w:rPr>
        <w:t>ish</w:t>
      </w:r>
      <w:r w:rsidR="005B4DEE" w:rsidRPr="00135910">
        <w:rPr>
          <w:sz w:val="20"/>
          <w:szCs w:val="20"/>
        </w:rPr>
        <w:t xml:space="preserve"> to share a single resource group</w:t>
      </w:r>
      <w:r w:rsidR="003E1690">
        <w:rPr>
          <w:sz w:val="20"/>
          <w:szCs w:val="20"/>
        </w:rPr>
        <w:t>. I</w:t>
      </w:r>
      <w:r w:rsidR="005B4DEE" w:rsidRPr="00135910">
        <w:rPr>
          <w:sz w:val="20"/>
          <w:szCs w:val="20"/>
        </w:rPr>
        <w:t>n this case</w:t>
      </w:r>
      <w:r w:rsidR="003E1690">
        <w:rPr>
          <w:sz w:val="20"/>
          <w:szCs w:val="20"/>
        </w:rPr>
        <w:t>,</w:t>
      </w:r>
      <w:r w:rsidR="005B4DEE" w:rsidRPr="00135910">
        <w:rPr>
          <w:sz w:val="20"/>
          <w:szCs w:val="20"/>
        </w:rPr>
        <w:t xml:space="preserve"> </w:t>
      </w:r>
      <w:r w:rsidR="003B17E9" w:rsidRPr="00135910">
        <w:rPr>
          <w:sz w:val="20"/>
          <w:szCs w:val="20"/>
        </w:rPr>
        <w:t xml:space="preserve">the template may act as the starting process for the </w:t>
      </w:r>
      <w:r w:rsidR="00EA3F78" w:rsidRPr="00135910">
        <w:rPr>
          <w:sz w:val="20"/>
          <w:szCs w:val="20"/>
        </w:rPr>
        <w:t>deployment and</w:t>
      </w:r>
      <w:r w:rsidR="003B17E9" w:rsidRPr="00135910">
        <w:rPr>
          <w:sz w:val="20"/>
          <w:szCs w:val="20"/>
        </w:rPr>
        <w:t xml:space="preserve"> administrators can expand </w:t>
      </w:r>
      <w:r w:rsidR="00EA3F78" w:rsidRPr="00135910">
        <w:rPr>
          <w:sz w:val="20"/>
          <w:szCs w:val="20"/>
        </w:rPr>
        <w:t xml:space="preserve">this by manually adding additional resources. </w:t>
      </w:r>
    </w:p>
    <w:p w14:paraId="26A70634" w14:textId="77777777" w:rsidR="00135910" w:rsidRPr="00135910" w:rsidRDefault="00135910" w:rsidP="001647A0">
      <w:pPr>
        <w:spacing w:after="0" w:line="240" w:lineRule="auto"/>
        <w:rPr>
          <w:sz w:val="20"/>
          <w:szCs w:val="20"/>
        </w:rPr>
      </w:pPr>
    </w:p>
    <w:p w14:paraId="6393A4C2" w14:textId="2A55DC6B" w:rsidR="00D915D9" w:rsidRDefault="0026364A" w:rsidP="001647A0">
      <w:pPr>
        <w:spacing w:after="0" w:line="240" w:lineRule="auto"/>
        <w:rPr>
          <w:sz w:val="20"/>
          <w:szCs w:val="20"/>
        </w:rPr>
      </w:pPr>
      <w:r w:rsidRPr="00135910">
        <w:rPr>
          <w:sz w:val="20"/>
          <w:szCs w:val="20"/>
        </w:rPr>
        <w:t xml:space="preserve">Note that this template and this guide cover a typical deployment for a single instance of Dynamics 365. </w:t>
      </w:r>
    </w:p>
    <w:p w14:paraId="3FA4958D" w14:textId="77777777" w:rsidR="00135910" w:rsidRPr="00135910" w:rsidRDefault="00135910" w:rsidP="001647A0">
      <w:pPr>
        <w:spacing w:after="0" w:line="240" w:lineRule="auto"/>
        <w:rPr>
          <w:sz w:val="20"/>
          <w:szCs w:val="20"/>
        </w:rPr>
      </w:pPr>
    </w:p>
    <w:p w14:paraId="60EE87FD" w14:textId="15AF8DF9" w:rsidR="004A7FA2" w:rsidRPr="001F7646" w:rsidRDefault="00F309AA" w:rsidP="001F7646">
      <w:pPr>
        <w:pStyle w:val="Heading2"/>
      </w:pPr>
      <w:bookmarkStart w:id="431" w:name="_Toc52813251"/>
      <w:r w:rsidRPr="001F7646">
        <w:t>Azure Components Created</w:t>
      </w:r>
      <w:bookmarkEnd w:id="431"/>
    </w:p>
    <w:p w14:paraId="4F163301" w14:textId="3AF5C3EC" w:rsidR="00A41F21" w:rsidRPr="001F7646" w:rsidRDefault="00A41F21" w:rsidP="001647A0">
      <w:pPr>
        <w:spacing w:after="0" w:line="240" w:lineRule="auto"/>
        <w:rPr>
          <w:rFonts w:asciiTheme="majorHAnsi" w:hAnsiTheme="majorHAnsi" w:cstheme="majorHAnsi"/>
          <w:sz w:val="20"/>
          <w:szCs w:val="20"/>
        </w:rPr>
      </w:pPr>
      <w:r w:rsidRPr="001F7646">
        <w:rPr>
          <w:rFonts w:asciiTheme="majorHAnsi" w:hAnsiTheme="majorHAnsi" w:cstheme="majorHAnsi"/>
          <w:sz w:val="20"/>
          <w:szCs w:val="20"/>
        </w:rPr>
        <w:t xml:space="preserve">The following Azure components are created during the deployment of the ARM </w:t>
      </w:r>
      <w:r w:rsidR="36954F7A" w:rsidRPr="001F7646">
        <w:rPr>
          <w:rFonts w:asciiTheme="majorHAnsi" w:hAnsiTheme="majorHAnsi" w:cstheme="majorHAnsi"/>
          <w:sz w:val="20"/>
          <w:szCs w:val="20"/>
        </w:rPr>
        <w:t>t</w:t>
      </w:r>
      <w:r w:rsidRPr="001F7646">
        <w:rPr>
          <w:rFonts w:asciiTheme="majorHAnsi" w:hAnsiTheme="majorHAnsi" w:cstheme="majorHAnsi"/>
          <w:sz w:val="20"/>
          <w:szCs w:val="20"/>
        </w:rPr>
        <w:t>emplate:</w:t>
      </w:r>
    </w:p>
    <w:p w14:paraId="016A006B" w14:textId="77777777" w:rsidR="001F7646" w:rsidRPr="001F7646" w:rsidRDefault="001F7646" w:rsidP="001647A0">
      <w:pPr>
        <w:spacing w:after="0" w:line="240" w:lineRule="auto"/>
        <w:rPr>
          <w:rFonts w:asciiTheme="majorHAnsi" w:hAnsiTheme="majorHAnsi" w:cstheme="majorHAnsi"/>
          <w:sz w:val="20"/>
          <w:szCs w:val="20"/>
        </w:rPr>
      </w:pPr>
    </w:p>
    <w:tbl>
      <w:tblPr>
        <w:tblStyle w:val="TableGrid"/>
        <w:tblW w:w="9776" w:type="dxa"/>
        <w:tblLook w:val="04A0" w:firstRow="1" w:lastRow="0" w:firstColumn="1" w:lastColumn="0" w:noHBand="0" w:noVBand="1"/>
      </w:tblPr>
      <w:tblGrid>
        <w:gridCol w:w="3116"/>
        <w:gridCol w:w="2266"/>
        <w:gridCol w:w="4394"/>
      </w:tblGrid>
      <w:tr w:rsidR="00A85AB1" w:rsidRPr="001F7646" w14:paraId="7ED3D060" w14:textId="77777777" w:rsidTr="003002F5">
        <w:tc>
          <w:tcPr>
            <w:tcW w:w="3116" w:type="dxa"/>
            <w:shd w:val="clear" w:color="auto" w:fill="F2F2F2" w:themeFill="background1" w:themeFillShade="F2"/>
          </w:tcPr>
          <w:p w14:paraId="6F075485" w14:textId="6642D98B"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Component</w:t>
            </w:r>
          </w:p>
        </w:tc>
        <w:tc>
          <w:tcPr>
            <w:tcW w:w="2266" w:type="dxa"/>
            <w:shd w:val="clear" w:color="auto" w:fill="F2F2F2" w:themeFill="background1" w:themeFillShade="F2"/>
          </w:tcPr>
          <w:p w14:paraId="07425F31" w14:textId="711B0BBE"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Type</w:t>
            </w:r>
          </w:p>
        </w:tc>
        <w:tc>
          <w:tcPr>
            <w:tcW w:w="4394" w:type="dxa"/>
            <w:shd w:val="clear" w:color="auto" w:fill="F2F2F2" w:themeFill="background1" w:themeFillShade="F2"/>
          </w:tcPr>
          <w:p w14:paraId="184A8B6F" w14:textId="52FB9E1B"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Purpose</w:t>
            </w:r>
          </w:p>
        </w:tc>
      </w:tr>
      <w:tr w:rsidR="00A85AB1" w:rsidRPr="001F7646" w14:paraId="05384C2F" w14:textId="77777777" w:rsidTr="003002F5">
        <w:tc>
          <w:tcPr>
            <w:tcW w:w="3116" w:type="dxa"/>
          </w:tcPr>
          <w:p w14:paraId="1EEDF5C7" w14:textId="0ED3584D" w:rsidR="00A85AB1" w:rsidRPr="001F7646" w:rsidRDefault="00D651A5" w:rsidP="001647A0">
            <w:pPr>
              <w:rPr>
                <w:rFonts w:asciiTheme="majorHAnsi" w:hAnsiTheme="majorHAnsi" w:cstheme="majorHAnsi"/>
                <w:sz w:val="20"/>
                <w:szCs w:val="20"/>
              </w:rPr>
            </w:pPr>
            <w:r w:rsidRPr="001F7646">
              <w:rPr>
                <w:rFonts w:asciiTheme="majorHAnsi" w:hAnsiTheme="majorHAnsi" w:cstheme="majorHAnsi"/>
                <w:sz w:val="20"/>
                <w:szCs w:val="20"/>
              </w:rPr>
              <w:t>API</w:t>
            </w:r>
          </w:p>
        </w:tc>
        <w:tc>
          <w:tcPr>
            <w:tcW w:w="2266" w:type="dxa"/>
          </w:tcPr>
          <w:p w14:paraId="29FA935C" w14:textId="7407EF83"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14:paraId="0CF3EF84" w14:textId="3BB45CC9" w:rsidR="00A85AB1" w:rsidRPr="001F7646" w:rsidRDefault="4202DB4C" w:rsidP="001647A0">
            <w:pPr>
              <w:rPr>
                <w:rFonts w:asciiTheme="majorHAnsi" w:hAnsiTheme="majorHAnsi" w:cstheme="majorHAnsi"/>
                <w:sz w:val="20"/>
                <w:szCs w:val="20"/>
              </w:rPr>
            </w:pPr>
            <w:r w:rsidRPr="001F7646">
              <w:rPr>
                <w:rFonts w:asciiTheme="majorHAnsi" w:hAnsiTheme="majorHAnsi" w:cstheme="majorHAnsi"/>
                <w:sz w:val="20"/>
                <w:szCs w:val="20"/>
              </w:rPr>
              <w:t>The API used to send data from Dynamics 365 Customer Engagement to Azure</w:t>
            </w:r>
            <w:r w:rsidR="036FA4B2" w:rsidRPr="001F7646">
              <w:rPr>
                <w:rFonts w:asciiTheme="majorHAnsi" w:hAnsiTheme="majorHAnsi" w:cstheme="majorHAnsi"/>
                <w:sz w:val="20"/>
                <w:szCs w:val="20"/>
              </w:rPr>
              <w:t>.</w:t>
            </w:r>
          </w:p>
        </w:tc>
      </w:tr>
      <w:tr w:rsidR="00A85AB1" w:rsidRPr="001F7646" w14:paraId="18C15B6F" w14:textId="77777777" w:rsidTr="003002F5">
        <w:tc>
          <w:tcPr>
            <w:tcW w:w="3116" w:type="dxa"/>
          </w:tcPr>
          <w:p w14:paraId="5BCF6783" w14:textId="77F2B2FD" w:rsidR="00A85AB1" w:rsidRPr="001F7646" w:rsidRDefault="00D651A5" w:rsidP="001647A0">
            <w:pPr>
              <w:rPr>
                <w:rFonts w:asciiTheme="majorHAnsi" w:hAnsiTheme="majorHAnsi" w:cstheme="majorHAnsi"/>
                <w:sz w:val="20"/>
                <w:szCs w:val="20"/>
              </w:rPr>
            </w:pPr>
            <w:r w:rsidRPr="001F7646">
              <w:rPr>
                <w:rFonts w:asciiTheme="majorHAnsi" w:hAnsiTheme="majorHAnsi" w:cstheme="majorHAnsi"/>
                <w:sz w:val="20"/>
                <w:szCs w:val="20"/>
              </w:rPr>
              <w:t>Background Services</w:t>
            </w:r>
          </w:p>
        </w:tc>
        <w:tc>
          <w:tcPr>
            <w:tcW w:w="2266" w:type="dxa"/>
          </w:tcPr>
          <w:p w14:paraId="3EC2EE86" w14:textId="2E1B7180"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14:paraId="57454DAA" w14:textId="1229F67D" w:rsidR="00A85AB1" w:rsidRPr="001F7646" w:rsidRDefault="4202DB4C" w:rsidP="001647A0">
            <w:pPr>
              <w:rPr>
                <w:rFonts w:asciiTheme="majorHAnsi" w:hAnsiTheme="majorHAnsi" w:cstheme="majorHAnsi"/>
                <w:sz w:val="20"/>
                <w:szCs w:val="20"/>
              </w:rPr>
            </w:pPr>
            <w:r w:rsidRPr="001F7646">
              <w:rPr>
                <w:rFonts w:asciiTheme="majorHAnsi" w:hAnsiTheme="majorHAnsi" w:cstheme="majorHAnsi"/>
                <w:sz w:val="20"/>
                <w:szCs w:val="20"/>
              </w:rPr>
              <w:t>The Function processes to manage rollup queries and calculations, this primarily writes values back to Dynamics 365 Customer Engagement</w:t>
            </w:r>
            <w:r w:rsidR="4DFE5563" w:rsidRPr="001F7646">
              <w:rPr>
                <w:rFonts w:asciiTheme="majorHAnsi" w:hAnsiTheme="majorHAnsi" w:cstheme="majorHAnsi"/>
                <w:sz w:val="20"/>
                <w:szCs w:val="20"/>
              </w:rPr>
              <w:t>.</w:t>
            </w:r>
            <w:r w:rsidR="00662F46">
              <w:rPr>
                <w:rFonts w:asciiTheme="majorHAnsi" w:hAnsiTheme="majorHAnsi" w:cstheme="majorHAnsi"/>
                <w:sz w:val="20"/>
                <w:szCs w:val="20"/>
              </w:rPr>
              <w:t xml:space="preserve"> </w:t>
            </w:r>
          </w:p>
        </w:tc>
      </w:tr>
      <w:tr w:rsidR="00A85AB1" w:rsidRPr="001F7646" w14:paraId="73FBF9AB" w14:textId="77777777" w:rsidTr="003002F5">
        <w:tc>
          <w:tcPr>
            <w:tcW w:w="3116" w:type="dxa"/>
          </w:tcPr>
          <w:p w14:paraId="4CDD81A6" w14:textId="043ABA52" w:rsidR="00A85AB1" w:rsidRPr="001F7646" w:rsidRDefault="00D651A5" w:rsidP="001647A0">
            <w:pPr>
              <w:rPr>
                <w:rFonts w:asciiTheme="majorHAnsi" w:hAnsiTheme="majorHAnsi" w:cstheme="majorHAnsi"/>
                <w:sz w:val="20"/>
                <w:szCs w:val="20"/>
              </w:rPr>
            </w:pPr>
            <w:r w:rsidRPr="001F7646">
              <w:rPr>
                <w:rFonts w:asciiTheme="majorHAnsi" w:hAnsiTheme="majorHAnsi" w:cstheme="majorHAnsi"/>
                <w:sz w:val="20"/>
                <w:szCs w:val="20"/>
              </w:rPr>
              <w:t>Bank Run</w:t>
            </w:r>
          </w:p>
        </w:tc>
        <w:tc>
          <w:tcPr>
            <w:tcW w:w="2266" w:type="dxa"/>
          </w:tcPr>
          <w:p w14:paraId="68C38C5A" w14:textId="6DDE1317"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14:paraId="30EC4ABD" w14:textId="6891FCAC" w:rsidR="00A85AB1" w:rsidRPr="001F7646" w:rsidRDefault="25D08FAE" w:rsidP="001647A0">
            <w:pPr>
              <w:rPr>
                <w:rFonts w:asciiTheme="majorHAnsi" w:hAnsiTheme="majorHAnsi" w:cstheme="majorHAnsi"/>
                <w:sz w:val="20"/>
                <w:szCs w:val="20"/>
              </w:rPr>
            </w:pPr>
            <w:r w:rsidRPr="001F7646">
              <w:rPr>
                <w:rFonts w:asciiTheme="majorHAnsi" w:hAnsiTheme="majorHAnsi" w:cstheme="majorHAnsi"/>
                <w:sz w:val="20"/>
                <w:szCs w:val="20"/>
              </w:rPr>
              <w:t xml:space="preserve">The application </w:t>
            </w:r>
            <w:r w:rsidR="240C388A" w:rsidRPr="001F7646">
              <w:rPr>
                <w:rFonts w:asciiTheme="majorHAnsi" w:hAnsiTheme="majorHAnsi" w:cstheme="majorHAnsi"/>
                <w:sz w:val="20"/>
                <w:szCs w:val="20"/>
              </w:rPr>
              <w:t>which</w:t>
            </w:r>
            <w:r w:rsidRPr="001F7646">
              <w:rPr>
                <w:rFonts w:asciiTheme="majorHAnsi" w:hAnsiTheme="majorHAnsi" w:cstheme="majorHAnsi"/>
                <w:sz w:val="20"/>
                <w:szCs w:val="20"/>
              </w:rPr>
              <w:t xml:space="preserve"> generates and delivers the import file for the specified bank using the specified value.</w:t>
            </w:r>
          </w:p>
        </w:tc>
      </w:tr>
      <w:tr w:rsidR="00A85AB1" w:rsidRPr="001F7646" w14:paraId="1847C49F" w14:textId="77777777" w:rsidTr="003002F5">
        <w:tc>
          <w:tcPr>
            <w:tcW w:w="3116" w:type="dxa"/>
          </w:tcPr>
          <w:p w14:paraId="24A5FA20" w14:textId="005D80AE" w:rsidR="00A85AB1" w:rsidRPr="001F7646" w:rsidRDefault="00D651A5" w:rsidP="001647A0">
            <w:pPr>
              <w:rPr>
                <w:rFonts w:asciiTheme="majorHAnsi" w:hAnsiTheme="majorHAnsi" w:cstheme="majorHAnsi"/>
                <w:sz w:val="20"/>
                <w:szCs w:val="20"/>
              </w:rPr>
            </w:pPr>
            <w:r w:rsidRPr="001F7646">
              <w:rPr>
                <w:rFonts w:asciiTheme="majorHAnsi" w:hAnsiTheme="majorHAnsi" w:cstheme="majorHAnsi"/>
                <w:sz w:val="20"/>
                <w:szCs w:val="20"/>
              </w:rPr>
              <w:t>Recurring Donation Engine</w:t>
            </w:r>
          </w:p>
        </w:tc>
        <w:tc>
          <w:tcPr>
            <w:tcW w:w="2266" w:type="dxa"/>
          </w:tcPr>
          <w:p w14:paraId="0E7971C6" w14:textId="7B8F4027"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14:paraId="640E6BBB" w14:textId="0F9276BB" w:rsidR="00A85AB1" w:rsidRPr="001F7646" w:rsidRDefault="00A05789" w:rsidP="001647A0">
            <w:pPr>
              <w:rPr>
                <w:rFonts w:asciiTheme="majorHAnsi" w:hAnsiTheme="majorHAnsi" w:cstheme="majorHAnsi"/>
                <w:sz w:val="20"/>
                <w:szCs w:val="20"/>
              </w:rPr>
            </w:pPr>
            <w:r w:rsidRPr="001F7646">
              <w:rPr>
                <w:rFonts w:asciiTheme="majorHAnsi" w:hAnsiTheme="majorHAnsi" w:cstheme="majorHAnsi"/>
                <w:sz w:val="20"/>
                <w:szCs w:val="20"/>
              </w:rPr>
              <w:t xml:space="preserve">A process that manages the recurring gift process and generates the results in the form of Transactions that are written back to Dynamics 365 Customer Engagement. </w:t>
            </w:r>
          </w:p>
        </w:tc>
      </w:tr>
      <w:tr w:rsidR="00A85AB1" w:rsidRPr="001F7646" w14:paraId="216A5721" w14:textId="77777777" w:rsidTr="003002F5">
        <w:tc>
          <w:tcPr>
            <w:tcW w:w="3116" w:type="dxa"/>
          </w:tcPr>
          <w:p w14:paraId="144EB984" w14:textId="4AFDE68F" w:rsidR="00A85AB1" w:rsidRPr="001F7646" w:rsidRDefault="00421AA7" w:rsidP="001647A0">
            <w:pPr>
              <w:rPr>
                <w:rFonts w:asciiTheme="majorHAnsi" w:hAnsiTheme="majorHAnsi" w:cstheme="majorHAnsi"/>
                <w:sz w:val="20"/>
                <w:szCs w:val="20"/>
              </w:rPr>
            </w:pPr>
            <w:r w:rsidRPr="001F7646">
              <w:rPr>
                <w:rFonts w:asciiTheme="majorHAnsi" w:hAnsiTheme="majorHAnsi" w:cstheme="majorHAnsi"/>
                <w:sz w:val="20"/>
                <w:szCs w:val="20"/>
              </w:rPr>
              <w:t>App Service Plan</w:t>
            </w:r>
          </w:p>
        </w:tc>
        <w:tc>
          <w:tcPr>
            <w:tcW w:w="2266" w:type="dxa"/>
          </w:tcPr>
          <w:p w14:paraId="2B2FC7CF" w14:textId="13F3F41D"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App Service Plan</w:t>
            </w:r>
          </w:p>
        </w:tc>
        <w:tc>
          <w:tcPr>
            <w:tcW w:w="4394" w:type="dxa"/>
          </w:tcPr>
          <w:p w14:paraId="63111548" w14:textId="387EA508" w:rsidR="00A85AB1" w:rsidRPr="001F7646" w:rsidRDefault="003B7CC1" w:rsidP="001647A0">
            <w:pPr>
              <w:rPr>
                <w:rFonts w:asciiTheme="majorHAnsi" w:hAnsiTheme="majorHAnsi" w:cstheme="majorHAnsi"/>
                <w:sz w:val="20"/>
                <w:szCs w:val="20"/>
              </w:rPr>
            </w:pPr>
            <w:r w:rsidRPr="001F7646">
              <w:rPr>
                <w:rFonts w:asciiTheme="majorHAnsi" w:hAnsiTheme="majorHAnsi" w:cstheme="majorHAnsi"/>
                <w:sz w:val="20"/>
                <w:szCs w:val="20"/>
              </w:rPr>
              <w:t xml:space="preserve">The service plan created during the creation of the Azure environment. This plan can be edited after creation. </w:t>
            </w:r>
          </w:p>
        </w:tc>
      </w:tr>
      <w:tr w:rsidR="00D26DE0" w:rsidRPr="001F7646" w14:paraId="732525D5" w14:textId="77777777" w:rsidTr="003002F5">
        <w:tc>
          <w:tcPr>
            <w:tcW w:w="3116" w:type="dxa"/>
          </w:tcPr>
          <w:p w14:paraId="6C665883" w14:textId="6BACA9AD" w:rsidR="00D26DE0" w:rsidRPr="001F7646" w:rsidRDefault="00D26DE0" w:rsidP="001647A0">
            <w:pPr>
              <w:rPr>
                <w:rFonts w:asciiTheme="majorHAnsi" w:hAnsiTheme="majorHAnsi" w:cstheme="majorHAnsi"/>
                <w:sz w:val="20"/>
                <w:szCs w:val="20"/>
              </w:rPr>
            </w:pPr>
            <w:r w:rsidRPr="001F7646">
              <w:rPr>
                <w:rFonts w:asciiTheme="majorHAnsi" w:hAnsiTheme="majorHAnsi" w:cstheme="majorHAnsi"/>
                <w:sz w:val="20"/>
                <w:szCs w:val="20"/>
              </w:rPr>
              <w:t>API Insights</w:t>
            </w:r>
          </w:p>
        </w:tc>
        <w:tc>
          <w:tcPr>
            <w:tcW w:w="2266" w:type="dxa"/>
          </w:tcPr>
          <w:p w14:paraId="2D5E7A79" w14:textId="2298CABB" w:rsidR="00D26DE0" w:rsidRPr="001F7646" w:rsidRDefault="00D26DE0" w:rsidP="001647A0">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14:paraId="1C8D488E" w14:textId="01863F52" w:rsidR="00D26DE0" w:rsidRPr="001F7646" w:rsidRDefault="1255FC78" w:rsidP="001647A0">
            <w:pPr>
              <w:rPr>
                <w:rFonts w:asciiTheme="majorHAnsi" w:hAnsiTheme="majorHAnsi" w:cstheme="majorHAnsi"/>
                <w:sz w:val="20"/>
                <w:szCs w:val="20"/>
              </w:rPr>
            </w:pPr>
            <w:r w:rsidRPr="001F7646">
              <w:rPr>
                <w:rFonts w:asciiTheme="majorHAnsi" w:hAnsiTheme="majorHAnsi" w:cstheme="majorHAnsi"/>
                <w:sz w:val="20"/>
                <w:szCs w:val="20"/>
              </w:rPr>
              <w:t>The corresponding Application Insights instance that corresponds to the created API</w:t>
            </w:r>
            <w:r w:rsidR="08054A4F" w:rsidRPr="001F7646">
              <w:rPr>
                <w:rFonts w:asciiTheme="majorHAnsi" w:hAnsiTheme="majorHAnsi" w:cstheme="majorHAnsi"/>
                <w:sz w:val="20"/>
                <w:szCs w:val="20"/>
              </w:rPr>
              <w:t>.</w:t>
            </w:r>
          </w:p>
        </w:tc>
      </w:tr>
      <w:tr w:rsidR="00D26DE0" w:rsidRPr="001F7646" w14:paraId="2C48CC7E" w14:textId="77777777" w:rsidTr="003002F5">
        <w:tc>
          <w:tcPr>
            <w:tcW w:w="3116" w:type="dxa"/>
          </w:tcPr>
          <w:p w14:paraId="2EA5546A" w14:textId="56105893" w:rsidR="00D26DE0" w:rsidRPr="001F7646" w:rsidRDefault="00D26DE0" w:rsidP="001647A0">
            <w:pPr>
              <w:rPr>
                <w:rFonts w:asciiTheme="majorHAnsi" w:hAnsiTheme="majorHAnsi" w:cstheme="majorHAnsi"/>
                <w:sz w:val="20"/>
                <w:szCs w:val="20"/>
              </w:rPr>
            </w:pPr>
            <w:r w:rsidRPr="001F7646">
              <w:rPr>
                <w:rFonts w:asciiTheme="majorHAnsi" w:hAnsiTheme="majorHAnsi" w:cstheme="majorHAnsi"/>
                <w:sz w:val="20"/>
                <w:szCs w:val="20"/>
              </w:rPr>
              <w:t>Background Services Insights</w:t>
            </w:r>
          </w:p>
        </w:tc>
        <w:tc>
          <w:tcPr>
            <w:tcW w:w="2266" w:type="dxa"/>
          </w:tcPr>
          <w:p w14:paraId="17A4272C" w14:textId="5AA63A81" w:rsidR="00D26DE0" w:rsidRPr="001F7646" w:rsidRDefault="00D26DE0" w:rsidP="001647A0">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14:paraId="0F7F9376" w14:textId="5B1DD2E9" w:rsidR="00D26DE0" w:rsidRPr="001F7646" w:rsidRDefault="1255FC78" w:rsidP="001647A0">
            <w:pPr>
              <w:rPr>
                <w:rFonts w:asciiTheme="majorHAnsi" w:hAnsiTheme="majorHAnsi" w:cstheme="majorHAnsi"/>
                <w:sz w:val="20"/>
                <w:szCs w:val="20"/>
              </w:rPr>
            </w:pPr>
            <w:r w:rsidRPr="001F7646">
              <w:rPr>
                <w:rFonts w:asciiTheme="majorHAnsi" w:hAnsiTheme="majorHAnsi" w:cstheme="majorHAnsi"/>
                <w:sz w:val="20"/>
                <w:szCs w:val="20"/>
              </w:rPr>
              <w:t xml:space="preserve">The corresponding Application Insights instance that corresponds to the created </w:t>
            </w:r>
            <w:r w:rsidR="42E24BB1" w:rsidRPr="001F7646">
              <w:rPr>
                <w:rFonts w:asciiTheme="majorHAnsi" w:hAnsiTheme="majorHAnsi" w:cstheme="majorHAnsi"/>
                <w:sz w:val="20"/>
                <w:szCs w:val="20"/>
              </w:rPr>
              <w:t>Background Service</w:t>
            </w:r>
            <w:r w:rsidR="345F42DE" w:rsidRPr="001F7646">
              <w:rPr>
                <w:rFonts w:asciiTheme="majorHAnsi" w:hAnsiTheme="majorHAnsi" w:cstheme="majorHAnsi"/>
                <w:sz w:val="20"/>
                <w:szCs w:val="20"/>
              </w:rPr>
              <w:t>s</w:t>
            </w:r>
            <w:r w:rsidR="4078227D" w:rsidRPr="001F7646">
              <w:rPr>
                <w:rFonts w:asciiTheme="majorHAnsi" w:hAnsiTheme="majorHAnsi" w:cstheme="majorHAnsi"/>
                <w:sz w:val="20"/>
                <w:szCs w:val="20"/>
              </w:rPr>
              <w:t>.</w:t>
            </w:r>
          </w:p>
        </w:tc>
      </w:tr>
      <w:tr w:rsidR="00D26DE0" w:rsidRPr="001F7646" w14:paraId="3E294CE9" w14:textId="77777777" w:rsidTr="003002F5">
        <w:tc>
          <w:tcPr>
            <w:tcW w:w="3116" w:type="dxa"/>
          </w:tcPr>
          <w:p w14:paraId="7FD9C135" w14:textId="4C22E35B" w:rsidR="00D26DE0" w:rsidRPr="001F7646" w:rsidRDefault="00D26DE0" w:rsidP="001647A0">
            <w:pPr>
              <w:rPr>
                <w:rFonts w:asciiTheme="majorHAnsi" w:hAnsiTheme="majorHAnsi" w:cstheme="majorHAnsi"/>
                <w:sz w:val="20"/>
                <w:szCs w:val="20"/>
              </w:rPr>
            </w:pPr>
            <w:r w:rsidRPr="001F7646">
              <w:rPr>
                <w:rFonts w:asciiTheme="majorHAnsi" w:hAnsiTheme="majorHAnsi" w:cstheme="majorHAnsi"/>
                <w:sz w:val="20"/>
                <w:szCs w:val="20"/>
              </w:rPr>
              <w:t>Bank Run Insights</w:t>
            </w:r>
          </w:p>
        </w:tc>
        <w:tc>
          <w:tcPr>
            <w:tcW w:w="2266" w:type="dxa"/>
          </w:tcPr>
          <w:p w14:paraId="5FD5FA60" w14:textId="361F4726" w:rsidR="00D26DE0" w:rsidRPr="001F7646" w:rsidRDefault="00D26DE0" w:rsidP="001647A0">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14:paraId="2EF312E9" w14:textId="2BAFB263" w:rsidR="00D26DE0" w:rsidRPr="001F7646" w:rsidRDefault="1255FC78" w:rsidP="001647A0">
            <w:pPr>
              <w:rPr>
                <w:rFonts w:asciiTheme="majorHAnsi" w:hAnsiTheme="majorHAnsi" w:cstheme="majorHAnsi"/>
                <w:sz w:val="20"/>
                <w:szCs w:val="20"/>
              </w:rPr>
            </w:pPr>
            <w:r w:rsidRPr="001F7646">
              <w:rPr>
                <w:rFonts w:asciiTheme="majorHAnsi" w:hAnsiTheme="majorHAnsi" w:cstheme="majorHAnsi"/>
                <w:sz w:val="20"/>
                <w:szCs w:val="20"/>
              </w:rPr>
              <w:t xml:space="preserve">The corresponding Application Insights instance </w:t>
            </w:r>
            <w:r w:rsidR="08C5BEBA" w:rsidRPr="001F7646">
              <w:rPr>
                <w:rFonts w:asciiTheme="majorHAnsi" w:hAnsiTheme="majorHAnsi" w:cstheme="majorHAnsi"/>
                <w:sz w:val="20"/>
                <w:szCs w:val="20"/>
              </w:rPr>
              <w:t>which</w:t>
            </w:r>
            <w:r w:rsidRPr="001F7646">
              <w:rPr>
                <w:rFonts w:asciiTheme="majorHAnsi" w:hAnsiTheme="majorHAnsi" w:cstheme="majorHAnsi"/>
                <w:sz w:val="20"/>
                <w:szCs w:val="20"/>
              </w:rPr>
              <w:t xml:space="preserve"> corresponds to the created </w:t>
            </w:r>
            <w:r w:rsidR="345F42DE" w:rsidRPr="001F7646">
              <w:rPr>
                <w:rFonts w:asciiTheme="majorHAnsi" w:hAnsiTheme="majorHAnsi" w:cstheme="majorHAnsi"/>
                <w:sz w:val="20"/>
                <w:szCs w:val="20"/>
              </w:rPr>
              <w:t>Bank Run</w:t>
            </w:r>
            <w:r w:rsidR="022029E8" w:rsidRPr="001F7646">
              <w:rPr>
                <w:rFonts w:asciiTheme="majorHAnsi" w:hAnsiTheme="majorHAnsi" w:cstheme="majorHAnsi"/>
                <w:sz w:val="20"/>
                <w:szCs w:val="20"/>
              </w:rPr>
              <w:t>.</w:t>
            </w:r>
          </w:p>
        </w:tc>
      </w:tr>
      <w:tr w:rsidR="00931E06" w:rsidRPr="001F7646" w14:paraId="60D8EE9F" w14:textId="77777777" w:rsidTr="003002F5">
        <w:tc>
          <w:tcPr>
            <w:tcW w:w="3116" w:type="dxa"/>
          </w:tcPr>
          <w:p w14:paraId="178768CC" w14:textId="32D84920" w:rsidR="00931E06" w:rsidRPr="001F7646" w:rsidRDefault="00931E06" w:rsidP="001647A0">
            <w:pPr>
              <w:rPr>
                <w:rFonts w:asciiTheme="majorHAnsi" w:hAnsiTheme="majorHAnsi" w:cstheme="majorHAnsi"/>
                <w:sz w:val="20"/>
                <w:szCs w:val="20"/>
              </w:rPr>
            </w:pPr>
            <w:r w:rsidRPr="001F7646">
              <w:rPr>
                <w:rFonts w:asciiTheme="majorHAnsi" w:hAnsiTheme="majorHAnsi" w:cstheme="majorHAnsi"/>
                <w:sz w:val="20"/>
                <w:szCs w:val="20"/>
              </w:rPr>
              <w:t>Recurring Donation Engine Insights</w:t>
            </w:r>
          </w:p>
        </w:tc>
        <w:tc>
          <w:tcPr>
            <w:tcW w:w="2266" w:type="dxa"/>
          </w:tcPr>
          <w:p w14:paraId="40CC1A9F" w14:textId="6CB3ABB8" w:rsidR="00931E06" w:rsidRPr="001F7646" w:rsidRDefault="00931E06" w:rsidP="001647A0">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14:paraId="71262EA9" w14:textId="4CCBFABC" w:rsidR="00931E06" w:rsidRPr="001F7646" w:rsidRDefault="45C5CD5B" w:rsidP="001647A0">
            <w:pPr>
              <w:rPr>
                <w:rFonts w:asciiTheme="majorHAnsi" w:hAnsiTheme="majorHAnsi" w:cstheme="majorHAnsi"/>
                <w:sz w:val="20"/>
                <w:szCs w:val="20"/>
              </w:rPr>
            </w:pPr>
            <w:r w:rsidRPr="001F7646">
              <w:rPr>
                <w:rFonts w:asciiTheme="majorHAnsi" w:hAnsiTheme="majorHAnsi" w:cstheme="majorHAnsi"/>
                <w:sz w:val="20"/>
                <w:szCs w:val="20"/>
              </w:rPr>
              <w:t xml:space="preserve">The corresponding Application Insights instance </w:t>
            </w:r>
            <w:r w:rsidR="2832240C" w:rsidRPr="001F7646">
              <w:rPr>
                <w:rFonts w:asciiTheme="majorHAnsi" w:hAnsiTheme="majorHAnsi" w:cstheme="majorHAnsi"/>
                <w:sz w:val="20"/>
                <w:szCs w:val="20"/>
              </w:rPr>
              <w:t>which</w:t>
            </w:r>
            <w:r w:rsidRPr="001F7646">
              <w:rPr>
                <w:rFonts w:asciiTheme="majorHAnsi" w:hAnsiTheme="majorHAnsi" w:cstheme="majorHAnsi"/>
                <w:sz w:val="20"/>
                <w:szCs w:val="20"/>
              </w:rPr>
              <w:t xml:space="preserve"> corresponds to the created </w:t>
            </w:r>
            <w:r w:rsidR="345F42DE" w:rsidRPr="001F7646">
              <w:rPr>
                <w:rFonts w:asciiTheme="majorHAnsi" w:hAnsiTheme="majorHAnsi" w:cstheme="majorHAnsi"/>
                <w:sz w:val="20"/>
                <w:szCs w:val="20"/>
              </w:rPr>
              <w:t>Recurring Donation Engine</w:t>
            </w:r>
            <w:r w:rsidR="1A225656" w:rsidRPr="001F7646">
              <w:rPr>
                <w:rFonts w:asciiTheme="majorHAnsi" w:hAnsiTheme="majorHAnsi" w:cstheme="majorHAnsi"/>
                <w:sz w:val="20"/>
                <w:szCs w:val="20"/>
              </w:rPr>
              <w:t>.</w:t>
            </w:r>
          </w:p>
        </w:tc>
      </w:tr>
      <w:tr w:rsidR="00A85AB1" w:rsidRPr="001F7646" w14:paraId="20EF9B2F" w14:textId="77777777" w:rsidTr="003002F5">
        <w:tc>
          <w:tcPr>
            <w:tcW w:w="3116" w:type="dxa"/>
          </w:tcPr>
          <w:p w14:paraId="51785F6F" w14:textId="3ACF2DA1" w:rsidR="00A85AB1" w:rsidRPr="001F7646" w:rsidRDefault="008A79DE" w:rsidP="001647A0">
            <w:pPr>
              <w:rPr>
                <w:rFonts w:asciiTheme="majorHAnsi" w:hAnsiTheme="majorHAnsi" w:cstheme="majorHAnsi"/>
                <w:sz w:val="20"/>
                <w:szCs w:val="20"/>
              </w:rPr>
            </w:pPr>
            <w:r w:rsidRPr="001F7646">
              <w:rPr>
                <w:rFonts w:asciiTheme="majorHAnsi" w:hAnsiTheme="majorHAnsi" w:cstheme="majorHAnsi"/>
                <w:sz w:val="20"/>
                <w:szCs w:val="20"/>
              </w:rPr>
              <w:t>Vault</w:t>
            </w:r>
          </w:p>
        </w:tc>
        <w:tc>
          <w:tcPr>
            <w:tcW w:w="2266" w:type="dxa"/>
          </w:tcPr>
          <w:p w14:paraId="11F20888" w14:textId="7616B928"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Key Vault</w:t>
            </w:r>
          </w:p>
        </w:tc>
        <w:tc>
          <w:tcPr>
            <w:tcW w:w="4394" w:type="dxa"/>
          </w:tcPr>
          <w:p w14:paraId="0D3E0FC4" w14:textId="6C058A04" w:rsidR="00A85AB1" w:rsidRPr="001F7646" w:rsidRDefault="004584F6" w:rsidP="001647A0">
            <w:pPr>
              <w:rPr>
                <w:rFonts w:asciiTheme="majorHAnsi" w:hAnsiTheme="majorHAnsi" w:cstheme="majorHAnsi"/>
                <w:sz w:val="20"/>
                <w:szCs w:val="20"/>
              </w:rPr>
            </w:pPr>
            <w:r w:rsidRPr="001F7646">
              <w:rPr>
                <w:rFonts w:asciiTheme="majorHAnsi" w:hAnsiTheme="majorHAnsi" w:cstheme="majorHAnsi"/>
                <w:sz w:val="20"/>
                <w:szCs w:val="20"/>
              </w:rPr>
              <w:t>The secure storage that brokers</w:t>
            </w:r>
            <w:r w:rsidR="1497005F" w:rsidRPr="001F7646">
              <w:rPr>
                <w:rFonts w:asciiTheme="majorHAnsi" w:hAnsiTheme="majorHAnsi" w:cstheme="majorHAnsi"/>
                <w:sz w:val="20"/>
                <w:szCs w:val="20"/>
              </w:rPr>
              <w:t xml:space="preserve"> sensitive information such as SQL passwords between Azure Applications</w:t>
            </w:r>
            <w:r w:rsidR="13DB57A4" w:rsidRPr="001F7646">
              <w:rPr>
                <w:rFonts w:asciiTheme="majorHAnsi" w:hAnsiTheme="majorHAnsi" w:cstheme="majorHAnsi"/>
                <w:sz w:val="20"/>
                <w:szCs w:val="20"/>
              </w:rPr>
              <w:t>.</w:t>
            </w:r>
            <w:r w:rsidR="1497005F" w:rsidRPr="001F7646">
              <w:rPr>
                <w:rFonts w:asciiTheme="majorHAnsi" w:hAnsiTheme="majorHAnsi" w:cstheme="majorHAnsi"/>
                <w:sz w:val="20"/>
                <w:szCs w:val="20"/>
              </w:rPr>
              <w:t xml:space="preserve"> </w:t>
            </w:r>
          </w:p>
        </w:tc>
      </w:tr>
      <w:tr w:rsidR="00A85AB1" w:rsidRPr="001F7646" w14:paraId="2DBAE6A8" w14:textId="77777777" w:rsidTr="003002F5">
        <w:tc>
          <w:tcPr>
            <w:tcW w:w="3116" w:type="dxa"/>
          </w:tcPr>
          <w:p w14:paraId="232130C5" w14:textId="593E0677" w:rsidR="00A85AB1" w:rsidRPr="001F7646" w:rsidRDefault="008A79DE" w:rsidP="001647A0">
            <w:pPr>
              <w:rPr>
                <w:rFonts w:asciiTheme="majorHAnsi" w:hAnsiTheme="majorHAnsi" w:cstheme="majorHAnsi"/>
                <w:sz w:val="20"/>
                <w:szCs w:val="20"/>
              </w:rPr>
            </w:pPr>
            <w:r w:rsidRPr="001F7646">
              <w:rPr>
                <w:rFonts w:asciiTheme="majorHAnsi" w:hAnsiTheme="majorHAnsi" w:cstheme="majorHAnsi"/>
                <w:sz w:val="20"/>
                <w:szCs w:val="20"/>
              </w:rPr>
              <w:t>Azure SQL Database</w:t>
            </w:r>
          </w:p>
        </w:tc>
        <w:tc>
          <w:tcPr>
            <w:tcW w:w="2266" w:type="dxa"/>
          </w:tcPr>
          <w:p w14:paraId="4B58AF1C" w14:textId="4C05C9B6"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SQL Database</w:t>
            </w:r>
          </w:p>
        </w:tc>
        <w:tc>
          <w:tcPr>
            <w:tcW w:w="4394" w:type="dxa"/>
          </w:tcPr>
          <w:p w14:paraId="2442B232" w14:textId="5FE1F54D" w:rsidR="00A85AB1" w:rsidRPr="001F7646" w:rsidRDefault="1497005F" w:rsidP="001647A0">
            <w:pPr>
              <w:rPr>
                <w:rFonts w:asciiTheme="majorHAnsi" w:hAnsiTheme="majorHAnsi" w:cstheme="majorHAnsi"/>
                <w:sz w:val="20"/>
                <w:szCs w:val="20"/>
              </w:rPr>
            </w:pPr>
            <w:r w:rsidRPr="001F7646">
              <w:rPr>
                <w:rFonts w:asciiTheme="majorHAnsi" w:hAnsiTheme="majorHAnsi" w:cstheme="majorHAnsi"/>
                <w:sz w:val="20"/>
                <w:szCs w:val="20"/>
              </w:rPr>
              <w:t xml:space="preserve">The Azure SQL Database </w:t>
            </w:r>
            <w:r w:rsidR="15A877BE" w:rsidRPr="001F7646">
              <w:rPr>
                <w:rFonts w:asciiTheme="majorHAnsi" w:hAnsiTheme="majorHAnsi" w:cstheme="majorHAnsi"/>
                <w:sz w:val="20"/>
                <w:szCs w:val="20"/>
              </w:rPr>
              <w:t xml:space="preserve">which </w:t>
            </w:r>
            <w:r w:rsidRPr="001F7646">
              <w:rPr>
                <w:rFonts w:asciiTheme="majorHAnsi" w:hAnsiTheme="majorHAnsi" w:cstheme="majorHAnsi"/>
                <w:sz w:val="20"/>
                <w:szCs w:val="20"/>
              </w:rPr>
              <w:t xml:space="preserve">stores data </w:t>
            </w:r>
            <w:r w:rsidR="52D07A28" w:rsidRPr="001F7646">
              <w:rPr>
                <w:rFonts w:asciiTheme="majorHAnsi" w:hAnsiTheme="majorHAnsi" w:cstheme="majorHAnsi"/>
                <w:sz w:val="20"/>
                <w:szCs w:val="20"/>
              </w:rPr>
              <w:t xml:space="preserve">passed to it </w:t>
            </w:r>
            <w:r w:rsidR="5825DCDC" w:rsidRPr="001F7646">
              <w:rPr>
                <w:rFonts w:asciiTheme="majorHAnsi" w:hAnsiTheme="majorHAnsi" w:cstheme="majorHAnsi"/>
                <w:sz w:val="20"/>
                <w:szCs w:val="20"/>
              </w:rPr>
              <w:t>from</w:t>
            </w:r>
            <w:r w:rsidR="52D07A28" w:rsidRPr="001F7646">
              <w:rPr>
                <w:rFonts w:asciiTheme="majorHAnsi" w:hAnsiTheme="majorHAnsi" w:cstheme="majorHAnsi"/>
                <w:sz w:val="20"/>
                <w:szCs w:val="20"/>
              </w:rPr>
              <w:t xml:space="preserve"> Dynamics. </w:t>
            </w:r>
          </w:p>
        </w:tc>
      </w:tr>
      <w:tr w:rsidR="00A85AB1" w:rsidRPr="001F7646" w14:paraId="191C46D5" w14:textId="77777777" w:rsidTr="003002F5">
        <w:tc>
          <w:tcPr>
            <w:tcW w:w="3116" w:type="dxa"/>
          </w:tcPr>
          <w:p w14:paraId="762F813C" w14:textId="344F225B" w:rsidR="00A85AB1" w:rsidRPr="001F7646" w:rsidRDefault="008A79DE" w:rsidP="001647A0">
            <w:pPr>
              <w:rPr>
                <w:rFonts w:asciiTheme="majorHAnsi" w:hAnsiTheme="majorHAnsi" w:cstheme="majorHAnsi"/>
                <w:sz w:val="20"/>
                <w:szCs w:val="20"/>
              </w:rPr>
            </w:pPr>
            <w:r w:rsidRPr="001F7646">
              <w:rPr>
                <w:rFonts w:asciiTheme="majorHAnsi" w:hAnsiTheme="majorHAnsi" w:cstheme="majorHAnsi"/>
                <w:sz w:val="20"/>
                <w:szCs w:val="20"/>
              </w:rPr>
              <w:t>Azure SQL Server</w:t>
            </w:r>
          </w:p>
        </w:tc>
        <w:tc>
          <w:tcPr>
            <w:tcW w:w="2266" w:type="dxa"/>
          </w:tcPr>
          <w:p w14:paraId="177DE292" w14:textId="61287828"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SQL Server</w:t>
            </w:r>
          </w:p>
        </w:tc>
        <w:tc>
          <w:tcPr>
            <w:tcW w:w="4394" w:type="dxa"/>
          </w:tcPr>
          <w:p w14:paraId="5369B39C" w14:textId="53668A94" w:rsidR="00A85AB1" w:rsidRPr="001F7646" w:rsidRDefault="5825DCDC" w:rsidP="001647A0">
            <w:pPr>
              <w:rPr>
                <w:rFonts w:asciiTheme="majorHAnsi" w:hAnsiTheme="majorHAnsi" w:cstheme="majorHAnsi"/>
                <w:sz w:val="20"/>
                <w:szCs w:val="20"/>
              </w:rPr>
            </w:pPr>
            <w:r w:rsidRPr="001F7646">
              <w:rPr>
                <w:rFonts w:asciiTheme="majorHAnsi" w:hAnsiTheme="majorHAnsi" w:cstheme="majorHAnsi"/>
                <w:sz w:val="20"/>
                <w:szCs w:val="20"/>
              </w:rPr>
              <w:t xml:space="preserve">The Azure SQL server that </w:t>
            </w:r>
            <w:r w:rsidR="3B49AF04" w:rsidRPr="001F7646">
              <w:rPr>
                <w:rFonts w:asciiTheme="majorHAnsi" w:hAnsiTheme="majorHAnsi" w:cstheme="majorHAnsi"/>
                <w:sz w:val="20"/>
                <w:szCs w:val="20"/>
              </w:rPr>
              <w:t>i</w:t>
            </w:r>
            <w:r w:rsidRPr="001F7646">
              <w:rPr>
                <w:rFonts w:asciiTheme="majorHAnsi" w:hAnsiTheme="majorHAnsi" w:cstheme="majorHAnsi"/>
                <w:sz w:val="20"/>
                <w:szCs w:val="20"/>
              </w:rPr>
              <w:t xml:space="preserve">s created by default </w:t>
            </w:r>
            <w:r w:rsidR="3B49AF04" w:rsidRPr="001F7646">
              <w:rPr>
                <w:rFonts w:asciiTheme="majorHAnsi" w:hAnsiTheme="majorHAnsi" w:cstheme="majorHAnsi"/>
                <w:sz w:val="20"/>
                <w:szCs w:val="20"/>
              </w:rPr>
              <w:t>in order to facilitate the Azure SQL Database</w:t>
            </w:r>
            <w:r w:rsidR="2782A364" w:rsidRPr="001F7646">
              <w:rPr>
                <w:rFonts w:asciiTheme="majorHAnsi" w:hAnsiTheme="majorHAnsi" w:cstheme="majorHAnsi"/>
                <w:sz w:val="20"/>
                <w:szCs w:val="20"/>
              </w:rPr>
              <w:t>.</w:t>
            </w:r>
            <w:r w:rsidR="3B49AF04" w:rsidRPr="001F7646">
              <w:rPr>
                <w:rFonts w:asciiTheme="majorHAnsi" w:hAnsiTheme="majorHAnsi" w:cstheme="majorHAnsi"/>
                <w:sz w:val="20"/>
                <w:szCs w:val="20"/>
              </w:rPr>
              <w:t xml:space="preserve"> </w:t>
            </w:r>
          </w:p>
        </w:tc>
      </w:tr>
      <w:tr w:rsidR="00A85AB1" w:rsidRPr="001F7646" w14:paraId="0F3D3AED" w14:textId="77777777" w:rsidTr="003002F5">
        <w:tc>
          <w:tcPr>
            <w:tcW w:w="3116" w:type="dxa"/>
          </w:tcPr>
          <w:p w14:paraId="6CD62714" w14:textId="3D8AAA54" w:rsidR="00A85AB1" w:rsidRPr="001F7646" w:rsidRDefault="008E4D41" w:rsidP="001647A0">
            <w:pPr>
              <w:rPr>
                <w:rFonts w:asciiTheme="majorHAnsi" w:hAnsiTheme="majorHAnsi" w:cstheme="majorHAnsi"/>
                <w:sz w:val="20"/>
                <w:szCs w:val="20"/>
              </w:rPr>
            </w:pPr>
            <w:r w:rsidRPr="001F7646">
              <w:rPr>
                <w:rFonts w:asciiTheme="majorHAnsi" w:hAnsiTheme="majorHAnsi" w:cstheme="majorHAnsi"/>
                <w:sz w:val="20"/>
                <w:szCs w:val="20"/>
              </w:rPr>
              <w:t>Logging Storage</w:t>
            </w:r>
          </w:p>
        </w:tc>
        <w:tc>
          <w:tcPr>
            <w:tcW w:w="2266" w:type="dxa"/>
          </w:tcPr>
          <w:p w14:paraId="6EA611F7" w14:textId="0ED6541F"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Storage Account</w:t>
            </w:r>
          </w:p>
        </w:tc>
        <w:tc>
          <w:tcPr>
            <w:tcW w:w="4394" w:type="dxa"/>
          </w:tcPr>
          <w:p w14:paraId="740C198D" w14:textId="10BC5694" w:rsidR="00A85AB1" w:rsidRPr="001F7646" w:rsidRDefault="3B49AF04" w:rsidP="001647A0">
            <w:pPr>
              <w:rPr>
                <w:rFonts w:asciiTheme="majorHAnsi" w:hAnsiTheme="majorHAnsi" w:cstheme="majorHAnsi"/>
                <w:sz w:val="20"/>
                <w:szCs w:val="20"/>
              </w:rPr>
            </w:pPr>
            <w:r w:rsidRPr="001F7646">
              <w:rPr>
                <w:rFonts w:asciiTheme="majorHAnsi" w:hAnsiTheme="majorHAnsi" w:cstheme="majorHAnsi"/>
                <w:sz w:val="20"/>
                <w:szCs w:val="20"/>
              </w:rPr>
              <w:t>The storage account</w:t>
            </w:r>
            <w:r w:rsidR="3B90D715" w:rsidRPr="001F7646">
              <w:rPr>
                <w:rFonts w:asciiTheme="majorHAnsi" w:hAnsiTheme="majorHAnsi" w:cstheme="majorHAnsi"/>
                <w:sz w:val="20"/>
                <w:szCs w:val="20"/>
              </w:rPr>
              <w:t xml:space="preserve"> which </w:t>
            </w:r>
            <w:r w:rsidRPr="001F7646">
              <w:rPr>
                <w:rFonts w:asciiTheme="majorHAnsi" w:hAnsiTheme="majorHAnsi" w:cstheme="majorHAnsi"/>
                <w:sz w:val="20"/>
                <w:szCs w:val="20"/>
              </w:rPr>
              <w:t xml:space="preserve">holds the logging information from the recurring donation engine. </w:t>
            </w:r>
          </w:p>
        </w:tc>
      </w:tr>
    </w:tbl>
    <w:p w14:paraId="77F653DF" w14:textId="77777777" w:rsidR="008C2CB1" w:rsidRPr="001F7646" w:rsidRDefault="008C2CB1" w:rsidP="001647A0">
      <w:pPr>
        <w:spacing w:after="0" w:line="240" w:lineRule="auto"/>
        <w:rPr>
          <w:rFonts w:asciiTheme="majorHAnsi" w:hAnsiTheme="majorHAnsi" w:cstheme="majorHAnsi"/>
          <w:sz w:val="20"/>
          <w:szCs w:val="20"/>
        </w:rPr>
      </w:pPr>
    </w:p>
    <w:p w14:paraId="567F655E" w14:textId="77777777" w:rsidR="008C2CB1" w:rsidRDefault="008C2CB1" w:rsidP="001647A0">
      <w:pPr>
        <w:spacing w:after="0" w:line="240" w:lineRule="auto"/>
        <w:rPr>
          <w:rFonts w:asciiTheme="majorHAnsi" w:eastAsiaTheme="majorEastAsia" w:hAnsiTheme="majorHAnsi" w:cstheme="majorBidi"/>
          <w:b/>
          <w:color w:val="2F5496" w:themeColor="accent1" w:themeShade="BF"/>
          <w:sz w:val="32"/>
          <w:szCs w:val="32"/>
        </w:rPr>
      </w:pPr>
      <w:r>
        <w:br w:type="page"/>
      </w:r>
    </w:p>
    <w:p w14:paraId="6B9B2D5E" w14:textId="2A5EBA59" w:rsidR="009F188A" w:rsidRDefault="009F188A" w:rsidP="009F188A">
      <w:pPr>
        <w:pStyle w:val="Heading1"/>
      </w:pPr>
      <w:bookmarkStart w:id="432" w:name="_Toc52813252"/>
      <w:r>
        <w:t>Deploying Fundraising and Engagement for Dynamics 365 Sales Enterprise</w:t>
      </w:r>
      <w:bookmarkEnd w:id="432"/>
    </w:p>
    <w:p w14:paraId="3B284D42" w14:textId="6640FF66" w:rsidR="009F188A" w:rsidRDefault="00A02B3F">
      <w:pPr>
        <w:spacing w:after="0" w:line="240" w:lineRule="auto"/>
        <w:rPr>
          <w:ins w:id="433" w:author="Author"/>
          <w:sz w:val="20"/>
          <w:szCs w:val="20"/>
        </w:rPr>
        <w:pPrChange w:id="434" w:author="Author">
          <w:pPr/>
        </w:pPrChange>
      </w:pPr>
      <w:r w:rsidRPr="32A59F32">
        <w:rPr>
          <w:sz w:val="20"/>
          <w:szCs w:val="20"/>
        </w:rPr>
        <w:t xml:space="preserve">The intended deployment methodology </w:t>
      </w:r>
      <w:r w:rsidR="00662BBA" w:rsidRPr="32A59F32">
        <w:rPr>
          <w:sz w:val="20"/>
          <w:szCs w:val="20"/>
        </w:rPr>
        <w:t xml:space="preserve">is through AppSource. </w:t>
      </w:r>
      <w:r w:rsidR="007F23F0" w:rsidRPr="32A59F32">
        <w:rPr>
          <w:sz w:val="20"/>
          <w:szCs w:val="20"/>
        </w:rPr>
        <w:t>As the AppSource deployment is automated</w:t>
      </w:r>
      <w:ins w:id="435" w:author="Author">
        <w:r w:rsidR="00604B8F">
          <w:rPr>
            <w:sz w:val="20"/>
            <w:szCs w:val="20"/>
          </w:rPr>
          <w:t>,</w:t>
        </w:r>
      </w:ins>
      <w:r w:rsidR="007F23F0" w:rsidRPr="32A59F32">
        <w:rPr>
          <w:sz w:val="20"/>
          <w:szCs w:val="20"/>
        </w:rPr>
        <w:t xml:space="preserve"> it is important to note the prerequisite managed solutions </w:t>
      </w:r>
      <w:r w:rsidR="12508911" w:rsidRPr="32A59F32">
        <w:rPr>
          <w:sz w:val="20"/>
          <w:szCs w:val="20"/>
        </w:rPr>
        <w:t>which</w:t>
      </w:r>
      <w:r w:rsidR="007F23F0" w:rsidRPr="32A59F32">
        <w:rPr>
          <w:sz w:val="20"/>
          <w:szCs w:val="20"/>
        </w:rPr>
        <w:t xml:space="preserve"> are installed or upgraded during the AppSource deployment. </w:t>
      </w:r>
    </w:p>
    <w:p w14:paraId="2F927D71" w14:textId="77777777" w:rsidR="005A7795" w:rsidRPr="00BA54E8" w:rsidRDefault="005A7795">
      <w:pPr>
        <w:spacing w:after="0" w:line="240" w:lineRule="auto"/>
        <w:rPr>
          <w:sz w:val="20"/>
          <w:szCs w:val="20"/>
        </w:rPr>
        <w:pPrChange w:id="436" w:author="Author">
          <w:pPr/>
        </w:pPrChange>
      </w:pPr>
    </w:p>
    <w:p w14:paraId="1428BC37" w14:textId="5EC8050C" w:rsidR="009F188A" w:rsidRPr="00BA54E8" w:rsidRDefault="0073235A" w:rsidP="009F188A">
      <w:pPr>
        <w:pStyle w:val="Heading2"/>
      </w:pPr>
      <w:bookmarkStart w:id="437" w:name="_Toc52813253"/>
      <w:r>
        <w:t>Prerequisites Installed During Solution Deployment</w:t>
      </w:r>
      <w:bookmarkEnd w:id="437"/>
    </w:p>
    <w:p w14:paraId="79C93848" w14:textId="7A507AEE" w:rsidR="009F188A" w:rsidRDefault="00726359" w:rsidP="32A59F32">
      <w:pPr>
        <w:pStyle w:val="ListParagraph"/>
        <w:numPr>
          <w:ilvl w:val="0"/>
          <w:numId w:val="2"/>
        </w:numPr>
        <w:spacing w:after="0" w:line="240" w:lineRule="auto"/>
        <w:contextualSpacing w:val="0"/>
        <w:rPr>
          <w:rFonts w:asciiTheme="majorHAnsi" w:eastAsia="Times New Roman" w:hAnsiTheme="majorHAnsi" w:cstheme="majorBidi"/>
          <w:sz w:val="20"/>
          <w:szCs w:val="20"/>
        </w:rPr>
      </w:pPr>
      <w:r w:rsidRPr="32A59F32">
        <w:rPr>
          <w:rFonts w:asciiTheme="majorHAnsi" w:eastAsia="Times New Roman" w:hAnsiTheme="majorHAnsi" w:cstheme="majorBidi"/>
          <w:sz w:val="20"/>
          <w:szCs w:val="20"/>
        </w:rPr>
        <w:t xml:space="preserve">As part of the required prerequisites, the </w:t>
      </w:r>
      <w:r w:rsidR="00CC610E" w:rsidRPr="32A59F32">
        <w:rPr>
          <w:rFonts w:asciiTheme="majorHAnsi" w:eastAsia="Times New Roman" w:hAnsiTheme="majorHAnsi" w:cstheme="majorBidi"/>
          <w:sz w:val="20"/>
          <w:szCs w:val="20"/>
        </w:rPr>
        <w:t>Non</w:t>
      </w:r>
      <w:r w:rsidR="001F20AA">
        <w:rPr>
          <w:rFonts w:asciiTheme="majorHAnsi" w:eastAsia="Times New Roman" w:hAnsiTheme="majorHAnsi" w:cstheme="majorBidi"/>
          <w:sz w:val="20"/>
          <w:szCs w:val="20"/>
        </w:rPr>
        <w:t>p</w:t>
      </w:r>
      <w:r w:rsidR="00CC610E" w:rsidRPr="32A59F32">
        <w:rPr>
          <w:rFonts w:asciiTheme="majorHAnsi" w:eastAsia="Times New Roman" w:hAnsiTheme="majorHAnsi" w:cstheme="majorBidi"/>
          <w:sz w:val="20"/>
          <w:szCs w:val="20"/>
        </w:rPr>
        <w:t>rofit</w:t>
      </w:r>
      <w:r w:rsidRPr="32A59F32">
        <w:rPr>
          <w:rFonts w:asciiTheme="majorHAnsi" w:eastAsia="Times New Roman" w:hAnsiTheme="majorHAnsi" w:cstheme="majorBidi"/>
          <w:sz w:val="20"/>
          <w:szCs w:val="20"/>
        </w:rPr>
        <w:t xml:space="preserve"> Core managed solution is deployed. </w:t>
      </w:r>
      <w:r w:rsidR="00CC610E" w:rsidRPr="32A59F32">
        <w:rPr>
          <w:rFonts w:asciiTheme="majorHAnsi" w:eastAsia="Times New Roman" w:hAnsiTheme="majorHAnsi" w:cstheme="majorBidi"/>
          <w:sz w:val="20"/>
          <w:szCs w:val="20"/>
        </w:rPr>
        <w:t>Fundraising and Engagement is set</w:t>
      </w:r>
      <w:r w:rsidR="00CC610E" w:rsidRPr="056E9B95">
        <w:rPr>
          <w:rFonts w:asciiTheme="majorHAnsi" w:eastAsia="Times New Roman" w:hAnsiTheme="majorHAnsi" w:cstheme="majorBidi"/>
          <w:sz w:val="20"/>
          <w:szCs w:val="20"/>
        </w:rPr>
        <w:t xml:space="preserve"> </w:t>
      </w:r>
      <w:ins w:id="438" w:author="Author">
        <w:r w:rsidR="38479D72" w:rsidRPr="056E9B95">
          <w:rPr>
            <w:rFonts w:asciiTheme="majorHAnsi" w:eastAsia="Times New Roman" w:hAnsiTheme="majorHAnsi" w:cstheme="majorBidi"/>
            <w:sz w:val="20"/>
            <w:szCs w:val="20"/>
          </w:rPr>
          <w:t>up</w:t>
        </w:r>
        <w:r w:rsidR="00CC610E" w:rsidRPr="32A59F32">
          <w:rPr>
            <w:rFonts w:asciiTheme="majorHAnsi" w:eastAsia="Times New Roman" w:hAnsiTheme="majorHAnsi" w:cstheme="majorBidi"/>
            <w:sz w:val="20"/>
            <w:szCs w:val="20"/>
          </w:rPr>
          <w:t xml:space="preserve"> </w:t>
        </w:r>
      </w:ins>
      <w:r w:rsidR="00CC610E" w:rsidRPr="32A59F32">
        <w:rPr>
          <w:rFonts w:asciiTheme="majorHAnsi" w:eastAsia="Times New Roman" w:hAnsiTheme="majorHAnsi" w:cstheme="majorBidi"/>
          <w:sz w:val="20"/>
          <w:szCs w:val="20"/>
        </w:rPr>
        <w:t xml:space="preserve">to work with the latest version of the </w:t>
      </w:r>
      <w:ins w:id="439" w:author="Author">
        <w:r w:rsidR="00B73DAC">
          <w:rPr>
            <w:rFonts w:asciiTheme="majorHAnsi" w:eastAsia="Times New Roman" w:hAnsiTheme="majorHAnsi" w:cstheme="majorBidi"/>
            <w:sz w:val="20"/>
            <w:szCs w:val="20"/>
          </w:rPr>
          <w:t>Nonprofit Core data schema</w:t>
        </w:r>
        <w:r w:rsidR="00090264">
          <w:rPr>
            <w:rFonts w:asciiTheme="majorHAnsi" w:eastAsia="Times New Roman" w:hAnsiTheme="majorHAnsi" w:cstheme="majorBidi"/>
            <w:sz w:val="20"/>
            <w:szCs w:val="20"/>
          </w:rPr>
          <w:t xml:space="preserve"> </w:t>
        </w:r>
        <w:r w:rsidR="00783047">
          <w:rPr>
            <w:rFonts w:asciiTheme="majorHAnsi" w:eastAsia="Times New Roman" w:hAnsiTheme="majorHAnsi" w:cstheme="majorBidi"/>
            <w:sz w:val="20"/>
            <w:szCs w:val="20"/>
          </w:rPr>
          <w:t xml:space="preserve">in the </w:t>
        </w:r>
      </w:ins>
      <w:r w:rsidR="7DEBF64F" w:rsidRPr="32A59F32">
        <w:rPr>
          <w:rFonts w:asciiTheme="majorHAnsi" w:eastAsia="Times New Roman" w:hAnsiTheme="majorHAnsi" w:cstheme="majorBidi"/>
          <w:sz w:val="20"/>
          <w:szCs w:val="20"/>
        </w:rPr>
        <w:t>Common Data Model</w:t>
      </w:r>
      <w:r w:rsidR="54568539" w:rsidRPr="32A59F32">
        <w:rPr>
          <w:rFonts w:asciiTheme="majorHAnsi" w:eastAsia="Times New Roman" w:hAnsiTheme="majorHAnsi" w:cstheme="majorBidi"/>
          <w:sz w:val="20"/>
          <w:szCs w:val="20"/>
        </w:rPr>
        <w:t xml:space="preserve"> (CDM)</w:t>
      </w:r>
      <w:r w:rsidR="7DEBF64F" w:rsidRPr="32A59F32">
        <w:rPr>
          <w:rFonts w:asciiTheme="majorHAnsi" w:eastAsia="Times New Roman" w:hAnsiTheme="majorHAnsi" w:cstheme="majorBidi"/>
          <w:sz w:val="20"/>
          <w:szCs w:val="20"/>
        </w:rPr>
        <w:t xml:space="preserve"> for Nonprofits. </w:t>
      </w:r>
      <w:ins w:id="440" w:author="Author">
        <w:r w:rsidR="0075605A">
          <w:rPr>
            <w:rFonts w:asciiTheme="majorHAnsi" w:eastAsia="Times New Roman" w:hAnsiTheme="majorHAnsi" w:cstheme="majorBidi"/>
            <w:sz w:val="20"/>
            <w:szCs w:val="20"/>
          </w:rPr>
          <w:t>The Nonprofit Core can be installed directly from the Fundraising and Engagement AppSource listing. If you are acquiring the solution</w:t>
        </w:r>
        <w:r w:rsidR="008619F9">
          <w:rPr>
            <w:rFonts w:asciiTheme="majorHAnsi" w:eastAsia="Times New Roman" w:hAnsiTheme="majorHAnsi" w:cstheme="majorBidi"/>
            <w:sz w:val="20"/>
            <w:szCs w:val="20"/>
          </w:rPr>
          <w:t xml:space="preserve"> as source code</w:t>
        </w:r>
        <w:r w:rsidR="0075605A">
          <w:rPr>
            <w:rFonts w:asciiTheme="majorHAnsi" w:eastAsia="Times New Roman" w:hAnsiTheme="majorHAnsi" w:cstheme="majorBidi"/>
            <w:sz w:val="20"/>
            <w:szCs w:val="20"/>
          </w:rPr>
          <w:t xml:space="preserve"> from GitHub you will need to </w:t>
        </w:r>
        <w:r w:rsidR="008619F9">
          <w:rPr>
            <w:rFonts w:asciiTheme="majorHAnsi" w:eastAsia="Times New Roman" w:hAnsiTheme="majorHAnsi" w:cstheme="majorBidi"/>
            <w:sz w:val="20"/>
            <w:szCs w:val="20"/>
          </w:rPr>
          <w:t>install</w:t>
        </w:r>
        <w:r w:rsidR="0075605A">
          <w:rPr>
            <w:rFonts w:asciiTheme="majorHAnsi" w:eastAsia="Times New Roman" w:hAnsiTheme="majorHAnsi" w:cstheme="majorBidi"/>
            <w:sz w:val="20"/>
            <w:szCs w:val="20"/>
          </w:rPr>
          <w:t xml:space="preserve"> the Nonprofit Core managed solution from the GitHub link noted below before deploying Fundraising and Engagement. </w:t>
        </w:r>
      </w:ins>
    </w:p>
    <w:p w14:paraId="5ACBEF0E" w14:textId="77777777" w:rsidR="003F56DE" w:rsidRPr="00BA54E8" w:rsidRDefault="003F56DE" w:rsidP="003F56DE">
      <w:pPr>
        <w:pStyle w:val="ListParagraph"/>
        <w:spacing w:after="0" w:line="240" w:lineRule="auto"/>
        <w:contextualSpacing w:val="0"/>
        <w:rPr>
          <w:rFonts w:asciiTheme="majorHAnsi" w:eastAsia="Times New Roman" w:hAnsiTheme="majorHAnsi" w:cstheme="majorHAnsi"/>
          <w:sz w:val="20"/>
          <w:szCs w:val="20"/>
        </w:rPr>
      </w:pPr>
    </w:p>
    <w:tbl>
      <w:tblPr>
        <w:tblStyle w:val="TableGrid"/>
        <w:tblW w:w="0" w:type="auto"/>
        <w:shd w:val="clear" w:color="auto" w:fill="F2F2F2" w:themeFill="background1" w:themeFillShade="F2"/>
        <w:tblLook w:val="04A0" w:firstRow="1" w:lastRow="0" w:firstColumn="1" w:lastColumn="0" w:noHBand="0" w:noVBand="1"/>
      </w:tblPr>
      <w:tblGrid>
        <w:gridCol w:w="9350"/>
      </w:tblGrid>
      <w:tr w:rsidR="003F56DE" w:rsidRPr="00DE0113" w14:paraId="1E6429EC" w14:textId="77777777" w:rsidTr="32A59F32">
        <w:tc>
          <w:tcPr>
            <w:tcW w:w="9350" w:type="dxa"/>
            <w:tcBorders>
              <w:top w:val="nil"/>
              <w:left w:val="nil"/>
              <w:bottom w:val="nil"/>
              <w:right w:val="nil"/>
            </w:tcBorders>
            <w:shd w:val="clear" w:color="auto" w:fill="F2F2F2" w:themeFill="background1" w:themeFillShade="F2"/>
          </w:tcPr>
          <w:p w14:paraId="7A07F58D" w14:textId="45141DFC" w:rsidR="003F56DE" w:rsidRPr="00DE0113" w:rsidRDefault="453502F4" w:rsidP="005C7E82">
            <w:pPr>
              <w:rPr>
                <w:sz w:val="20"/>
                <w:szCs w:val="20"/>
              </w:rPr>
            </w:pPr>
            <w:r w:rsidRPr="32A59F32">
              <w:rPr>
                <w:b/>
                <w:bCs/>
                <w:sz w:val="20"/>
                <w:szCs w:val="20"/>
              </w:rPr>
              <w:t>Note</w:t>
            </w:r>
            <w:r w:rsidRPr="32A59F32">
              <w:rPr>
                <w:sz w:val="20"/>
                <w:szCs w:val="20"/>
              </w:rPr>
              <w:t>: T</w:t>
            </w:r>
            <w:r w:rsidR="6BC12E3C" w:rsidRPr="32A59F32">
              <w:rPr>
                <w:sz w:val="20"/>
                <w:szCs w:val="20"/>
              </w:rPr>
              <w:t>o</w:t>
            </w:r>
            <w:r w:rsidRPr="32A59F32">
              <w:rPr>
                <w:sz w:val="20"/>
                <w:szCs w:val="20"/>
              </w:rPr>
              <w:t xml:space="preserve"> inspect the latest version of the </w:t>
            </w:r>
            <w:r w:rsidR="6C7F8587" w:rsidRPr="32A59F32">
              <w:rPr>
                <w:sz w:val="20"/>
                <w:szCs w:val="20"/>
              </w:rPr>
              <w:t xml:space="preserve">Common Data Model </w:t>
            </w:r>
            <w:r w:rsidR="2F22F378" w:rsidRPr="32A59F32">
              <w:rPr>
                <w:sz w:val="20"/>
                <w:szCs w:val="20"/>
              </w:rPr>
              <w:t xml:space="preserve">(CDM) </w:t>
            </w:r>
            <w:r w:rsidR="6C7F8587" w:rsidRPr="32A59F32">
              <w:rPr>
                <w:sz w:val="20"/>
                <w:szCs w:val="20"/>
              </w:rPr>
              <w:t xml:space="preserve">for Nonprofits </w:t>
            </w:r>
            <w:r w:rsidRPr="32A59F32">
              <w:rPr>
                <w:sz w:val="20"/>
                <w:szCs w:val="20"/>
              </w:rPr>
              <w:t>and how it may impact th</w:t>
            </w:r>
            <w:r w:rsidR="4EB432FB" w:rsidRPr="32A59F32">
              <w:rPr>
                <w:sz w:val="20"/>
                <w:szCs w:val="20"/>
              </w:rPr>
              <w:t xml:space="preserve">ose </w:t>
            </w:r>
            <w:ins w:id="441" w:author="Author">
              <w:r w:rsidR="6380F525" w:rsidRPr="634E1B1C">
                <w:rPr>
                  <w:sz w:val="20"/>
                  <w:szCs w:val="20"/>
                </w:rPr>
                <w:t xml:space="preserve">organizations </w:t>
              </w:r>
            </w:ins>
            <w:del w:id="442" w:author="Author">
              <w:r w:rsidR="4EB432FB" w:rsidRPr="32A59F32">
                <w:rPr>
                  <w:sz w:val="20"/>
                  <w:szCs w:val="20"/>
                </w:rPr>
                <w:delText xml:space="preserve">that </w:delText>
              </w:r>
            </w:del>
            <w:ins w:id="443" w:author="Author">
              <w:r w:rsidR="6BC0E4D5" w:rsidRPr="34BE1C78">
                <w:rPr>
                  <w:sz w:val="20"/>
                  <w:szCs w:val="20"/>
                </w:rPr>
                <w:t xml:space="preserve">who have </w:t>
              </w:r>
            </w:ins>
            <w:r w:rsidR="4EB432FB" w:rsidRPr="32A59F32">
              <w:rPr>
                <w:sz w:val="20"/>
                <w:szCs w:val="20"/>
              </w:rPr>
              <w:t xml:space="preserve">already </w:t>
            </w:r>
            <w:del w:id="444" w:author="Author">
              <w:r w:rsidR="4EB432FB" w:rsidRPr="32A59F32">
                <w:rPr>
                  <w:sz w:val="20"/>
                  <w:szCs w:val="20"/>
                </w:rPr>
                <w:delText xml:space="preserve">have </w:delText>
              </w:r>
            </w:del>
            <w:r w:rsidR="4EB432FB" w:rsidRPr="32A59F32">
              <w:rPr>
                <w:sz w:val="20"/>
                <w:szCs w:val="20"/>
              </w:rPr>
              <w:t xml:space="preserve">deployed the </w:t>
            </w:r>
            <w:r w:rsidR="4A10917A" w:rsidRPr="32A59F32">
              <w:rPr>
                <w:sz w:val="20"/>
                <w:szCs w:val="20"/>
              </w:rPr>
              <w:t>CDM</w:t>
            </w:r>
            <w:ins w:id="445" w:author="Author">
              <w:r w:rsidR="1217AFFB" w:rsidRPr="75401D4D">
                <w:rPr>
                  <w:sz w:val="20"/>
                  <w:szCs w:val="20"/>
                </w:rPr>
                <w:t>,</w:t>
              </w:r>
            </w:ins>
            <w:r w:rsidR="4EB432FB" w:rsidRPr="32A59F32">
              <w:rPr>
                <w:sz w:val="20"/>
                <w:szCs w:val="20"/>
              </w:rPr>
              <w:t xml:space="preserve"> please review the latest release on </w:t>
            </w:r>
            <w:ins w:id="446" w:author="Author">
              <w:r w:rsidR="0005490A">
                <w:rPr>
                  <w:sz w:val="20"/>
                  <w:szCs w:val="20"/>
                </w:rPr>
                <w:fldChar w:fldCharType="begin"/>
              </w:r>
              <w:r w:rsidR="0005490A">
                <w:rPr>
                  <w:sz w:val="20"/>
                  <w:szCs w:val="20"/>
                </w:rPr>
                <w:instrText xml:space="preserve"> HYPERLINK "https://github.com/microsoft/Industry-Accelerator-Nonprofit/releases" </w:instrText>
              </w:r>
              <w:r w:rsidR="0005490A">
                <w:rPr>
                  <w:sz w:val="20"/>
                  <w:szCs w:val="20"/>
                </w:rPr>
                <w:fldChar w:fldCharType="separate"/>
              </w:r>
              <w:r w:rsidR="4EB432FB" w:rsidRPr="0005490A">
                <w:rPr>
                  <w:rStyle w:val="Hyperlink"/>
                  <w:sz w:val="20"/>
                  <w:szCs w:val="20"/>
                </w:rPr>
                <w:t>GitHub</w:t>
              </w:r>
              <w:r w:rsidR="0005490A">
                <w:rPr>
                  <w:sz w:val="20"/>
                  <w:szCs w:val="20"/>
                </w:rPr>
                <w:fldChar w:fldCharType="end"/>
              </w:r>
            </w:ins>
            <w:del w:id="447" w:author="Author">
              <w:r w:rsidR="4EB432FB" w:rsidRPr="32A59F32" w:rsidDel="0005490A">
                <w:rPr>
                  <w:sz w:val="20"/>
                  <w:szCs w:val="20"/>
                </w:rPr>
                <w:delText xml:space="preserve"> </w:delText>
              </w:r>
              <w:r w:rsidR="005C7E82" w:rsidDel="0005490A">
                <w:fldChar w:fldCharType="begin"/>
              </w:r>
              <w:r w:rsidR="005C7E82" w:rsidDel="0005490A">
                <w:delInstrText xml:space="preserve"> HYPERLINK "https://github.com/microsoft/Industry-Accelerator-Nonprofit/releases" \h </w:delInstrText>
              </w:r>
              <w:r w:rsidR="005C7E82" w:rsidDel="0005490A">
                <w:fldChar w:fldCharType="separate"/>
              </w:r>
              <w:r w:rsidR="4EB432FB" w:rsidRPr="32A59F32" w:rsidDel="0005490A">
                <w:rPr>
                  <w:rStyle w:val="Hyperlink"/>
                  <w:sz w:val="20"/>
                  <w:szCs w:val="20"/>
                </w:rPr>
                <w:delText>here</w:delText>
              </w:r>
              <w:r w:rsidR="005C7E82" w:rsidDel="0005490A">
                <w:rPr>
                  <w:rStyle w:val="Hyperlink"/>
                  <w:sz w:val="20"/>
                  <w:szCs w:val="20"/>
                </w:rPr>
                <w:fldChar w:fldCharType="end"/>
              </w:r>
            </w:del>
            <w:r w:rsidR="4EB432FB" w:rsidRPr="32A59F32">
              <w:rPr>
                <w:sz w:val="20"/>
                <w:szCs w:val="20"/>
              </w:rPr>
              <w:t>.</w:t>
            </w:r>
            <w:r w:rsidRPr="32A59F32">
              <w:rPr>
                <w:sz w:val="20"/>
                <w:szCs w:val="20"/>
              </w:rPr>
              <w:t xml:space="preserve"> </w:t>
            </w:r>
          </w:p>
        </w:tc>
      </w:tr>
    </w:tbl>
    <w:p w14:paraId="4DBF4DDC" w14:textId="77777777" w:rsidR="00435926" w:rsidRPr="005A7795" w:rsidRDefault="00435926">
      <w:pPr>
        <w:spacing w:after="0" w:line="240" w:lineRule="auto"/>
        <w:rPr>
          <w:ins w:id="448" w:author="Author"/>
          <w:sz w:val="20"/>
          <w:szCs w:val="20"/>
          <w:rPrChange w:id="449" w:author="Author">
            <w:rPr>
              <w:ins w:id="450" w:author="Author"/>
            </w:rPr>
          </w:rPrChange>
        </w:rPr>
        <w:pPrChange w:id="451" w:author="Author">
          <w:pPr>
            <w:pStyle w:val="Heading2"/>
          </w:pPr>
        </w:pPrChange>
      </w:pPr>
      <w:bookmarkStart w:id="452" w:name="_Toc52813254"/>
    </w:p>
    <w:p w14:paraId="40A62EEF" w14:textId="02D8EC51" w:rsidR="0073235A" w:rsidRPr="00435926" w:rsidRDefault="001125E3">
      <w:pPr>
        <w:pStyle w:val="Heading2"/>
      </w:pPr>
      <w:r w:rsidRPr="00435926">
        <w:t xml:space="preserve">Acquire </w:t>
      </w:r>
      <w:del w:id="453" w:author="Author">
        <w:r w:rsidRPr="00435926" w:rsidDel="009E317D">
          <w:delText xml:space="preserve">directly </w:delText>
        </w:r>
      </w:del>
      <w:ins w:id="454" w:author="Author">
        <w:r w:rsidR="1864B40C">
          <w:t xml:space="preserve">Fundraising and Engagement </w:t>
        </w:r>
      </w:ins>
      <w:r w:rsidRPr="00435926">
        <w:t>from within Dynamics</w:t>
      </w:r>
      <w:bookmarkEnd w:id="452"/>
      <w:r w:rsidRPr="00435926">
        <w:t xml:space="preserve"> </w:t>
      </w:r>
    </w:p>
    <w:p w14:paraId="6D4B3BB2" w14:textId="31FE4912" w:rsidR="000450E7" w:rsidRDefault="0073235A" w:rsidP="0073235A">
      <w:pPr>
        <w:pStyle w:val="ListParagraph"/>
        <w:numPr>
          <w:ilvl w:val="0"/>
          <w:numId w:val="12"/>
        </w:numPr>
        <w:spacing w:after="0" w:line="240" w:lineRule="auto"/>
        <w:contextualSpacing w:val="0"/>
        <w:rPr>
          <w:ins w:id="455" w:author="Autho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Login into your </w:t>
      </w:r>
      <w:r w:rsidR="00034955">
        <w:rPr>
          <w:rFonts w:asciiTheme="majorHAnsi" w:eastAsia="Times New Roman" w:hAnsiTheme="majorHAnsi" w:cstheme="majorHAnsi"/>
          <w:sz w:val="20"/>
          <w:szCs w:val="20"/>
        </w:rPr>
        <w:t>Dynamics 365 instance</w:t>
      </w:r>
      <w:ins w:id="456" w:author="Author">
        <w:r w:rsidR="007F0F4C">
          <w:rPr>
            <w:rFonts w:asciiTheme="majorHAnsi" w:eastAsia="Times New Roman" w:hAnsiTheme="majorHAnsi" w:cstheme="majorHAnsi"/>
            <w:sz w:val="20"/>
            <w:szCs w:val="20"/>
          </w:rPr>
          <w:t>. F</w:t>
        </w:r>
      </w:ins>
      <w:del w:id="457" w:author="Author">
        <w:r w:rsidR="00034955" w:rsidDel="007F0F4C">
          <w:rPr>
            <w:rFonts w:asciiTheme="majorHAnsi" w:eastAsia="Times New Roman" w:hAnsiTheme="majorHAnsi" w:cstheme="majorHAnsi"/>
            <w:sz w:val="20"/>
            <w:szCs w:val="20"/>
          </w:rPr>
          <w:delText>, f</w:delText>
        </w:r>
      </w:del>
      <w:r w:rsidR="00034955">
        <w:rPr>
          <w:rFonts w:asciiTheme="majorHAnsi" w:eastAsia="Times New Roman" w:hAnsiTheme="majorHAnsi" w:cstheme="majorHAnsi"/>
          <w:sz w:val="20"/>
          <w:szCs w:val="20"/>
        </w:rPr>
        <w:t>rom the applica</w:t>
      </w:r>
      <w:r w:rsidR="000450E7">
        <w:rPr>
          <w:rFonts w:asciiTheme="majorHAnsi" w:eastAsia="Times New Roman" w:hAnsiTheme="majorHAnsi" w:cstheme="majorHAnsi"/>
          <w:sz w:val="20"/>
          <w:szCs w:val="20"/>
        </w:rPr>
        <w:t>tion welcome screen select ‘Advanced Settings’, ‘Customization’ and then ‘AppSource’:</w:t>
      </w:r>
    </w:p>
    <w:p w14:paraId="3FF9290A" w14:textId="34F52C45" w:rsidR="005A7795" w:rsidRDefault="005A7795">
      <w:pPr>
        <w:pStyle w:val="ListParagraph"/>
        <w:spacing w:after="0" w:line="240" w:lineRule="auto"/>
        <w:contextualSpacing w:val="0"/>
        <w:rPr>
          <w:rFonts w:asciiTheme="majorHAnsi" w:eastAsia="Times New Roman" w:hAnsiTheme="majorHAnsi" w:cstheme="majorHAnsi"/>
          <w:sz w:val="20"/>
          <w:szCs w:val="20"/>
        </w:rPr>
        <w:pPrChange w:id="458" w:author="Author">
          <w:pPr>
            <w:pStyle w:val="ListParagraph"/>
            <w:numPr>
              <w:numId w:val="12"/>
            </w:numPr>
            <w:spacing w:after="0" w:line="240" w:lineRule="auto"/>
            <w:ind w:hanging="360"/>
            <w:contextualSpacing w:val="0"/>
          </w:pPr>
        </w:pPrChange>
      </w:pPr>
    </w:p>
    <w:p w14:paraId="426357BF" w14:textId="03552223" w:rsidR="0073235A" w:rsidRDefault="0DA2FAD0" w:rsidP="000450E7">
      <w:pPr>
        <w:pStyle w:val="ListParagraph"/>
        <w:spacing w:after="0" w:line="240" w:lineRule="auto"/>
        <w:contextualSpacing w:val="0"/>
        <w:jc w:val="center"/>
        <w:rPr>
          <w:ins w:id="459" w:author="Author"/>
          <w:rFonts w:asciiTheme="majorHAnsi" w:eastAsia="Times New Roman" w:hAnsiTheme="majorHAnsi" w:cstheme="majorHAnsi"/>
          <w:sz w:val="20"/>
          <w:szCs w:val="20"/>
        </w:rPr>
      </w:pPr>
      <w:r>
        <w:rPr>
          <w:noProof/>
        </w:rPr>
        <w:drawing>
          <wp:inline distT="0" distB="0" distL="0" distR="0" wp14:anchorId="10315BC0" wp14:editId="42B3A3F5">
            <wp:extent cx="2880000" cy="2152615"/>
            <wp:effectExtent l="0" t="0" r="0" b="635"/>
            <wp:docPr id="23" name="Picture 23" descr="Screenshot of Dynamics 365 setting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2880000" cy="2152615"/>
                    </a:xfrm>
                    <a:prstGeom prst="rect">
                      <a:avLst/>
                    </a:prstGeom>
                  </pic:spPr>
                </pic:pic>
              </a:graphicData>
            </a:graphic>
          </wp:inline>
        </w:drawing>
      </w:r>
    </w:p>
    <w:p w14:paraId="57518408" w14:textId="77777777" w:rsidR="005A7795" w:rsidRPr="00BA54E8" w:rsidRDefault="005A7795" w:rsidP="000450E7">
      <w:pPr>
        <w:pStyle w:val="ListParagraph"/>
        <w:spacing w:after="0" w:line="240" w:lineRule="auto"/>
        <w:contextualSpacing w:val="0"/>
        <w:jc w:val="center"/>
        <w:rPr>
          <w:rFonts w:asciiTheme="majorHAnsi" w:eastAsia="Times New Roman" w:hAnsiTheme="majorHAnsi" w:cstheme="majorHAnsi"/>
          <w:sz w:val="20"/>
          <w:szCs w:val="20"/>
        </w:rPr>
      </w:pPr>
    </w:p>
    <w:p w14:paraId="782A1AD1" w14:textId="33BFBA29" w:rsidR="0073235A" w:rsidRDefault="000450E7" w:rsidP="0073235A">
      <w:pPr>
        <w:pStyle w:val="ListParagraph"/>
        <w:numPr>
          <w:ilvl w:val="0"/>
          <w:numId w:val="12"/>
        </w:numPr>
        <w:spacing w:after="0" w:line="240" w:lineRule="auto"/>
        <w:contextualSpacing w:val="0"/>
        <w:rPr>
          <w:ins w:id="460" w:author="Author"/>
          <w:rFonts w:asciiTheme="majorHAnsi" w:eastAsia="Times New Roman" w:hAnsiTheme="majorHAnsi" w:cstheme="majorHAnsi"/>
          <w:sz w:val="20"/>
          <w:szCs w:val="20"/>
        </w:rPr>
      </w:pPr>
      <w:r>
        <w:rPr>
          <w:rFonts w:asciiTheme="majorHAnsi" w:eastAsia="Times New Roman" w:hAnsiTheme="majorHAnsi" w:cstheme="majorHAnsi"/>
          <w:sz w:val="20"/>
          <w:szCs w:val="20"/>
        </w:rPr>
        <w:t xml:space="preserve">Using the navigation, </w:t>
      </w:r>
      <w:r w:rsidR="00684B1E">
        <w:rPr>
          <w:rFonts w:asciiTheme="majorHAnsi" w:eastAsia="Times New Roman" w:hAnsiTheme="majorHAnsi" w:cstheme="majorHAnsi"/>
          <w:sz w:val="20"/>
          <w:szCs w:val="20"/>
        </w:rPr>
        <w:t>find ‘Fundraising and Engagement’ and then select ‘Get it Now</w:t>
      </w:r>
      <w:ins w:id="461" w:author="Author">
        <w:r w:rsidR="007B72F7">
          <w:rPr>
            <w:rFonts w:asciiTheme="majorHAnsi" w:eastAsia="Times New Roman" w:hAnsiTheme="majorHAnsi" w:cstheme="majorHAnsi"/>
            <w:sz w:val="20"/>
            <w:szCs w:val="20"/>
          </w:rPr>
          <w:t>.</w:t>
        </w:r>
      </w:ins>
      <w:r w:rsidR="00684B1E">
        <w:rPr>
          <w:rFonts w:asciiTheme="majorHAnsi" w:eastAsia="Times New Roman" w:hAnsiTheme="majorHAnsi" w:cstheme="majorHAnsi"/>
          <w:sz w:val="20"/>
          <w:szCs w:val="20"/>
        </w:rPr>
        <w:t>’</w:t>
      </w:r>
    </w:p>
    <w:p w14:paraId="3EC84DD3" w14:textId="77777777" w:rsidR="005A7795" w:rsidRDefault="005A7795">
      <w:pPr>
        <w:pStyle w:val="ListParagraph"/>
        <w:spacing w:after="0" w:line="240" w:lineRule="auto"/>
        <w:contextualSpacing w:val="0"/>
        <w:rPr>
          <w:rFonts w:asciiTheme="majorHAnsi" w:eastAsia="Times New Roman" w:hAnsiTheme="majorHAnsi" w:cstheme="majorHAnsi"/>
          <w:sz w:val="20"/>
          <w:szCs w:val="20"/>
        </w:rPr>
        <w:pPrChange w:id="462" w:author="Author">
          <w:pPr>
            <w:pStyle w:val="ListParagraph"/>
            <w:numPr>
              <w:numId w:val="12"/>
            </w:numPr>
            <w:spacing w:after="0" w:line="240" w:lineRule="auto"/>
            <w:ind w:hanging="360"/>
            <w:contextualSpacing w:val="0"/>
          </w:pPr>
        </w:pPrChange>
      </w:pPr>
    </w:p>
    <w:p w14:paraId="5CDAAB45" w14:textId="75494E83" w:rsidR="007603E3" w:rsidRDefault="7B0A5C2A" w:rsidP="007603E3">
      <w:pPr>
        <w:pStyle w:val="ListParagraph"/>
        <w:spacing w:after="0" w:line="240" w:lineRule="auto"/>
        <w:contextualSpacing w:val="0"/>
        <w:jc w:val="center"/>
        <w:rPr>
          <w:ins w:id="463" w:author="Author"/>
          <w:rFonts w:asciiTheme="majorHAnsi" w:eastAsia="Times New Roman" w:hAnsiTheme="majorHAnsi" w:cstheme="majorHAnsi"/>
          <w:sz w:val="20"/>
          <w:szCs w:val="20"/>
        </w:rPr>
      </w:pPr>
      <w:r>
        <w:rPr>
          <w:noProof/>
        </w:rPr>
        <w:drawing>
          <wp:inline distT="0" distB="0" distL="0" distR="0" wp14:anchorId="1855DD6C" wp14:editId="11F90604">
            <wp:extent cx="4320000" cy="1567846"/>
            <wp:effectExtent l="0" t="0" r="4445" b="0"/>
            <wp:docPr id="24" name="Picture 24" descr="Screenshot of Fundraising and Engagement on AppSource and the &quot;GET IT NOW&quo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7">
                      <a:extLst>
                        <a:ext uri="{28A0092B-C50C-407E-A947-70E740481C1C}">
                          <a14:useLocalDpi xmlns:a14="http://schemas.microsoft.com/office/drawing/2010/main" val="0"/>
                        </a:ext>
                      </a:extLst>
                    </a:blip>
                    <a:stretch>
                      <a:fillRect/>
                    </a:stretch>
                  </pic:blipFill>
                  <pic:spPr>
                    <a:xfrm>
                      <a:off x="0" y="0"/>
                      <a:ext cx="4320000" cy="1567846"/>
                    </a:xfrm>
                    <a:prstGeom prst="rect">
                      <a:avLst/>
                    </a:prstGeom>
                  </pic:spPr>
                </pic:pic>
              </a:graphicData>
            </a:graphic>
          </wp:inline>
        </w:drawing>
      </w:r>
    </w:p>
    <w:p w14:paraId="4F0AC2B1" w14:textId="77777777" w:rsidR="005A7795" w:rsidRDefault="005A7795" w:rsidP="007603E3">
      <w:pPr>
        <w:pStyle w:val="ListParagraph"/>
        <w:spacing w:after="0" w:line="240" w:lineRule="auto"/>
        <w:contextualSpacing w:val="0"/>
        <w:jc w:val="center"/>
        <w:rPr>
          <w:rFonts w:asciiTheme="majorHAnsi" w:eastAsia="Times New Roman" w:hAnsiTheme="majorHAnsi" w:cstheme="majorHAnsi"/>
          <w:sz w:val="20"/>
          <w:szCs w:val="20"/>
        </w:rPr>
      </w:pPr>
    </w:p>
    <w:p w14:paraId="3A0E8D09" w14:textId="5D5582A5" w:rsidR="007603E3" w:rsidRDefault="007603E3" w:rsidP="007603E3">
      <w:pPr>
        <w:pStyle w:val="ListParagraph"/>
        <w:numPr>
          <w:ilvl w:val="0"/>
          <w:numId w:val="12"/>
        </w:numPr>
        <w:spacing w:after="0" w:line="240" w:lineRule="auto"/>
        <w:contextualSpacing w:val="0"/>
        <w:rPr>
          <w:ins w:id="464" w:author="Author"/>
          <w:rFonts w:asciiTheme="majorHAnsi" w:eastAsia="Times New Roman" w:hAnsiTheme="majorHAnsi" w:cstheme="majorHAnsi"/>
          <w:sz w:val="20"/>
          <w:szCs w:val="20"/>
        </w:rPr>
      </w:pPr>
      <w:r>
        <w:rPr>
          <w:rFonts w:asciiTheme="majorHAnsi" w:eastAsia="Times New Roman" w:hAnsiTheme="majorHAnsi" w:cstheme="majorHAnsi"/>
          <w:sz w:val="20"/>
          <w:szCs w:val="20"/>
        </w:rPr>
        <w:t>Follow the prompted guide to complete the process</w:t>
      </w:r>
      <w:r w:rsidR="00756B31">
        <w:rPr>
          <w:rFonts w:asciiTheme="majorHAnsi" w:eastAsia="Times New Roman" w:hAnsiTheme="majorHAnsi" w:cstheme="majorHAnsi"/>
          <w:sz w:val="20"/>
          <w:szCs w:val="20"/>
        </w:rPr>
        <w:t xml:space="preserve"> ensuring that the user completing the AppSource process has at least ‘System Administrator’ role assigned</w:t>
      </w:r>
      <w:ins w:id="465" w:author="Author">
        <w:r w:rsidR="007B72F7">
          <w:rPr>
            <w:rFonts w:asciiTheme="majorHAnsi" w:eastAsia="Times New Roman" w:hAnsiTheme="majorHAnsi" w:cstheme="majorHAnsi"/>
            <w:sz w:val="20"/>
            <w:szCs w:val="20"/>
          </w:rPr>
          <w:t>.</w:t>
        </w:r>
      </w:ins>
      <w:r w:rsidR="00756B31">
        <w:rPr>
          <w:rFonts w:asciiTheme="majorHAnsi" w:eastAsia="Times New Roman" w:hAnsiTheme="majorHAnsi" w:cstheme="majorHAnsi"/>
          <w:sz w:val="20"/>
          <w:szCs w:val="20"/>
        </w:rPr>
        <w:t xml:space="preserve"> </w:t>
      </w:r>
      <w:r>
        <w:rPr>
          <w:rFonts w:asciiTheme="majorHAnsi" w:eastAsia="Times New Roman" w:hAnsiTheme="majorHAnsi" w:cstheme="majorHAnsi"/>
          <w:sz w:val="20"/>
          <w:szCs w:val="20"/>
        </w:rPr>
        <w:t xml:space="preserve"> </w:t>
      </w:r>
    </w:p>
    <w:p w14:paraId="11185410" w14:textId="77777777" w:rsidR="005A7795" w:rsidRPr="005A7795" w:rsidRDefault="005A7795">
      <w:pPr>
        <w:spacing w:after="0" w:line="240" w:lineRule="auto"/>
        <w:ind w:left="360"/>
        <w:rPr>
          <w:ins w:id="466" w:author="Author"/>
          <w:rFonts w:asciiTheme="majorHAnsi" w:eastAsia="Times New Roman" w:hAnsiTheme="majorHAnsi" w:cstheme="majorHAnsi"/>
          <w:sz w:val="20"/>
          <w:szCs w:val="20"/>
          <w:rPrChange w:id="467" w:author="Author">
            <w:rPr>
              <w:ins w:id="468" w:author="Author"/>
            </w:rPr>
          </w:rPrChange>
        </w:rPr>
        <w:pPrChange w:id="469" w:author="Author">
          <w:pPr>
            <w:pStyle w:val="ListParagraph"/>
            <w:numPr>
              <w:numId w:val="12"/>
            </w:numPr>
            <w:spacing w:after="0" w:line="240" w:lineRule="auto"/>
            <w:ind w:hanging="360"/>
            <w:contextualSpacing w:val="0"/>
          </w:pPr>
        </w:pPrChange>
      </w:pPr>
    </w:p>
    <w:p w14:paraId="7DED6072" w14:textId="487D42E9" w:rsidR="00BB180A" w:rsidRDefault="7979E2BC" w:rsidP="000820A9">
      <w:pPr>
        <w:spacing w:after="0" w:line="240" w:lineRule="auto"/>
        <w:ind w:left="360"/>
        <w:rPr>
          <w:ins w:id="470" w:author="Author"/>
          <w:rFonts w:asciiTheme="majorHAnsi" w:eastAsia="Times New Roman" w:hAnsiTheme="majorHAnsi" w:cstheme="majorBidi"/>
          <w:sz w:val="20"/>
          <w:szCs w:val="20"/>
        </w:rPr>
      </w:pPr>
      <w:ins w:id="471" w:author="Author">
        <w:r>
          <w:rPr>
            <w:noProof/>
          </w:rPr>
          <w:drawing>
            <wp:inline distT="0" distB="0" distL="0" distR="0" wp14:anchorId="6BDA7A7F" wp14:editId="042ABCF3">
              <wp:extent cx="5943600" cy="3629025"/>
              <wp:effectExtent l="0" t="0" r="0" b="9525"/>
              <wp:docPr id="2" name="Picture 2" descr="Screenshot of Dynamics 365 Accelerator Installation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8">
                        <a:extLst>
                          <a:ext uri="{28A0092B-C50C-407E-A947-70E740481C1C}">
                            <a14:useLocalDpi xmlns:a14="http://schemas.microsoft.com/office/drawing/2010/main" val="0"/>
                          </a:ext>
                        </a:extLst>
                      </a:blip>
                      <a:srcRect t="5994" b="6164"/>
                      <a:stretch>
                        <a:fillRect/>
                      </a:stretch>
                    </pic:blipFill>
                    <pic:spPr>
                      <a:xfrm>
                        <a:off x="0" y="0"/>
                        <a:ext cx="5943600" cy="3629025"/>
                      </a:xfrm>
                      <a:prstGeom prst="rect">
                        <a:avLst/>
                      </a:prstGeom>
                    </pic:spPr>
                  </pic:pic>
                </a:graphicData>
              </a:graphic>
            </wp:inline>
          </w:drawing>
        </w:r>
      </w:ins>
    </w:p>
    <w:p w14:paraId="16A0D12D" w14:textId="77777777" w:rsidR="009D016C" w:rsidRDefault="009D016C" w:rsidP="000820A9">
      <w:pPr>
        <w:spacing w:after="0" w:line="240" w:lineRule="auto"/>
        <w:ind w:left="360"/>
        <w:rPr>
          <w:ins w:id="472" w:author="Author"/>
          <w:rFonts w:asciiTheme="majorHAnsi" w:eastAsia="Times New Roman" w:hAnsiTheme="majorHAnsi" w:cstheme="majorHAnsi"/>
          <w:sz w:val="20"/>
          <w:szCs w:val="20"/>
        </w:rPr>
      </w:pPr>
    </w:p>
    <w:p w14:paraId="40D01F1E" w14:textId="13091D30" w:rsidR="009D016C" w:rsidRDefault="009D016C">
      <w:pPr>
        <w:spacing w:after="0" w:line="240" w:lineRule="auto"/>
        <w:ind w:left="720"/>
        <w:rPr>
          <w:ins w:id="473" w:author="Author"/>
          <w:rFonts w:asciiTheme="majorHAnsi" w:eastAsia="Times New Roman" w:hAnsiTheme="majorHAnsi" w:cstheme="majorHAnsi"/>
          <w:sz w:val="20"/>
          <w:szCs w:val="20"/>
        </w:rPr>
        <w:pPrChange w:id="474" w:author="Author">
          <w:pPr>
            <w:spacing w:after="0" w:line="240" w:lineRule="auto"/>
            <w:ind w:left="360"/>
          </w:pPr>
        </w:pPrChange>
      </w:pPr>
      <w:ins w:id="475" w:author="Author">
        <w:r>
          <w:rPr>
            <w:rFonts w:asciiTheme="majorHAnsi" w:eastAsia="Times New Roman" w:hAnsiTheme="majorHAnsi" w:cstheme="majorHAnsi"/>
            <w:sz w:val="20"/>
            <w:szCs w:val="20"/>
          </w:rPr>
          <w:t>The Nonprofit Core Data Schema is required for Fundraising and Engagement.</w:t>
        </w:r>
        <w:r w:rsidR="00474F90">
          <w:rPr>
            <w:rFonts w:asciiTheme="majorHAnsi" w:eastAsia="Times New Roman" w:hAnsiTheme="majorHAnsi" w:cstheme="majorHAnsi"/>
            <w:sz w:val="20"/>
            <w:szCs w:val="20"/>
          </w:rPr>
          <w:t xml:space="preserve"> </w:t>
        </w:r>
        <w:r w:rsidR="006A2D7F">
          <w:rPr>
            <w:rFonts w:asciiTheme="majorHAnsi" w:eastAsia="Times New Roman" w:hAnsiTheme="majorHAnsi" w:cstheme="majorHAnsi"/>
            <w:sz w:val="20"/>
            <w:szCs w:val="20"/>
          </w:rPr>
          <w:t xml:space="preserve">The Sample Data is optional and will provide a small set of sample data as well as default Configuration Record </w:t>
        </w:r>
        <w:r w:rsidR="001F4804">
          <w:rPr>
            <w:rFonts w:asciiTheme="majorHAnsi" w:eastAsia="Times New Roman" w:hAnsiTheme="majorHAnsi" w:cstheme="majorHAnsi"/>
            <w:sz w:val="20"/>
            <w:szCs w:val="20"/>
          </w:rPr>
          <w:t xml:space="preserve">for users to use to get a good sense of how the solution works in their own environment. The Sample Data cannot be downloaded on </w:t>
        </w:r>
        <w:r w:rsidR="00181D5E">
          <w:rPr>
            <w:rFonts w:asciiTheme="majorHAnsi" w:eastAsia="Times New Roman" w:hAnsiTheme="majorHAnsi" w:cstheme="majorHAnsi"/>
            <w:sz w:val="20"/>
            <w:szCs w:val="20"/>
          </w:rPr>
          <w:t>its</w:t>
        </w:r>
        <w:r w:rsidR="001F4804">
          <w:rPr>
            <w:rFonts w:asciiTheme="majorHAnsi" w:eastAsia="Times New Roman" w:hAnsiTheme="majorHAnsi" w:cstheme="majorHAnsi"/>
            <w:sz w:val="20"/>
            <w:szCs w:val="20"/>
          </w:rPr>
          <w:t xml:space="preserve"> own. It must be deployed at the same time as the Fundraising and Engagement solution</w:t>
        </w:r>
        <w:r w:rsidR="00463635">
          <w:rPr>
            <w:rFonts w:asciiTheme="majorHAnsi" w:eastAsia="Times New Roman" w:hAnsiTheme="majorHAnsi" w:cstheme="majorHAnsi"/>
            <w:sz w:val="20"/>
            <w:szCs w:val="20"/>
          </w:rPr>
          <w:t>.</w:t>
        </w:r>
      </w:ins>
    </w:p>
    <w:p w14:paraId="125F03A3" w14:textId="77777777" w:rsidR="005A7795" w:rsidRPr="007C0A74" w:rsidRDefault="005A7795" w:rsidP="0079503D">
      <w:pPr>
        <w:spacing w:after="0" w:line="240" w:lineRule="auto"/>
        <w:ind w:left="360"/>
        <w:rPr>
          <w:rFonts w:asciiTheme="majorHAnsi" w:eastAsia="Times New Roman" w:hAnsiTheme="majorHAnsi" w:cstheme="majorHAnsi"/>
          <w:sz w:val="20"/>
          <w:szCs w:val="20"/>
        </w:rPr>
      </w:pPr>
    </w:p>
    <w:p w14:paraId="1DAAB3DE" w14:textId="571D0C2C" w:rsidR="003E68E4" w:rsidRDefault="48021359" w:rsidP="35373224">
      <w:pPr>
        <w:pStyle w:val="ListParagraph"/>
        <w:numPr>
          <w:ilvl w:val="0"/>
          <w:numId w:val="12"/>
        </w:numPr>
        <w:spacing w:after="0" w:line="240" w:lineRule="auto"/>
        <w:contextualSpacing w:val="0"/>
        <w:rPr>
          <w:rFonts w:asciiTheme="majorHAnsi" w:eastAsia="Times New Roman" w:hAnsiTheme="majorHAnsi" w:cstheme="majorBidi"/>
          <w:sz w:val="20"/>
          <w:szCs w:val="20"/>
        </w:rPr>
      </w:pPr>
      <w:r w:rsidRPr="35373224">
        <w:rPr>
          <w:rFonts w:asciiTheme="majorHAnsi" w:eastAsia="Times New Roman" w:hAnsiTheme="majorHAnsi" w:cstheme="majorBidi"/>
          <w:sz w:val="20"/>
          <w:szCs w:val="20"/>
        </w:rPr>
        <w:t>The Fundraising and Engagement application will appear once installed</w:t>
      </w:r>
      <w:ins w:id="476" w:author="Author">
        <w:r w:rsidR="767A7EE0" w:rsidRPr="35373224">
          <w:rPr>
            <w:rFonts w:asciiTheme="majorHAnsi" w:eastAsia="Times New Roman" w:hAnsiTheme="majorHAnsi" w:cstheme="majorBidi"/>
            <w:sz w:val="20"/>
            <w:szCs w:val="20"/>
          </w:rPr>
          <w:t>. W</w:t>
        </w:r>
      </w:ins>
      <w:del w:id="477" w:author="Author">
        <w:r w:rsidR="24210D72" w:rsidRPr="35373224" w:rsidDel="12A92D91">
          <w:rPr>
            <w:rFonts w:asciiTheme="majorHAnsi" w:eastAsia="Times New Roman" w:hAnsiTheme="majorHAnsi" w:cstheme="majorBidi"/>
            <w:sz w:val="20"/>
            <w:szCs w:val="20"/>
          </w:rPr>
          <w:delText>, w</w:delText>
        </w:r>
      </w:del>
      <w:r w:rsidR="05E058CA" w:rsidRPr="35373224">
        <w:rPr>
          <w:rFonts w:asciiTheme="majorHAnsi" w:eastAsia="Times New Roman" w:hAnsiTheme="majorHAnsi" w:cstheme="majorBidi"/>
          <w:sz w:val="20"/>
          <w:szCs w:val="20"/>
        </w:rPr>
        <w:t xml:space="preserve">ith the application visible this indicates a successful deployment. </w:t>
      </w:r>
    </w:p>
    <w:p w14:paraId="33408D6A" w14:textId="65FF5F40" w:rsidR="32A59F32" w:rsidRDefault="32A59F32" w:rsidP="32A59F32">
      <w:pPr>
        <w:spacing w:after="0" w:line="240" w:lineRule="auto"/>
        <w:rPr>
          <w:rFonts w:asciiTheme="majorHAnsi" w:eastAsia="Times New Roman" w:hAnsiTheme="majorHAnsi" w:cstheme="majorBidi"/>
          <w:sz w:val="20"/>
          <w:szCs w:val="20"/>
        </w:rPr>
      </w:pPr>
    </w:p>
    <w:p w14:paraId="7DC4E2D6" w14:textId="58656867" w:rsidR="001125E3" w:rsidRPr="00BA54E8" w:rsidRDefault="001125E3" w:rsidP="001125E3">
      <w:pPr>
        <w:pStyle w:val="Heading2"/>
      </w:pPr>
      <w:bookmarkStart w:id="478" w:name="_Toc52813255"/>
      <w:r>
        <w:t xml:space="preserve">Acquire </w:t>
      </w:r>
      <w:del w:id="479" w:author="Author">
        <w:r w:rsidDel="009E317D">
          <w:delText xml:space="preserve">directly </w:delText>
        </w:r>
      </w:del>
      <w:r>
        <w:t xml:space="preserve">from AppSource </w:t>
      </w:r>
      <w:del w:id="480" w:author="Author">
        <w:r w:rsidDel="009E317D">
          <w:delText>Directly</w:delText>
        </w:r>
        <w:bookmarkEnd w:id="478"/>
        <w:r w:rsidDel="009E317D">
          <w:delText xml:space="preserve"> </w:delText>
        </w:r>
      </w:del>
    </w:p>
    <w:p w14:paraId="5D1A19FE" w14:textId="4E10CF53" w:rsidR="000C26A1" w:rsidRDefault="00C90829" w:rsidP="32A59F32">
      <w:pPr>
        <w:pStyle w:val="ListParagraph"/>
        <w:numPr>
          <w:ilvl w:val="0"/>
          <w:numId w:val="14"/>
        </w:numPr>
        <w:spacing w:after="0" w:line="240" w:lineRule="auto"/>
        <w:contextualSpacing w:val="0"/>
        <w:rPr>
          <w:ins w:id="481" w:author="Author"/>
          <w:rFonts w:asciiTheme="majorHAnsi" w:eastAsia="Times New Roman" w:hAnsiTheme="majorHAnsi" w:cstheme="majorBidi"/>
          <w:sz w:val="20"/>
          <w:szCs w:val="20"/>
        </w:rPr>
      </w:pPr>
      <w:r w:rsidRPr="32A59F32">
        <w:rPr>
          <w:rFonts w:asciiTheme="majorHAnsi" w:eastAsia="Times New Roman" w:hAnsiTheme="majorHAnsi" w:cstheme="majorBidi"/>
          <w:sz w:val="20"/>
          <w:szCs w:val="20"/>
        </w:rPr>
        <w:t>From the AppSource catalogue, navigate to Fundraising and Engagemen</w:t>
      </w:r>
      <w:r w:rsidR="0A0776D5" w:rsidRPr="32A59F32">
        <w:rPr>
          <w:rFonts w:asciiTheme="majorHAnsi" w:eastAsia="Times New Roman" w:hAnsiTheme="majorHAnsi" w:cstheme="majorBidi"/>
          <w:sz w:val="20"/>
          <w:szCs w:val="20"/>
        </w:rPr>
        <w:t>t</w:t>
      </w:r>
      <w:r w:rsidR="00C12607" w:rsidRPr="32A59F32">
        <w:rPr>
          <w:rFonts w:asciiTheme="majorHAnsi" w:eastAsia="Times New Roman" w:hAnsiTheme="majorHAnsi" w:cstheme="majorBidi"/>
          <w:sz w:val="20"/>
          <w:szCs w:val="20"/>
        </w:rPr>
        <w:t xml:space="preserve"> by first going to the </w:t>
      </w:r>
      <w:ins w:id="482" w:author="Author">
        <w:r w:rsidR="006C2095">
          <w:rPr>
            <w:rFonts w:asciiTheme="majorHAnsi" w:eastAsia="Times New Roman" w:hAnsiTheme="majorHAnsi" w:cstheme="majorBidi"/>
            <w:sz w:val="20"/>
            <w:szCs w:val="20"/>
          </w:rPr>
          <w:fldChar w:fldCharType="begin"/>
        </w:r>
        <w:r w:rsidR="006C2095">
          <w:rPr>
            <w:rFonts w:asciiTheme="majorHAnsi" w:eastAsia="Times New Roman" w:hAnsiTheme="majorHAnsi" w:cstheme="majorBidi"/>
            <w:sz w:val="20"/>
            <w:szCs w:val="20"/>
          </w:rPr>
          <w:instrText xml:space="preserve"> HYPERLINK "https://appsource.microsoft.com/" </w:instrText>
        </w:r>
        <w:r w:rsidR="006C2095">
          <w:rPr>
            <w:rFonts w:asciiTheme="majorHAnsi" w:eastAsia="Times New Roman" w:hAnsiTheme="majorHAnsi" w:cstheme="majorBidi"/>
            <w:sz w:val="20"/>
            <w:szCs w:val="20"/>
          </w:rPr>
          <w:fldChar w:fldCharType="separate"/>
        </w:r>
        <w:r w:rsidR="00C12607" w:rsidRPr="006C2095">
          <w:rPr>
            <w:rStyle w:val="Hyperlink"/>
            <w:rFonts w:asciiTheme="majorHAnsi" w:eastAsia="Times New Roman" w:hAnsiTheme="majorHAnsi" w:cstheme="majorBidi"/>
            <w:sz w:val="20"/>
            <w:szCs w:val="20"/>
          </w:rPr>
          <w:t>AppSource</w:t>
        </w:r>
        <w:r w:rsidR="006C2095">
          <w:rPr>
            <w:rFonts w:asciiTheme="majorHAnsi" w:eastAsia="Times New Roman" w:hAnsiTheme="majorHAnsi" w:cstheme="majorBidi"/>
            <w:sz w:val="20"/>
            <w:szCs w:val="20"/>
          </w:rPr>
          <w:fldChar w:fldCharType="end"/>
        </w:r>
      </w:ins>
      <w:r w:rsidR="00C12607" w:rsidRPr="32A59F32">
        <w:rPr>
          <w:rFonts w:asciiTheme="majorHAnsi" w:eastAsia="Times New Roman" w:hAnsiTheme="majorHAnsi" w:cstheme="majorBidi"/>
          <w:sz w:val="20"/>
          <w:szCs w:val="20"/>
        </w:rPr>
        <w:t xml:space="preserve"> home page</w:t>
      </w:r>
      <w:del w:id="483" w:author="Author">
        <w:r w:rsidR="00C12607" w:rsidRPr="32A59F32" w:rsidDel="006C2095">
          <w:rPr>
            <w:rFonts w:asciiTheme="majorHAnsi" w:eastAsia="Times New Roman" w:hAnsiTheme="majorHAnsi" w:cstheme="majorBidi"/>
            <w:sz w:val="20"/>
            <w:szCs w:val="20"/>
          </w:rPr>
          <w:delText xml:space="preserve"> </w:delText>
        </w:r>
        <w:r w:rsidR="005C7E82" w:rsidDel="006C2095">
          <w:fldChar w:fldCharType="begin"/>
        </w:r>
        <w:r w:rsidR="005C7E82" w:rsidDel="006C2095">
          <w:delInstrText xml:space="preserve"> HYPERLINK "https://appsource.microsoft.com/" \h </w:delInstrText>
        </w:r>
        <w:r w:rsidR="005C7E82" w:rsidDel="006C2095">
          <w:fldChar w:fldCharType="separate"/>
        </w:r>
        <w:r w:rsidR="00C12607" w:rsidRPr="32A59F32" w:rsidDel="006C2095">
          <w:rPr>
            <w:rStyle w:val="Hyperlink"/>
            <w:rFonts w:asciiTheme="majorHAnsi" w:eastAsia="Times New Roman" w:hAnsiTheme="majorHAnsi" w:cstheme="majorBidi"/>
            <w:sz w:val="20"/>
            <w:szCs w:val="20"/>
          </w:rPr>
          <w:delText>here</w:delText>
        </w:r>
        <w:r w:rsidR="005C7E82" w:rsidDel="006C2095">
          <w:rPr>
            <w:rStyle w:val="Hyperlink"/>
            <w:rFonts w:asciiTheme="majorHAnsi" w:eastAsia="Times New Roman" w:hAnsiTheme="majorHAnsi" w:cstheme="majorBidi"/>
            <w:sz w:val="20"/>
            <w:szCs w:val="20"/>
          </w:rPr>
          <w:fldChar w:fldCharType="end"/>
        </w:r>
      </w:del>
      <w:r w:rsidR="00C12607" w:rsidRPr="32A59F32">
        <w:rPr>
          <w:rFonts w:asciiTheme="majorHAnsi" w:eastAsia="Times New Roman" w:hAnsiTheme="majorHAnsi" w:cstheme="majorBidi"/>
          <w:sz w:val="20"/>
          <w:szCs w:val="20"/>
        </w:rPr>
        <w:t>.</w:t>
      </w:r>
      <w:del w:id="484" w:author="Author">
        <w:r w:rsidR="00C12607" w:rsidRPr="32A59F32" w:rsidDel="006C2095">
          <w:rPr>
            <w:rFonts w:asciiTheme="majorHAnsi" w:eastAsia="Times New Roman" w:hAnsiTheme="majorHAnsi" w:cstheme="majorBidi"/>
            <w:sz w:val="20"/>
            <w:szCs w:val="20"/>
          </w:rPr>
          <w:delText xml:space="preserve"> </w:delText>
        </w:r>
      </w:del>
      <w:r w:rsidRPr="32A59F32">
        <w:rPr>
          <w:rFonts w:asciiTheme="majorHAnsi" w:eastAsia="Times New Roman" w:hAnsiTheme="majorHAnsi" w:cstheme="majorBidi"/>
          <w:sz w:val="20"/>
          <w:szCs w:val="20"/>
        </w:rPr>
        <w:t xml:space="preserve"> </w:t>
      </w:r>
      <w:r w:rsidR="00C12607" w:rsidRPr="32A59F32">
        <w:rPr>
          <w:rFonts w:asciiTheme="majorHAnsi" w:eastAsia="Times New Roman" w:hAnsiTheme="majorHAnsi" w:cstheme="majorBidi"/>
          <w:sz w:val="20"/>
          <w:szCs w:val="20"/>
        </w:rPr>
        <w:t>Then search for ‘Fundraising and Engagement</w:t>
      </w:r>
      <w:ins w:id="485" w:author="Author">
        <w:r w:rsidR="006C2095">
          <w:rPr>
            <w:rFonts w:asciiTheme="majorHAnsi" w:eastAsia="Times New Roman" w:hAnsiTheme="majorHAnsi" w:cstheme="majorBidi"/>
            <w:sz w:val="20"/>
            <w:szCs w:val="20"/>
          </w:rPr>
          <w:t>.’ O</w:t>
        </w:r>
      </w:ins>
      <w:del w:id="486" w:author="Author">
        <w:r w:rsidR="00C12607" w:rsidRPr="32A59F32" w:rsidDel="006C2095">
          <w:rPr>
            <w:rFonts w:asciiTheme="majorHAnsi" w:eastAsia="Times New Roman" w:hAnsiTheme="majorHAnsi" w:cstheme="majorBidi"/>
            <w:sz w:val="20"/>
            <w:szCs w:val="20"/>
          </w:rPr>
          <w:delText>’</w:delText>
        </w:r>
        <w:r w:rsidR="00FC37D0" w:rsidRPr="32A59F32" w:rsidDel="006C2095">
          <w:rPr>
            <w:rFonts w:asciiTheme="majorHAnsi" w:eastAsia="Times New Roman" w:hAnsiTheme="majorHAnsi" w:cstheme="majorBidi"/>
            <w:sz w:val="20"/>
            <w:szCs w:val="20"/>
          </w:rPr>
          <w:delText>, o</w:delText>
        </w:r>
      </w:del>
      <w:r w:rsidR="00FC37D0" w:rsidRPr="32A59F32">
        <w:rPr>
          <w:rFonts w:asciiTheme="majorHAnsi" w:eastAsia="Times New Roman" w:hAnsiTheme="majorHAnsi" w:cstheme="majorBidi"/>
          <w:sz w:val="20"/>
          <w:szCs w:val="20"/>
        </w:rPr>
        <w:t>nce located select ‘</w:t>
      </w:r>
      <w:r w:rsidR="00FC37D0" w:rsidRPr="006C2095">
        <w:rPr>
          <w:rFonts w:asciiTheme="majorHAnsi" w:eastAsia="Times New Roman" w:hAnsiTheme="majorHAnsi" w:cstheme="majorBidi"/>
          <w:sz w:val="20"/>
          <w:szCs w:val="20"/>
          <w:rPrChange w:id="487" w:author="Author">
            <w:rPr>
              <w:rFonts w:asciiTheme="majorHAnsi" w:eastAsia="Times New Roman" w:hAnsiTheme="majorHAnsi" w:cstheme="majorBidi"/>
              <w:b/>
              <w:bCs/>
              <w:sz w:val="20"/>
              <w:szCs w:val="20"/>
            </w:rPr>
          </w:rPrChange>
        </w:rPr>
        <w:t>GET IT NOW</w:t>
      </w:r>
      <w:r w:rsidR="00FC37D0" w:rsidRPr="006C2095">
        <w:rPr>
          <w:rFonts w:asciiTheme="majorHAnsi" w:eastAsia="Times New Roman" w:hAnsiTheme="majorHAnsi" w:cstheme="majorBidi"/>
          <w:sz w:val="20"/>
          <w:szCs w:val="20"/>
        </w:rPr>
        <w:t>’</w:t>
      </w:r>
      <w:r w:rsidR="00FC37D0" w:rsidRPr="32A59F32">
        <w:rPr>
          <w:rFonts w:asciiTheme="majorHAnsi" w:eastAsia="Times New Roman" w:hAnsiTheme="majorHAnsi" w:cstheme="majorBidi"/>
          <w:sz w:val="20"/>
          <w:szCs w:val="20"/>
        </w:rPr>
        <w:t>.</w:t>
      </w:r>
    </w:p>
    <w:p w14:paraId="481532B7" w14:textId="77777777" w:rsidR="006A06D1" w:rsidRPr="006A06D1" w:rsidRDefault="006A06D1">
      <w:pPr>
        <w:spacing w:after="0" w:line="240" w:lineRule="auto"/>
        <w:ind w:left="360"/>
        <w:rPr>
          <w:rFonts w:asciiTheme="majorHAnsi" w:eastAsia="Times New Roman" w:hAnsiTheme="majorHAnsi" w:cstheme="majorBidi"/>
          <w:sz w:val="20"/>
          <w:szCs w:val="20"/>
          <w:rPrChange w:id="488" w:author="Author">
            <w:rPr/>
          </w:rPrChange>
        </w:rPr>
        <w:pPrChange w:id="489" w:author="Author">
          <w:pPr>
            <w:pStyle w:val="ListParagraph"/>
            <w:numPr>
              <w:numId w:val="14"/>
            </w:numPr>
            <w:spacing w:after="0" w:line="240" w:lineRule="auto"/>
            <w:ind w:hanging="360"/>
            <w:contextualSpacing w:val="0"/>
          </w:pPr>
        </w:pPrChange>
      </w:pPr>
    </w:p>
    <w:p w14:paraId="4D640A0D" w14:textId="77777777" w:rsidR="000C26A1" w:rsidRDefault="0ADEA227" w:rsidP="000C26A1">
      <w:pPr>
        <w:pStyle w:val="ListParagraph"/>
        <w:spacing w:after="0" w:line="240" w:lineRule="auto"/>
        <w:contextualSpacing w:val="0"/>
        <w:jc w:val="center"/>
        <w:rPr>
          <w:ins w:id="490" w:author="Author"/>
          <w:rFonts w:asciiTheme="majorHAnsi" w:eastAsia="Times New Roman" w:hAnsiTheme="majorHAnsi" w:cstheme="majorHAnsi"/>
          <w:sz w:val="20"/>
          <w:szCs w:val="20"/>
        </w:rPr>
      </w:pPr>
      <w:r>
        <w:rPr>
          <w:noProof/>
        </w:rPr>
        <w:drawing>
          <wp:inline distT="0" distB="0" distL="0" distR="0" wp14:anchorId="7F509744" wp14:editId="45C3FBE4">
            <wp:extent cx="4320000" cy="1567846"/>
            <wp:effectExtent l="0" t="0" r="4445" b="0"/>
            <wp:docPr id="26" name="Picture 26" descr="Screenshot of Fundraising and Engagement on AppSource and &quot;GET IT NOW&quo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7">
                      <a:extLst>
                        <a:ext uri="{28A0092B-C50C-407E-A947-70E740481C1C}">
                          <a14:useLocalDpi xmlns:a14="http://schemas.microsoft.com/office/drawing/2010/main" val="0"/>
                        </a:ext>
                      </a:extLst>
                    </a:blip>
                    <a:stretch>
                      <a:fillRect/>
                    </a:stretch>
                  </pic:blipFill>
                  <pic:spPr>
                    <a:xfrm>
                      <a:off x="0" y="0"/>
                      <a:ext cx="4320000" cy="1567846"/>
                    </a:xfrm>
                    <a:prstGeom prst="rect">
                      <a:avLst/>
                    </a:prstGeom>
                  </pic:spPr>
                </pic:pic>
              </a:graphicData>
            </a:graphic>
          </wp:inline>
        </w:drawing>
      </w:r>
    </w:p>
    <w:p w14:paraId="2AF9D855" w14:textId="77777777" w:rsidR="006A06D1" w:rsidRDefault="006A06D1" w:rsidP="000C26A1">
      <w:pPr>
        <w:pStyle w:val="ListParagraph"/>
        <w:spacing w:after="0" w:line="240" w:lineRule="auto"/>
        <w:contextualSpacing w:val="0"/>
        <w:jc w:val="center"/>
        <w:rPr>
          <w:rFonts w:asciiTheme="majorHAnsi" w:eastAsia="Times New Roman" w:hAnsiTheme="majorHAnsi" w:cstheme="majorHAnsi"/>
          <w:sz w:val="20"/>
          <w:szCs w:val="20"/>
        </w:rPr>
      </w:pPr>
    </w:p>
    <w:p w14:paraId="11E27A54" w14:textId="646DFEC5" w:rsidR="000C26A1" w:rsidRDefault="05E058CA" w:rsidP="35373224">
      <w:pPr>
        <w:pStyle w:val="ListParagraph"/>
        <w:numPr>
          <w:ilvl w:val="0"/>
          <w:numId w:val="14"/>
        </w:numPr>
        <w:spacing w:after="0" w:line="240" w:lineRule="auto"/>
        <w:contextualSpacing w:val="0"/>
        <w:rPr>
          <w:rFonts w:asciiTheme="majorHAnsi" w:eastAsia="Times New Roman" w:hAnsiTheme="majorHAnsi" w:cstheme="majorBidi"/>
          <w:sz w:val="20"/>
          <w:szCs w:val="20"/>
        </w:rPr>
      </w:pPr>
      <w:r w:rsidRPr="35373224">
        <w:rPr>
          <w:rFonts w:asciiTheme="majorHAnsi" w:eastAsia="Times New Roman" w:hAnsiTheme="majorHAnsi" w:cstheme="majorBidi"/>
          <w:sz w:val="20"/>
          <w:szCs w:val="20"/>
        </w:rPr>
        <w:t>Follow the prompted guide to complete the process ensuring that the user completing the AppSource process has at least ‘System Administrator’ role assigned</w:t>
      </w:r>
      <w:ins w:id="491" w:author="Author">
        <w:r w:rsidR="60FEA5EE" w:rsidRPr="35373224">
          <w:rPr>
            <w:rFonts w:asciiTheme="majorHAnsi" w:eastAsia="Times New Roman" w:hAnsiTheme="majorHAnsi" w:cstheme="majorBidi"/>
            <w:sz w:val="20"/>
            <w:szCs w:val="20"/>
          </w:rPr>
          <w:t>.</w:t>
        </w:r>
      </w:ins>
      <w:del w:id="492" w:author="Author">
        <w:r w:rsidR="774FB530" w:rsidRPr="35373224" w:rsidDel="0ADEA227">
          <w:rPr>
            <w:rFonts w:asciiTheme="majorHAnsi" w:eastAsia="Times New Roman" w:hAnsiTheme="majorHAnsi" w:cstheme="majorBidi"/>
            <w:sz w:val="20"/>
            <w:szCs w:val="20"/>
          </w:rPr>
          <w:delText xml:space="preserve">  </w:delText>
        </w:r>
      </w:del>
    </w:p>
    <w:p w14:paraId="0DF8477F" w14:textId="7671D61A" w:rsidR="004C033F" w:rsidRDefault="71708A53" w:rsidP="35373224">
      <w:pPr>
        <w:pStyle w:val="ListParagraph"/>
        <w:numPr>
          <w:ilvl w:val="0"/>
          <w:numId w:val="14"/>
        </w:numPr>
        <w:spacing w:after="0" w:line="240" w:lineRule="auto"/>
        <w:contextualSpacing w:val="0"/>
        <w:rPr>
          <w:rFonts w:asciiTheme="majorHAnsi" w:eastAsia="Times New Roman" w:hAnsiTheme="majorHAnsi" w:cstheme="majorBidi"/>
          <w:sz w:val="20"/>
          <w:szCs w:val="20"/>
        </w:rPr>
      </w:pPr>
      <w:r w:rsidRPr="35373224">
        <w:rPr>
          <w:rFonts w:asciiTheme="majorHAnsi" w:eastAsia="Times New Roman" w:hAnsiTheme="majorHAnsi" w:cstheme="majorBidi"/>
          <w:sz w:val="20"/>
          <w:szCs w:val="20"/>
        </w:rPr>
        <w:t>You will be prompted to login to your tenant</w:t>
      </w:r>
      <w:ins w:id="493" w:author="Author">
        <w:r w:rsidR="65DA4A72" w:rsidRPr="35373224">
          <w:rPr>
            <w:rFonts w:asciiTheme="majorHAnsi" w:eastAsia="Times New Roman" w:hAnsiTheme="majorHAnsi" w:cstheme="majorBidi"/>
            <w:sz w:val="20"/>
            <w:szCs w:val="20"/>
          </w:rPr>
          <w:t>. F</w:t>
        </w:r>
      </w:ins>
      <w:del w:id="494" w:author="Author">
        <w:r w:rsidR="67B7AF00" w:rsidRPr="35373224" w:rsidDel="346FEF9D">
          <w:rPr>
            <w:rFonts w:asciiTheme="majorHAnsi" w:eastAsia="Times New Roman" w:hAnsiTheme="majorHAnsi" w:cstheme="majorBidi"/>
            <w:sz w:val="20"/>
            <w:szCs w:val="20"/>
          </w:rPr>
          <w:delText xml:space="preserve"> and f</w:delText>
        </w:r>
      </w:del>
      <w:r w:rsidRPr="35373224">
        <w:rPr>
          <w:rFonts w:asciiTheme="majorHAnsi" w:eastAsia="Times New Roman" w:hAnsiTheme="majorHAnsi" w:cstheme="majorBidi"/>
          <w:sz w:val="20"/>
          <w:szCs w:val="20"/>
        </w:rPr>
        <w:t xml:space="preserve">rom there select </w:t>
      </w:r>
      <w:r w:rsidR="63A62A9C" w:rsidRPr="35373224">
        <w:rPr>
          <w:rFonts w:asciiTheme="majorHAnsi" w:eastAsia="Times New Roman" w:hAnsiTheme="majorHAnsi" w:cstheme="majorBidi"/>
          <w:sz w:val="20"/>
          <w:szCs w:val="20"/>
        </w:rPr>
        <w:t>the Dynamics 365 instance you want to deploy Fundraising and Engagement</w:t>
      </w:r>
      <w:ins w:id="495" w:author="Author">
        <w:r w:rsidR="0F6BD968" w:rsidRPr="35373224">
          <w:rPr>
            <w:rFonts w:asciiTheme="majorHAnsi" w:eastAsia="Times New Roman" w:hAnsiTheme="majorHAnsi" w:cstheme="majorBidi"/>
            <w:sz w:val="20"/>
            <w:szCs w:val="20"/>
          </w:rPr>
          <w:t>.</w:t>
        </w:r>
      </w:ins>
    </w:p>
    <w:p w14:paraId="1FC2B8FA" w14:textId="062FAB78" w:rsidR="006F27DB" w:rsidDel="009B4DDF" w:rsidRDefault="63A62A9C" w:rsidP="35373224">
      <w:pPr>
        <w:pStyle w:val="ListParagraph"/>
        <w:numPr>
          <w:ilvl w:val="0"/>
          <w:numId w:val="14"/>
        </w:numPr>
        <w:spacing w:after="0" w:line="240" w:lineRule="auto"/>
        <w:contextualSpacing w:val="0"/>
        <w:rPr>
          <w:del w:id="496" w:author="Author"/>
          <w:rFonts w:asciiTheme="majorHAnsi" w:eastAsia="Times New Roman" w:hAnsiTheme="majorHAnsi" w:cstheme="majorBidi"/>
          <w:sz w:val="20"/>
          <w:szCs w:val="20"/>
        </w:rPr>
      </w:pPr>
      <w:r w:rsidRPr="35373224">
        <w:rPr>
          <w:rFonts w:asciiTheme="majorHAnsi" w:eastAsia="Times New Roman" w:hAnsiTheme="majorHAnsi" w:cstheme="majorBidi"/>
          <w:sz w:val="20"/>
          <w:szCs w:val="20"/>
        </w:rPr>
        <w:t>Follow the remaining prompted steps</w:t>
      </w:r>
      <w:ins w:id="497" w:author="Author">
        <w:r w:rsidR="0F6BD968" w:rsidRPr="35373224">
          <w:rPr>
            <w:rFonts w:asciiTheme="majorHAnsi" w:eastAsia="Times New Roman" w:hAnsiTheme="majorHAnsi" w:cstheme="majorBidi"/>
            <w:sz w:val="20"/>
            <w:szCs w:val="20"/>
          </w:rPr>
          <w:t>,</w:t>
        </w:r>
      </w:ins>
      <w:r w:rsidRPr="35373224">
        <w:rPr>
          <w:rFonts w:asciiTheme="majorHAnsi" w:eastAsia="Times New Roman" w:hAnsiTheme="majorHAnsi" w:cstheme="majorBidi"/>
          <w:sz w:val="20"/>
          <w:szCs w:val="20"/>
        </w:rPr>
        <w:t xml:space="preserve"> such as the privacy policy and terms and conditions, both </w:t>
      </w:r>
      <w:ins w:id="498" w:author="Author">
        <w:r w:rsidR="62BB3E60" w:rsidRPr="35373224">
          <w:rPr>
            <w:rFonts w:asciiTheme="majorHAnsi" w:eastAsia="Times New Roman" w:hAnsiTheme="majorHAnsi" w:cstheme="majorBidi"/>
            <w:sz w:val="20"/>
            <w:szCs w:val="20"/>
          </w:rPr>
          <w:t xml:space="preserve">of which </w:t>
        </w:r>
      </w:ins>
      <w:r w:rsidRPr="35373224">
        <w:rPr>
          <w:rFonts w:asciiTheme="majorHAnsi" w:eastAsia="Times New Roman" w:hAnsiTheme="majorHAnsi" w:cstheme="majorBidi"/>
          <w:sz w:val="20"/>
          <w:szCs w:val="20"/>
        </w:rPr>
        <w:t>must be accepted for the solution to be installed</w:t>
      </w:r>
      <w:ins w:id="499" w:author="Author">
        <w:r w:rsidR="62BB3E60" w:rsidRPr="35373224">
          <w:rPr>
            <w:rFonts w:asciiTheme="majorHAnsi" w:eastAsia="Times New Roman" w:hAnsiTheme="majorHAnsi" w:cstheme="majorBidi"/>
            <w:sz w:val="20"/>
            <w:szCs w:val="20"/>
          </w:rPr>
          <w:t>.</w:t>
        </w:r>
      </w:ins>
      <w:r w:rsidRPr="35373224">
        <w:rPr>
          <w:rFonts w:asciiTheme="majorHAnsi" w:eastAsia="Times New Roman" w:hAnsiTheme="majorHAnsi" w:cstheme="majorBidi"/>
          <w:sz w:val="20"/>
          <w:szCs w:val="20"/>
        </w:rPr>
        <w:t xml:space="preserve"> </w:t>
      </w:r>
    </w:p>
    <w:p w14:paraId="1871157E" w14:textId="77777777" w:rsidR="009B4DDF" w:rsidRDefault="009B4DDF">
      <w:pPr>
        <w:pStyle w:val="ListParagraph"/>
        <w:spacing w:after="0" w:line="240" w:lineRule="auto"/>
        <w:contextualSpacing w:val="0"/>
        <w:rPr>
          <w:ins w:id="500" w:author="Author"/>
          <w:rFonts w:asciiTheme="majorHAnsi" w:eastAsia="Times New Roman" w:hAnsiTheme="majorHAnsi" w:cstheme="majorBidi"/>
          <w:sz w:val="20"/>
          <w:szCs w:val="20"/>
        </w:rPr>
        <w:pPrChange w:id="501" w:author="Author">
          <w:pPr>
            <w:pStyle w:val="ListParagraph"/>
            <w:numPr>
              <w:numId w:val="14"/>
            </w:numPr>
            <w:spacing w:after="0" w:line="240" w:lineRule="auto"/>
            <w:ind w:hanging="360"/>
            <w:contextualSpacing w:val="0"/>
          </w:pPr>
        </w:pPrChange>
      </w:pPr>
    </w:p>
    <w:p w14:paraId="15FC4CD4" w14:textId="77777777" w:rsidR="006A06D1" w:rsidRPr="009B4DDF" w:rsidRDefault="006A06D1">
      <w:pPr>
        <w:spacing w:after="0" w:line="240" w:lineRule="auto"/>
        <w:rPr>
          <w:ins w:id="502" w:author="Author"/>
          <w:rFonts w:asciiTheme="majorHAnsi" w:eastAsia="Times New Roman" w:hAnsiTheme="majorHAnsi" w:cstheme="majorBidi"/>
          <w:sz w:val="20"/>
          <w:szCs w:val="20"/>
          <w:rPrChange w:id="503" w:author="Author">
            <w:rPr>
              <w:ins w:id="504" w:author="Author"/>
            </w:rPr>
          </w:rPrChange>
        </w:rPr>
        <w:pPrChange w:id="505" w:author="Author">
          <w:pPr>
            <w:pStyle w:val="ListParagraph"/>
            <w:numPr>
              <w:numId w:val="14"/>
            </w:numPr>
            <w:spacing w:after="0" w:line="240" w:lineRule="auto"/>
            <w:ind w:hanging="360"/>
            <w:contextualSpacing w:val="0"/>
          </w:pPr>
        </w:pPrChange>
      </w:pPr>
    </w:p>
    <w:p w14:paraId="2F542F2C" w14:textId="087CBCC4" w:rsidR="00536AE4" w:rsidRDefault="4AD284E0">
      <w:pPr>
        <w:pStyle w:val="ListParagraph"/>
        <w:spacing w:after="0" w:line="240" w:lineRule="auto"/>
        <w:jc w:val="center"/>
        <w:rPr>
          <w:ins w:id="506" w:author="Author"/>
          <w:rFonts w:asciiTheme="majorHAnsi" w:eastAsia="Times New Roman" w:hAnsiTheme="majorHAnsi" w:cstheme="majorBidi"/>
          <w:sz w:val="20"/>
          <w:szCs w:val="20"/>
        </w:rPr>
        <w:pPrChange w:id="507" w:author="Author">
          <w:pPr>
            <w:pStyle w:val="ListParagraph"/>
            <w:spacing w:after="0" w:line="240" w:lineRule="auto"/>
          </w:pPr>
        </w:pPrChange>
      </w:pPr>
      <w:ins w:id="508" w:author="Author">
        <w:r>
          <w:rPr>
            <w:noProof/>
          </w:rPr>
          <w:drawing>
            <wp:inline distT="0" distB="0" distL="0" distR="0" wp14:anchorId="6F48FFDA" wp14:editId="1793C8B2">
              <wp:extent cx="5943600" cy="3629025"/>
              <wp:effectExtent l="0" t="0" r="0" b="9525"/>
              <wp:docPr id="25" name="Picture 25" descr="Screenshot of Dynamics 365 Accelerator Installation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28">
                        <a:extLst>
                          <a:ext uri="{28A0092B-C50C-407E-A947-70E740481C1C}">
                            <a14:useLocalDpi xmlns:a14="http://schemas.microsoft.com/office/drawing/2010/main" val="0"/>
                          </a:ext>
                        </a:extLst>
                      </a:blip>
                      <a:srcRect t="5994" b="6164"/>
                      <a:stretch>
                        <a:fillRect/>
                      </a:stretch>
                    </pic:blipFill>
                    <pic:spPr>
                      <a:xfrm>
                        <a:off x="0" y="0"/>
                        <a:ext cx="5943600" cy="3629025"/>
                      </a:xfrm>
                      <a:prstGeom prst="rect">
                        <a:avLst/>
                      </a:prstGeom>
                    </pic:spPr>
                  </pic:pic>
                </a:graphicData>
              </a:graphic>
            </wp:inline>
          </w:drawing>
        </w:r>
      </w:ins>
    </w:p>
    <w:p w14:paraId="5782FDF5" w14:textId="77777777" w:rsidR="006A06D1" w:rsidRPr="00536AE4" w:rsidRDefault="006A06D1" w:rsidP="00536AE4">
      <w:pPr>
        <w:pStyle w:val="ListParagraph"/>
        <w:spacing w:after="0" w:line="240" w:lineRule="auto"/>
        <w:rPr>
          <w:ins w:id="509" w:author="Author"/>
          <w:rFonts w:asciiTheme="majorHAnsi" w:eastAsia="Times New Roman" w:hAnsiTheme="majorHAnsi" w:cstheme="majorBidi"/>
          <w:sz w:val="20"/>
          <w:szCs w:val="20"/>
        </w:rPr>
      </w:pPr>
    </w:p>
    <w:p w14:paraId="4BA287E5" w14:textId="3DAD0FDA" w:rsidR="00536AE4" w:rsidRPr="00536AE4" w:rsidRDefault="00536AE4" w:rsidP="00536AE4">
      <w:pPr>
        <w:pStyle w:val="ListParagraph"/>
        <w:spacing w:after="0" w:line="240" w:lineRule="auto"/>
        <w:rPr>
          <w:ins w:id="510" w:author="Author"/>
          <w:rFonts w:asciiTheme="majorHAnsi" w:eastAsia="Times New Roman" w:hAnsiTheme="majorHAnsi" w:cstheme="majorHAnsi"/>
          <w:sz w:val="20"/>
          <w:szCs w:val="20"/>
        </w:rPr>
      </w:pPr>
      <w:ins w:id="511" w:author="Author">
        <w:r w:rsidRPr="00536AE4">
          <w:rPr>
            <w:rFonts w:asciiTheme="majorHAnsi" w:eastAsia="Times New Roman" w:hAnsiTheme="majorHAnsi" w:cstheme="majorHAnsi"/>
            <w:sz w:val="20"/>
            <w:szCs w:val="20"/>
          </w:rPr>
          <w:t xml:space="preserve">The Nonprofit Core Data Schema is required for Fundraising and Engagement. The Sample Data is optional and will provide a small set of sample data as well as default Configuration Record for users </w:t>
        </w:r>
        <w:del w:id="512" w:author="Author">
          <w:r w:rsidRPr="00536AE4" w:rsidDel="00A20ABA">
            <w:rPr>
              <w:rFonts w:asciiTheme="majorHAnsi" w:eastAsia="Times New Roman" w:hAnsiTheme="majorHAnsi" w:cstheme="majorHAnsi"/>
              <w:sz w:val="20"/>
              <w:szCs w:val="20"/>
            </w:rPr>
            <w:delText xml:space="preserve">to use </w:delText>
          </w:r>
        </w:del>
        <w:r w:rsidRPr="00536AE4">
          <w:rPr>
            <w:rFonts w:asciiTheme="majorHAnsi" w:eastAsia="Times New Roman" w:hAnsiTheme="majorHAnsi" w:cstheme="majorHAnsi"/>
            <w:sz w:val="20"/>
            <w:szCs w:val="20"/>
          </w:rPr>
          <w:t>to get a good sense of how the solution works in their own environment. The Sample Data cannot be downloaded on its own. It must be deployed at the same time as the Fundraising and Engagement solution.</w:t>
        </w:r>
      </w:ins>
    </w:p>
    <w:p w14:paraId="60C2E55E" w14:textId="77777777" w:rsidR="00536AE4" w:rsidRPr="00536AE4" w:rsidRDefault="00536AE4" w:rsidP="00536AE4">
      <w:pPr>
        <w:spacing w:after="0" w:line="240" w:lineRule="auto"/>
        <w:ind w:left="360"/>
        <w:rPr>
          <w:rFonts w:asciiTheme="majorHAnsi" w:eastAsia="Times New Roman" w:hAnsiTheme="majorHAnsi" w:cstheme="majorBidi"/>
          <w:sz w:val="20"/>
          <w:szCs w:val="20"/>
        </w:rPr>
      </w:pPr>
    </w:p>
    <w:p w14:paraId="387BA7AE" w14:textId="043C088D" w:rsidR="004B335B" w:rsidRPr="004B335B" w:rsidRDefault="05E058CA" w:rsidP="35373224">
      <w:pPr>
        <w:pStyle w:val="ListParagraph"/>
        <w:numPr>
          <w:ilvl w:val="0"/>
          <w:numId w:val="14"/>
        </w:numPr>
        <w:spacing w:after="0" w:line="240" w:lineRule="auto"/>
        <w:contextualSpacing w:val="0"/>
        <w:rPr>
          <w:rFonts w:asciiTheme="majorHAnsi" w:eastAsia="Times New Roman" w:hAnsiTheme="majorHAnsi" w:cstheme="majorBidi"/>
          <w:sz w:val="20"/>
          <w:szCs w:val="20"/>
        </w:rPr>
      </w:pPr>
      <w:commentRangeStart w:id="513"/>
      <w:r w:rsidRPr="35373224">
        <w:rPr>
          <w:rFonts w:asciiTheme="majorHAnsi" w:eastAsia="Times New Roman" w:hAnsiTheme="majorHAnsi" w:cstheme="majorBidi"/>
          <w:sz w:val="20"/>
          <w:szCs w:val="20"/>
        </w:rPr>
        <w:t xml:space="preserve">The Fundraising and Engagement application will appear once installed, with the application visible this indicates a successful deployment. </w:t>
      </w:r>
      <w:commentRangeEnd w:id="513"/>
      <w:r w:rsidR="774FB530">
        <w:rPr>
          <w:rStyle w:val="CommentReference"/>
        </w:rPr>
        <w:commentReference w:id="513"/>
      </w:r>
    </w:p>
    <w:p w14:paraId="000C7EDA" w14:textId="77777777" w:rsidR="006A06D1" w:rsidRDefault="006A06D1">
      <w:pPr>
        <w:spacing w:after="0" w:line="240" w:lineRule="auto"/>
        <w:rPr>
          <w:ins w:id="514" w:author="Author"/>
          <w:rFonts w:asciiTheme="majorHAnsi" w:eastAsia="Times New Roman" w:hAnsiTheme="majorHAnsi" w:cstheme="majorBidi"/>
          <w:sz w:val="20"/>
          <w:szCs w:val="20"/>
        </w:rPr>
        <w:pPrChange w:id="515" w:author="Author">
          <w:pPr/>
        </w:pPrChange>
      </w:pPr>
    </w:p>
    <w:p w14:paraId="58A31DAC" w14:textId="7782D2E1" w:rsidR="00BD34E8" w:rsidDel="00C02881" w:rsidRDefault="00BD34E8" w:rsidP="35373224">
      <w:pPr>
        <w:pStyle w:val="ListParagraph"/>
        <w:numPr>
          <w:ilvl w:val="0"/>
          <w:numId w:val="14"/>
        </w:numPr>
        <w:spacing w:after="0" w:line="240" w:lineRule="auto"/>
        <w:contextualSpacing w:val="0"/>
        <w:rPr>
          <w:del w:id="516" w:author="Author"/>
          <w:rFonts w:asciiTheme="majorHAnsi" w:eastAsia="Times New Roman" w:hAnsiTheme="majorHAnsi" w:cstheme="majorBidi"/>
          <w:sz w:val="20"/>
          <w:szCs w:val="20"/>
        </w:rPr>
      </w:pPr>
      <w:ins w:id="517" w:author="Author">
        <w:del w:id="518" w:author="Author">
          <w:r w:rsidRPr="35373224" w:rsidDel="4837CE57">
            <w:rPr>
              <w:rFonts w:asciiTheme="majorHAnsi" w:eastAsia="Times New Roman" w:hAnsiTheme="majorHAnsi" w:cstheme="majorBidi"/>
              <w:sz w:val="20"/>
              <w:szCs w:val="20"/>
            </w:rPr>
            <w:delText>Ne</w:delText>
          </w:r>
        </w:del>
        <w:r w:rsidR="420F657C" w:rsidRPr="35373224">
          <w:rPr>
            <w:rFonts w:asciiTheme="majorHAnsi" w:eastAsia="Times New Roman" w:hAnsiTheme="majorHAnsi" w:cstheme="majorBidi"/>
            <w:sz w:val="20"/>
            <w:szCs w:val="20"/>
          </w:rPr>
          <w:t xml:space="preserve">Once Fundraising and Engagement is successfully deployed, </w:t>
        </w:r>
        <w:r w:rsidR="06E48F39" w:rsidRPr="35373224">
          <w:rPr>
            <w:rFonts w:asciiTheme="majorHAnsi" w:eastAsia="Times New Roman" w:hAnsiTheme="majorHAnsi" w:cstheme="majorBidi"/>
            <w:sz w:val="20"/>
            <w:szCs w:val="20"/>
          </w:rPr>
          <w:t>the user needs to set up</w:t>
        </w:r>
        <w:r w:rsidR="64C39EB2" w:rsidRPr="35373224">
          <w:rPr>
            <w:rFonts w:asciiTheme="majorHAnsi" w:eastAsia="Times New Roman" w:hAnsiTheme="majorHAnsi" w:cstheme="majorBidi"/>
            <w:sz w:val="20"/>
            <w:szCs w:val="20"/>
          </w:rPr>
          <w:t xml:space="preserve"> the Configuration Record</w:t>
        </w:r>
        <w:r w:rsidR="7AB7B128" w:rsidRPr="35373224">
          <w:rPr>
            <w:rFonts w:asciiTheme="majorHAnsi" w:eastAsia="Times New Roman" w:hAnsiTheme="majorHAnsi" w:cstheme="majorBidi"/>
            <w:sz w:val="20"/>
            <w:szCs w:val="20"/>
          </w:rPr>
          <w:t xml:space="preserve"> </w:t>
        </w:r>
        <w:del w:id="519" w:author="Author">
          <w:r w:rsidRPr="35373224" w:rsidDel="4837CE57">
            <w:rPr>
              <w:rFonts w:asciiTheme="majorHAnsi" w:eastAsia="Times New Roman" w:hAnsiTheme="majorHAnsi" w:cstheme="majorBidi"/>
              <w:sz w:val="20"/>
              <w:szCs w:val="20"/>
            </w:rPr>
            <w:delText>in order for</w:delText>
          </w:r>
        </w:del>
        <w:r w:rsidR="5B5701D4" w:rsidRPr="35373224">
          <w:rPr>
            <w:rFonts w:asciiTheme="majorHAnsi" w:eastAsia="Times New Roman" w:hAnsiTheme="majorHAnsi" w:cstheme="majorBidi"/>
            <w:sz w:val="20"/>
            <w:szCs w:val="20"/>
          </w:rPr>
          <w:t>for</w:t>
        </w:r>
        <w:r w:rsidR="7AB7B128" w:rsidRPr="35373224">
          <w:rPr>
            <w:rFonts w:asciiTheme="majorHAnsi" w:eastAsia="Times New Roman" w:hAnsiTheme="majorHAnsi" w:cstheme="majorBidi"/>
            <w:sz w:val="20"/>
            <w:szCs w:val="20"/>
          </w:rPr>
          <w:t xml:space="preserve"> the Dynamics components to work properly</w:t>
        </w:r>
        <w:r w:rsidR="64C39EB2" w:rsidRPr="35373224">
          <w:rPr>
            <w:rFonts w:asciiTheme="majorHAnsi" w:eastAsia="Times New Roman" w:hAnsiTheme="majorHAnsi" w:cstheme="majorBidi"/>
            <w:sz w:val="20"/>
            <w:szCs w:val="20"/>
          </w:rPr>
          <w:t xml:space="preserve">. Step by step instructions on how to configure the Configuration Record can be found in the </w:t>
        </w:r>
        <w:r w:rsidRPr="35373224">
          <w:rPr>
            <w:rFonts w:asciiTheme="majorHAnsi" w:eastAsia="Times New Roman" w:hAnsiTheme="majorHAnsi" w:cstheme="majorBidi"/>
            <w:sz w:val="20"/>
            <w:szCs w:val="20"/>
          </w:rPr>
          <w:fldChar w:fldCharType="begin"/>
        </w:r>
        <w:r w:rsidRPr="35373224">
          <w:rPr>
            <w:rFonts w:asciiTheme="majorHAnsi" w:eastAsia="Times New Roman" w:hAnsiTheme="majorHAnsi" w:cstheme="majorBidi"/>
            <w:sz w:val="20"/>
            <w:szCs w:val="20"/>
          </w:rPr>
          <w:instrText xml:space="preserve"> HYPERLINK "https://aka.ms/feuserguide" </w:instrText>
        </w:r>
        <w:r w:rsidRPr="35373224">
          <w:rPr>
            <w:rFonts w:asciiTheme="majorHAnsi" w:eastAsia="Times New Roman" w:hAnsiTheme="majorHAnsi" w:cstheme="majorBidi"/>
            <w:sz w:val="20"/>
            <w:szCs w:val="20"/>
          </w:rPr>
          <w:fldChar w:fldCharType="separate"/>
        </w:r>
        <w:r w:rsidR="6DCAD2B9" w:rsidRPr="35373224">
          <w:rPr>
            <w:rStyle w:val="Hyperlink"/>
            <w:rFonts w:asciiTheme="majorHAnsi" w:eastAsia="Times New Roman" w:hAnsiTheme="majorHAnsi" w:cstheme="majorBidi"/>
            <w:sz w:val="20"/>
            <w:szCs w:val="20"/>
          </w:rPr>
          <w:t>User</w:t>
        </w:r>
        <w:r w:rsidR="64C39EB2" w:rsidRPr="35373224">
          <w:rPr>
            <w:rStyle w:val="Hyperlink"/>
            <w:rFonts w:asciiTheme="majorHAnsi" w:eastAsia="Times New Roman" w:hAnsiTheme="majorHAnsi" w:cstheme="majorBidi"/>
            <w:sz w:val="20"/>
            <w:szCs w:val="20"/>
          </w:rPr>
          <w:t xml:space="preserve"> Guide</w:t>
        </w:r>
        <w:r w:rsidRPr="35373224">
          <w:rPr>
            <w:rFonts w:asciiTheme="majorHAnsi" w:eastAsia="Times New Roman" w:hAnsiTheme="majorHAnsi" w:cstheme="majorBidi"/>
            <w:sz w:val="20"/>
            <w:szCs w:val="20"/>
          </w:rPr>
          <w:fldChar w:fldCharType="end"/>
        </w:r>
        <w:r w:rsidR="64C39EB2" w:rsidRPr="35373224">
          <w:rPr>
            <w:rFonts w:asciiTheme="majorHAnsi" w:eastAsia="Times New Roman" w:hAnsiTheme="majorHAnsi" w:cstheme="majorBidi"/>
            <w:sz w:val="20"/>
            <w:szCs w:val="20"/>
          </w:rPr>
          <w:t>.</w:t>
        </w:r>
      </w:ins>
    </w:p>
    <w:p w14:paraId="67A3A21B" w14:textId="77777777" w:rsidR="000C26A1" w:rsidRDefault="000C26A1">
      <w:pPr>
        <w:spacing w:after="0" w:line="240" w:lineRule="auto"/>
        <w:rPr>
          <w:rFonts w:asciiTheme="majorHAnsi" w:eastAsiaTheme="majorEastAsia" w:hAnsiTheme="majorHAnsi" w:cstheme="majorBidi"/>
          <w:b/>
          <w:color w:val="2F5496" w:themeColor="accent1" w:themeShade="BF"/>
          <w:sz w:val="32"/>
          <w:szCs w:val="32"/>
        </w:rPr>
        <w:pPrChange w:id="520" w:author="Author">
          <w:pPr/>
        </w:pPrChange>
      </w:pPr>
      <w:r>
        <w:br w:type="page"/>
      </w:r>
    </w:p>
    <w:p w14:paraId="4BC3A1FF" w14:textId="3CDD080D" w:rsidR="00BA54E8" w:rsidRPr="00BA54E8" w:rsidRDefault="00543220" w:rsidP="32A59F32">
      <w:pPr>
        <w:pStyle w:val="Heading1"/>
      </w:pPr>
      <w:bookmarkStart w:id="521" w:name="_Toc52813256"/>
      <w:r>
        <w:t>Provisioning the ARM Template</w:t>
      </w:r>
      <w:bookmarkEnd w:id="521"/>
      <w:r>
        <w:t xml:space="preserve"> </w:t>
      </w:r>
    </w:p>
    <w:p w14:paraId="7272A3CA" w14:textId="576A0AC9" w:rsidR="00387F9C" w:rsidRPr="00BA54E8" w:rsidRDefault="00543220" w:rsidP="00BA54E8">
      <w:pPr>
        <w:pStyle w:val="Heading2"/>
      </w:pPr>
      <w:bookmarkStart w:id="522" w:name="_Completing_the_ARM"/>
      <w:bookmarkStart w:id="523" w:name="_Toc52813257"/>
      <w:bookmarkEnd w:id="522"/>
      <w:r w:rsidRPr="00BA54E8">
        <w:t>Completing the ARM Template</w:t>
      </w:r>
      <w:bookmarkEnd w:id="523"/>
    </w:p>
    <w:p w14:paraId="4FD4EA47" w14:textId="7D2F6B3E" w:rsidR="008D05A9" w:rsidRPr="00BA54E8" w:rsidRDefault="008D05A9" w:rsidP="001125E3">
      <w:pPr>
        <w:pStyle w:val="ListParagraph"/>
        <w:numPr>
          <w:ilvl w:val="0"/>
          <w:numId w:val="13"/>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Login into </w:t>
      </w:r>
      <w:r w:rsidR="008C2CB1" w:rsidRPr="00BA54E8">
        <w:rPr>
          <w:rFonts w:asciiTheme="majorHAnsi" w:eastAsia="Times New Roman" w:hAnsiTheme="majorHAnsi" w:cstheme="majorHAnsi"/>
          <w:sz w:val="20"/>
          <w:szCs w:val="20"/>
        </w:rPr>
        <w:t xml:space="preserve">your </w:t>
      </w:r>
      <w:r w:rsidRPr="00BA54E8">
        <w:rPr>
          <w:rFonts w:asciiTheme="majorHAnsi" w:eastAsia="Times New Roman" w:hAnsiTheme="majorHAnsi" w:cstheme="majorHAnsi"/>
          <w:sz w:val="20"/>
          <w:szCs w:val="20"/>
        </w:rPr>
        <w:t>Azure Portal</w:t>
      </w:r>
      <w:r w:rsidR="009757F2" w:rsidRPr="00BA54E8">
        <w:rPr>
          <w:rFonts w:asciiTheme="majorHAnsi" w:eastAsia="Times New Roman" w:hAnsiTheme="majorHAnsi" w:cstheme="majorHAnsi"/>
          <w:sz w:val="20"/>
          <w:szCs w:val="20"/>
        </w:rPr>
        <w:t xml:space="preserve"> as the user with ‘Owner’ privileges </w:t>
      </w:r>
      <w:r w:rsidR="003E1690">
        <w:rPr>
          <w:rFonts w:asciiTheme="majorHAnsi" w:eastAsia="Times New Roman" w:hAnsiTheme="majorHAnsi" w:cstheme="majorHAnsi"/>
          <w:sz w:val="20"/>
          <w:szCs w:val="20"/>
        </w:rPr>
        <w:t>for</w:t>
      </w:r>
      <w:r w:rsidR="009757F2" w:rsidRPr="00BA54E8">
        <w:rPr>
          <w:rFonts w:asciiTheme="majorHAnsi" w:eastAsia="Times New Roman" w:hAnsiTheme="majorHAnsi" w:cstheme="majorHAnsi"/>
          <w:sz w:val="20"/>
          <w:szCs w:val="20"/>
        </w:rPr>
        <w:t xml:space="preserve"> the subscription. The guide assumes you have accessed </w:t>
      </w:r>
      <w:r w:rsidR="00711A77" w:rsidRPr="00BA54E8">
        <w:rPr>
          <w:rFonts w:asciiTheme="majorHAnsi" w:eastAsia="Times New Roman" w:hAnsiTheme="majorHAnsi" w:cstheme="majorHAnsi"/>
          <w:sz w:val="20"/>
          <w:szCs w:val="20"/>
        </w:rPr>
        <w:t xml:space="preserve">your Azure environment via </w:t>
      </w:r>
      <w:hyperlink r:id="rId29" w:history="1">
        <w:r w:rsidR="00711A77" w:rsidRPr="00BA54E8">
          <w:rPr>
            <w:rStyle w:val="Hyperlink"/>
            <w:rFonts w:asciiTheme="majorHAnsi" w:eastAsia="Times New Roman" w:hAnsiTheme="majorHAnsi" w:cstheme="majorHAnsi"/>
            <w:sz w:val="20"/>
            <w:szCs w:val="20"/>
          </w:rPr>
          <w:t>https://portal.azure.com</w:t>
        </w:r>
      </w:hyperlink>
      <w:r w:rsidR="00662F46" w:rsidRPr="00662F46">
        <w:rPr>
          <w:rStyle w:val="Hyperlink"/>
          <w:rFonts w:asciiTheme="majorHAnsi" w:eastAsia="Times New Roman" w:hAnsiTheme="majorHAnsi" w:cstheme="majorHAnsi"/>
          <w:color w:val="auto"/>
          <w:sz w:val="20"/>
          <w:szCs w:val="20"/>
          <w:u w:val="none"/>
        </w:rPr>
        <w:t>.</w:t>
      </w:r>
      <w:r w:rsidR="00711A77" w:rsidRPr="00662F46">
        <w:rPr>
          <w:rFonts w:asciiTheme="majorHAnsi" w:eastAsia="Times New Roman" w:hAnsiTheme="majorHAnsi" w:cstheme="majorHAnsi"/>
          <w:sz w:val="20"/>
          <w:szCs w:val="20"/>
        </w:rPr>
        <w:t xml:space="preserve"> </w:t>
      </w:r>
    </w:p>
    <w:p w14:paraId="362C943D" w14:textId="62779651" w:rsidR="008D05A9" w:rsidRDefault="008D05A9" w:rsidP="001125E3">
      <w:pPr>
        <w:pStyle w:val="ListParagraph"/>
        <w:numPr>
          <w:ilvl w:val="0"/>
          <w:numId w:val="13"/>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Create </w:t>
      </w:r>
      <w:r w:rsidR="003E1690">
        <w:rPr>
          <w:rFonts w:asciiTheme="majorHAnsi" w:eastAsia="Times New Roman" w:hAnsiTheme="majorHAnsi" w:cstheme="majorHAnsi"/>
          <w:sz w:val="20"/>
          <w:szCs w:val="20"/>
        </w:rPr>
        <w:t xml:space="preserve">a </w:t>
      </w:r>
      <w:r w:rsidRPr="00BA54E8">
        <w:rPr>
          <w:rFonts w:asciiTheme="majorHAnsi" w:eastAsia="Times New Roman" w:hAnsiTheme="majorHAnsi" w:cstheme="majorHAnsi"/>
          <w:sz w:val="20"/>
          <w:szCs w:val="20"/>
        </w:rPr>
        <w:t>new resource</w:t>
      </w:r>
      <w:r w:rsidR="00662F46">
        <w:rPr>
          <w:rFonts w:asciiTheme="majorHAnsi" w:eastAsia="Times New Roman" w:hAnsiTheme="majorHAnsi" w:cstheme="majorHAnsi"/>
          <w:sz w:val="20"/>
          <w:szCs w:val="20"/>
        </w:rPr>
        <w:t>.</w:t>
      </w:r>
    </w:p>
    <w:p w14:paraId="35A2A274" w14:textId="77777777" w:rsidR="00BA54E8" w:rsidRPr="00BA54E8" w:rsidRDefault="00BA54E8" w:rsidP="00BA54E8">
      <w:pPr>
        <w:pStyle w:val="ListParagraph"/>
        <w:spacing w:after="0" w:line="240" w:lineRule="auto"/>
        <w:contextualSpacing w:val="0"/>
        <w:rPr>
          <w:rFonts w:asciiTheme="majorHAnsi" w:eastAsia="Times New Roman" w:hAnsiTheme="majorHAnsi" w:cstheme="majorHAnsi"/>
          <w:sz w:val="20"/>
          <w:szCs w:val="20"/>
        </w:rPr>
      </w:pPr>
    </w:p>
    <w:p w14:paraId="360D20FF" w14:textId="3B3F1921" w:rsidR="007E26F7" w:rsidRDefault="125C8397" w:rsidP="001647A0">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0F2F1441" wp14:editId="4774BC00">
            <wp:extent cx="2676190" cy="1266667"/>
            <wp:effectExtent l="0" t="0" r="0" b="0"/>
            <wp:docPr id="800596661" name="Picture 5" descr="Sample screenshot to create a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0">
                      <a:extLst>
                        <a:ext uri="{28A0092B-C50C-407E-A947-70E740481C1C}">
                          <a14:useLocalDpi xmlns:a14="http://schemas.microsoft.com/office/drawing/2010/main" val="0"/>
                        </a:ext>
                      </a:extLst>
                    </a:blip>
                    <a:stretch>
                      <a:fillRect/>
                    </a:stretch>
                  </pic:blipFill>
                  <pic:spPr>
                    <a:xfrm>
                      <a:off x="0" y="0"/>
                      <a:ext cx="2676190" cy="1266667"/>
                    </a:xfrm>
                    <a:prstGeom prst="rect">
                      <a:avLst/>
                    </a:prstGeom>
                  </pic:spPr>
                </pic:pic>
              </a:graphicData>
            </a:graphic>
          </wp:inline>
        </w:drawing>
      </w:r>
    </w:p>
    <w:p w14:paraId="7EB3CA6C" w14:textId="77777777" w:rsidR="00BA54E8" w:rsidRPr="00BA54E8" w:rsidRDefault="00BA54E8" w:rsidP="00BA54E8">
      <w:pPr>
        <w:pStyle w:val="ListParagraph"/>
        <w:spacing w:after="0" w:line="240" w:lineRule="auto"/>
        <w:contextualSpacing w:val="0"/>
        <w:rPr>
          <w:rFonts w:asciiTheme="majorHAnsi" w:eastAsia="Times New Roman" w:hAnsiTheme="majorHAnsi" w:cstheme="majorHAnsi"/>
          <w:sz w:val="20"/>
          <w:szCs w:val="20"/>
        </w:rPr>
      </w:pPr>
    </w:p>
    <w:p w14:paraId="673FB7F5" w14:textId="327E0592" w:rsidR="008D05A9" w:rsidRDefault="008D05A9" w:rsidP="001125E3">
      <w:pPr>
        <w:pStyle w:val="ListParagraph"/>
        <w:numPr>
          <w:ilvl w:val="0"/>
          <w:numId w:val="13"/>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In </w:t>
      </w:r>
      <w:r w:rsidR="003E1690">
        <w:rPr>
          <w:rFonts w:asciiTheme="majorHAnsi" w:eastAsia="Times New Roman" w:hAnsiTheme="majorHAnsi" w:cstheme="majorHAnsi"/>
          <w:sz w:val="20"/>
          <w:szCs w:val="20"/>
        </w:rPr>
        <w:t xml:space="preserve">the </w:t>
      </w:r>
      <w:r w:rsidRPr="00BA54E8">
        <w:rPr>
          <w:rFonts w:asciiTheme="majorHAnsi" w:eastAsia="Times New Roman" w:hAnsiTheme="majorHAnsi" w:cstheme="majorHAnsi"/>
          <w:sz w:val="20"/>
          <w:szCs w:val="20"/>
        </w:rPr>
        <w:t xml:space="preserve">search box, enter </w:t>
      </w:r>
      <w:r w:rsidR="00662F46">
        <w:rPr>
          <w:rFonts w:asciiTheme="majorHAnsi" w:eastAsia="Times New Roman" w:hAnsiTheme="majorHAnsi" w:cstheme="majorHAnsi"/>
          <w:sz w:val="20"/>
          <w:szCs w:val="20"/>
        </w:rPr>
        <w:t>‘</w:t>
      </w:r>
      <w:r w:rsidR="0038330F" w:rsidRPr="00BA54E8">
        <w:rPr>
          <w:rFonts w:asciiTheme="majorHAnsi" w:eastAsia="Times New Roman" w:hAnsiTheme="majorHAnsi" w:cstheme="majorHAnsi"/>
          <w:sz w:val="20"/>
          <w:szCs w:val="20"/>
        </w:rPr>
        <w:t>Template</w:t>
      </w:r>
      <w:r w:rsidR="00662F46">
        <w:rPr>
          <w:rFonts w:asciiTheme="majorHAnsi" w:eastAsia="Times New Roman" w:hAnsiTheme="majorHAnsi" w:cstheme="majorHAnsi"/>
          <w:sz w:val="20"/>
          <w:szCs w:val="20"/>
        </w:rPr>
        <w:t>’</w:t>
      </w:r>
      <w:r w:rsidR="0038330F" w:rsidRPr="00BA54E8">
        <w:rPr>
          <w:rFonts w:asciiTheme="majorHAnsi" w:eastAsia="Times New Roman" w:hAnsiTheme="majorHAnsi" w:cstheme="majorHAnsi"/>
          <w:sz w:val="20"/>
          <w:szCs w:val="20"/>
        </w:rPr>
        <w:t xml:space="preserve"> and select </w:t>
      </w:r>
      <w:r w:rsidR="00735288" w:rsidRPr="00BA54E8">
        <w:rPr>
          <w:rFonts w:asciiTheme="majorHAnsi" w:eastAsia="Times New Roman" w:hAnsiTheme="majorHAnsi" w:cstheme="majorHAnsi"/>
          <w:sz w:val="20"/>
          <w:szCs w:val="20"/>
        </w:rPr>
        <w:t>‘Template deployment</w:t>
      </w:r>
      <w:r w:rsidR="00901CE3" w:rsidRPr="00BA54E8">
        <w:rPr>
          <w:rFonts w:asciiTheme="majorHAnsi" w:eastAsia="Times New Roman" w:hAnsiTheme="majorHAnsi" w:cstheme="majorHAnsi"/>
          <w:sz w:val="20"/>
          <w:szCs w:val="20"/>
        </w:rPr>
        <w:t xml:space="preserve"> </w:t>
      </w:r>
      <w:r w:rsidR="00735288" w:rsidRPr="00BA54E8">
        <w:rPr>
          <w:rFonts w:asciiTheme="majorHAnsi" w:eastAsia="Times New Roman" w:hAnsiTheme="majorHAnsi" w:cstheme="majorHAnsi"/>
          <w:sz w:val="20"/>
          <w:szCs w:val="20"/>
        </w:rPr>
        <w:t>(deploy using custom templates)</w:t>
      </w:r>
      <w:r w:rsidR="00662F46">
        <w:rPr>
          <w:rFonts w:asciiTheme="majorHAnsi" w:eastAsia="Times New Roman" w:hAnsiTheme="majorHAnsi" w:cstheme="majorHAnsi"/>
          <w:sz w:val="20"/>
          <w:szCs w:val="20"/>
        </w:rPr>
        <w:t>.</w:t>
      </w:r>
      <w:r w:rsidR="00735288" w:rsidRPr="00BA54E8">
        <w:rPr>
          <w:rFonts w:asciiTheme="majorHAnsi" w:eastAsia="Times New Roman" w:hAnsiTheme="majorHAnsi" w:cstheme="majorHAnsi"/>
          <w:sz w:val="20"/>
          <w:szCs w:val="20"/>
        </w:rPr>
        <w:t>’</w:t>
      </w:r>
    </w:p>
    <w:p w14:paraId="33FAEA18" w14:textId="77777777" w:rsidR="00BA54E8" w:rsidRPr="00BA54E8" w:rsidRDefault="00BA54E8" w:rsidP="00BA54E8">
      <w:pPr>
        <w:pStyle w:val="ListParagraph"/>
        <w:spacing w:after="0" w:line="240" w:lineRule="auto"/>
        <w:contextualSpacing w:val="0"/>
        <w:rPr>
          <w:rFonts w:asciiTheme="majorHAnsi" w:eastAsia="Times New Roman" w:hAnsiTheme="majorHAnsi" w:cstheme="majorHAnsi"/>
          <w:sz w:val="20"/>
          <w:szCs w:val="20"/>
        </w:rPr>
      </w:pPr>
    </w:p>
    <w:p w14:paraId="0EA863B0" w14:textId="3BF372FC" w:rsidR="0038330F" w:rsidRDefault="4EEA9659" w:rsidP="001647A0">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379479C6" wp14:editId="4A03A164">
            <wp:extent cx="4320000" cy="2144769"/>
            <wp:effectExtent l="0" t="0" r="4445" b="8255"/>
            <wp:docPr id="1347711402" name="Picture 7" descr="Sample screenshot to select template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1">
                      <a:extLst>
                        <a:ext uri="{28A0092B-C50C-407E-A947-70E740481C1C}">
                          <a14:useLocalDpi xmlns:a14="http://schemas.microsoft.com/office/drawing/2010/main" val="0"/>
                        </a:ext>
                      </a:extLst>
                    </a:blip>
                    <a:stretch>
                      <a:fillRect/>
                    </a:stretch>
                  </pic:blipFill>
                  <pic:spPr>
                    <a:xfrm>
                      <a:off x="0" y="0"/>
                      <a:ext cx="4320000" cy="2144769"/>
                    </a:xfrm>
                    <a:prstGeom prst="rect">
                      <a:avLst/>
                    </a:prstGeom>
                  </pic:spPr>
                </pic:pic>
              </a:graphicData>
            </a:graphic>
          </wp:inline>
        </w:drawing>
      </w:r>
    </w:p>
    <w:p w14:paraId="058F0657" w14:textId="77777777" w:rsidR="00BA54E8" w:rsidRPr="00BA54E8" w:rsidRDefault="00BA54E8" w:rsidP="001647A0">
      <w:pPr>
        <w:pStyle w:val="ListParagraph"/>
        <w:spacing w:after="0" w:line="240" w:lineRule="auto"/>
        <w:contextualSpacing w:val="0"/>
        <w:jc w:val="center"/>
        <w:rPr>
          <w:rFonts w:asciiTheme="majorHAnsi" w:eastAsia="Times New Roman" w:hAnsiTheme="majorHAnsi" w:cstheme="majorHAnsi"/>
          <w:sz w:val="20"/>
          <w:szCs w:val="20"/>
        </w:rPr>
      </w:pPr>
    </w:p>
    <w:p w14:paraId="7E427186" w14:textId="4821BFE7" w:rsidR="008D05A9" w:rsidRDefault="00EE5838" w:rsidP="001125E3">
      <w:pPr>
        <w:pStyle w:val="ListParagraph"/>
        <w:numPr>
          <w:ilvl w:val="0"/>
          <w:numId w:val="13"/>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Select</w:t>
      </w:r>
      <w:r w:rsidR="008D05A9" w:rsidRPr="00BA54E8">
        <w:rPr>
          <w:rFonts w:asciiTheme="majorHAnsi" w:eastAsia="Times New Roman" w:hAnsiTheme="majorHAnsi" w:cstheme="majorHAnsi"/>
          <w:sz w:val="20"/>
          <w:szCs w:val="20"/>
        </w:rPr>
        <w:t xml:space="preserve">, </w:t>
      </w:r>
      <w:r w:rsidR="00662F46">
        <w:rPr>
          <w:rFonts w:asciiTheme="majorHAnsi" w:eastAsia="Times New Roman" w:hAnsiTheme="majorHAnsi" w:cstheme="majorHAnsi"/>
          <w:sz w:val="20"/>
          <w:szCs w:val="20"/>
        </w:rPr>
        <w:t>‘</w:t>
      </w:r>
      <w:r w:rsidR="008D05A9" w:rsidRPr="00BA54E8">
        <w:rPr>
          <w:rFonts w:asciiTheme="majorHAnsi" w:eastAsia="Times New Roman" w:hAnsiTheme="majorHAnsi" w:cstheme="majorHAnsi"/>
          <w:sz w:val="20"/>
          <w:szCs w:val="20"/>
        </w:rPr>
        <w:t>Create</w:t>
      </w:r>
      <w:r w:rsidR="00662F46">
        <w:rPr>
          <w:rFonts w:asciiTheme="majorHAnsi" w:eastAsia="Times New Roman" w:hAnsiTheme="majorHAnsi" w:cstheme="majorHAnsi"/>
          <w:sz w:val="20"/>
          <w:szCs w:val="20"/>
        </w:rPr>
        <w:t>.’</w:t>
      </w:r>
    </w:p>
    <w:p w14:paraId="3598A623" w14:textId="77777777" w:rsidR="00BA54E8" w:rsidRPr="00BA54E8" w:rsidRDefault="00BA54E8" w:rsidP="00BA54E8">
      <w:pPr>
        <w:pStyle w:val="ListParagraph"/>
        <w:spacing w:after="0" w:line="240" w:lineRule="auto"/>
        <w:contextualSpacing w:val="0"/>
        <w:rPr>
          <w:rFonts w:asciiTheme="majorHAnsi" w:eastAsia="Times New Roman" w:hAnsiTheme="majorHAnsi" w:cstheme="majorHAnsi"/>
          <w:sz w:val="20"/>
          <w:szCs w:val="20"/>
        </w:rPr>
      </w:pPr>
    </w:p>
    <w:p w14:paraId="1C30F794" w14:textId="313F8762" w:rsidR="00F65ADA" w:rsidRPr="00BA54E8" w:rsidRDefault="045E70DF" w:rsidP="001647A0">
      <w:pPr>
        <w:pStyle w:val="ListParagraph"/>
        <w:spacing w:after="0" w:line="240" w:lineRule="auto"/>
        <w:contextualSpacing w:val="0"/>
        <w:jc w:val="center"/>
        <w:rPr>
          <w:rFonts w:asciiTheme="majorHAnsi" w:hAnsiTheme="majorHAnsi" w:cstheme="majorHAnsi"/>
          <w:sz w:val="20"/>
          <w:szCs w:val="20"/>
        </w:rPr>
      </w:pPr>
      <w:r>
        <w:rPr>
          <w:noProof/>
        </w:rPr>
        <w:drawing>
          <wp:inline distT="0" distB="0" distL="0" distR="0" wp14:anchorId="6D3998B6" wp14:editId="66F072FC">
            <wp:extent cx="4320000" cy="906000"/>
            <wp:effectExtent l="0" t="0" r="4445" b="8890"/>
            <wp:docPr id="1726470841" name="Picture 8" descr="Sample screenshot to create template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2">
                      <a:extLst>
                        <a:ext uri="{28A0092B-C50C-407E-A947-70E740481C1C}">
                          <a14:useLocalDpi xmlns:a14="http://schemas.microsoft.com/office/drawing/2010/main" val="0"/>
                        </a:ext>
                      </a:extLst>
                    </a:blip>
                    <a:stretch>
                      <a:fillRect/>
                    </a:stretch>
                  </pic:blipFill>
                  <pic:spPr>
                    <a:xfrm>
                      <a:off x="0" y="0"/>
                      <a:ext cx="4320000" cy="906000"/>
                    </a:xfrm>
                    <a:prstGeom prst="rect">
                      <a:avLst/>
                    </a:prstGeom>
                  </pic:spPr>
                </pic:pic>
              </a:graphicData>
            </a:graphic>
          </wp:inline>
        </w:drawing>
      </w:r>
    </w:p>
    <w:p w14:paraId="71A086E5" w14:textId="06938412" w:rsidR="4D747451" w:rsidRPr="00BA54E8" w:rsidRDefault="0F8DEA64" w:rsidP="001647A0">
      <w:pPr>
        <w:pStyle w:val="ListParagraph"/>
        <w:spacing w:after="0" w:line="240" w:lineRule="auto"/>
        <w:jc w:val="center"/>
        <w:rPr>
          <w:rFonts w:asciiTheme="majorHAnsi" w:hAnsiTheme="majorHAnsi" w:cstheme="majorHAnsi"/>
          <w:sz w:val="20"/>
          <w:szCs w:val="20"/>
        </w:rPr>
      </w:pPr>
      <w:r w:rsidRPr="00BA54E8">
        <w:rPr>
          <w:rFonts w:asciiTheme="majorHAnsi" w:hAnsiTheme="majorHAnsi" w:cstheme="majorHAnsi"/>
          <w:sz w:val="20"/>
          <w:szCs w:val="20"/>
        </w:rPr>
        <w:t xml:space="preserve"> </w:t>
      </w:r>
    </w:p>
    <w:p w14:paraId="19F3CE20" w14:textId="77777777" w:rsidR="002E47A7" w:rsidRDefault="002E47A7">
      <w:pPr>
        <w:rPr>
          <w:rFonts w:asciiTheme="majorHAnsi" w:eastAsia="Times New Roman" w:hAnsiTheme="majorHAnsi" w:cstheme="majorHAnsi"/>
          <w:sz w:val="20"/>
          <w:szCs w:val="20"/>
        </w:rPr>
      </w:pPr>
      <w:r>
        <w:rPr>
          <w:rFonts w:asciiTheme="majorHAnsi" w:eastAsia="Times New Roman" w:hAnsiTheme="majorHAnsi" w:cstheme="majorHAnsi"/>
          <w:sz w:val="20"/>
          <w:szCs w:val="20"/>
        </w:rPr>
        <w:br w:type="page"/>
      </w:r>
    </w:p>
    <w:p w14:paraId="560A0A6E" w14:textId="77913FA5" w:rsidR="008D05A9" w:rsidRDefault="005C72C3" w:rsidP="001125E3">
      <w:pPr>
        <w:pStyle w:val="ListParagraph"/>
        <w:numPr>
          <w:ilvl w:val="0"/>
          <w:numId w:val="13"/>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Select ‘</w:t>
      </w:r>
      <w:r w:rsidR="00662F46">
        <w:rPr>
          <w:rFonts w:asciiTheme="majorHAnsi" w:eastAsia="Times New Roman" w:hAnsiTheme="majorHAnsi" w:cstheme="majorHAnsi"/>
          <w:sz w:val="20"/>
          <w:szCs w:val="20"/>
        </w:rPr>
        <w:t>B</w:t>
      </w:r>
      <w:r w:rsidRPr="00BA54E8">
        <w:rPr>
          <w:rFonts w:asciiTheme="majorHAnsi" w:eastAsia="Times New Roman" w:hAnsiTheme="majorHAnsi" w:cstheme="majorHAnsi"/>
          <w:sz w:val="20"/>
          <w:szCs w:val="20"/>
        </w:rPr>
        <w:t>uild your own template</w:t>
      </w:r>
      <w:r w:rsidR="00662F46">
        <w:rPr>
          <w:rFonts w:asciiTheme="majorHAnsi" w:eastAsia="Times New Roman" w:hAnsiTheme="majorHAnsi" w:cstheme="majorHAnsi"/>
          <w:sz w:val="20"/>
          <w:szCs w:val="20"/>
        </w:rPr>
        <w:t>.</w:t>
      </w:r>
      <w:r w:rsidRPr="00BA54E8">
        <w:rPr>
          <w:rFonts w:asciiTheme="majorHAnsi" w:eastAsia="Times New Roman" w:hAnsiTheme="majorHAnsi" w:cstheme="majorHAnsi"/>
          <w:sz w:val="20"/>
          <w:szCs w:val="20"/>
        </w:rPr>
        <w:t>’</w:t>
      </w:r>
    </w:p>
    <w:p w14:paraId="1BDC8BB4" w14:textId="77777777" w:rsidR="002E47A7" w:rsidRPr="00BA54E8" w:rsidRDefault="002E47A7" w:rsidP="002E47A7">
      <w:pPr>
        <w:pStyle w:val="ListParagraph"/>
        <w:spacing w:after="0" w:line="240" w:lineRule="auto"/>
        <w:contextualSpacing w:val="0"/>
        <w:rPr>
          <w:rFonts w:asciiTheme="majorHAnsi" w:eastAsia="Times New Roman" w:hAnsiTheme="majorHAnsi" w:cstheme="majorHAnsi"/>
          <w:sz w:val="20"/>
          <w:szCs w:val="20"/>
        </w:rPr>
      </w:pPr>
    </w:p>
    <w:p w14:paraId="5A13D94E" w14:textId="4A81A7EE" w:rsidR="005C72C3" w:rsidRPr="00BA54E8" w:rsidRDefault="1DA02897" w:rsidP="001647A0">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5BD2219B" wp14:editId="0D639DD7">
            <wp:extent cx="3600000" cy="1262118"/>
            <wp:effectExtent l="0" t="0" r="635" b="0"/>
            <wp:docPr id="681350132" name="Picture 9" descr="Sample screenshot of selecting &quot;Build your own templa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3">
                      <a:extLst>
                        <a:ext uri="{28A0092B-C50C-407E-A947-70E740481C1C}">
                          <a14:useLocalDpi xmlns:a14="http://schemas.microsoft.com/office/drawing/2010/main" val="0"/>
                        </a:ext>
                      </a:extLst>
                    </a:blip>
                    <a:stretch>
                      <a:fillRect/>
                    </a:stretch>
                  </pic:blipFill>
                  <pic:spPr>
                    <a:xfrm>
                      <a:off x="0" y="0"/>
                      <a:ext cx="3600000" cy="1262118"/>
                    </a:xfrm>
                    <a:prstGeom prst="rect">
                      <a:avLst/>
                    </a:prstGeom>
                  </pic:spPr>
                </pic:pic>
              </a:graphicData>
            </a:graphic>
          </wp:inline>
        </w:drawing>
      </w:r>
    </w:p>
    <w:p w14:paraId="2CE366F8" w14:textId="77777777" w:rsidR="005C72C3" w:rsidRPr="00BA54E8" w:rsidRDefault="005C72C3" w:rsidP="001647A0">
      <w:pPr>
        <w:pStyle w:val="ListParagraph"/>
        <w:spacing w:after="0" w:line="240" w:lineRule="auto"/>
        <w:contextualSpacing w:val="0"/>
        <w:jc w:val="center"/>
        <w:rPr>
          <w:rFonts w:asciiTheme="majorHAnsi" w:eastAsia="Times New Roman" w:hAnsiTheme="majorHAnsi" w:cstheme="majorHAnsi"/>
          <w:sz w:val="20"/>
          <w:szCs w:val="20"/>
        </w:rPr>
      </w:pPr>
    </w:p>
    <w:p w14:paraId="5A3EF567" w14:textId="1B7F03A4" w:rsidR="008D05A9" w:rsidRDefault="00F9558F" w:rsidP="001125E3">
      <w:pPr>
        <w:pStyle w:val="ListParagraph"/>
        <w:numPr>
          <w:ilvl w:val="0"/>
          <w:numId w:val="13"/>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Select ‘Load </w:t>
      </w:r>
      <w:r w:rsidR="003E1690">
        <w:rPr>
          <w:rFonts w:asciiTheme="majorHAnsi" w:eastAsia="Times New Roman" w:hAnsiTheme="majorHAnsi" w:cstheme="majorHAnsi"/>
          <w:sz w:val="20"/>
          <w:szCs w:val="20"/>
        </w:rPr>
        <w:t>f</w:t>
      </w:r>
      <w:r w:rsidRPr="00BA54E8">
        <w:rPr>
          <w:rFonts w:asciiTheme="majorHAnsi" w:eastAsia="Times New Roman" w:hAnsiTheme="majorHAnsi" w:cstheme="majorHAnsi"/>
          <w:sz w:val="20"/>
          <w:szCs w:val="20"/>
        </w:rPr>
        <w:t xml:space="preserve">ile’ from within the ‘Edit </w:t>
      </w:r>
      <w:r w:rsidR="003E1690">
        <w:rPr>
          <w:rFonts w:asciiTheme="majorHAnsi" w:eastAsia="Times New Roman" w:hAnsiTheme="majorHAnsi" w:cstheme="majorHAnsi"/>
          <w:sz w:val="20"/>
          <w:szCs w:val="20"/>
        </w:rPr>
        <w:t>t</w:t>
      </w:r>
      <w:r w:rsidRPr="00BA54E8">
        <w:rPr>
          <w:rFonts w:asciiTheme="majorHAnsi" w:eastAsia="Times New Roman" w:hAnsiTheme="majorHAnsi" w:cstheme="majorHAnsi"/>
          <w:sz w:val="20"/>
          <w:szCs w:val="20"/>
        </w:rPr>
        <w:t>emplate’ section</w:t>
      </w:r>
      <w:r w:rsidR="000C4D34" w:rsidRPr="00BA54E8">
        <w:rPr>
          <w:rFonts w:asciiTheme="majorHAnsi" w:eastAsia="Times New Roman" w:hAnsiTheme="majorHAnsi" w:cstheme="majorHAnsi"/>
          <w:sz w:val="20"/>
          <w:szCs w:val="20"/>
        </w:rPr>
        <w:t xml:space="preserve"> and select the </w:t>
      </w:r>
      <w:r w:rsidR="00280D6E" w:rsidRPr="00BA54E8">
        <w:rPr>
          <w:rFonts w:asciiTheme="majorHAnsi" w:eastAsia="Times New Roman" w:hAnsiTheme="majorHAnsi" w:cstheme="majorHAnsi"/>
          <w:sz w:val="20"/>
          <w:szCs w:val="20"/>
        </w:rPr>
        <w:t>ARM Template</w:t>
      </w:r>
      <w:r w:rsidR="00662F46">
        <w:rPr>
          <w:rFonts w:asciiTheme="majorHAnsi" w:eastAsia="Times New Roman" w:hAnsiTheme="majorHAnsi" w:cstheme="majorHAnsi"/>
          <w:sz w:val="20"/>
          <w:szCs w:val="20"/>
        </w:rPr>
        <w:t>.</w:t>
      </w:r>
    </w:p>
    <w:p w14:paraId="6C17AEC0" w14:textId="77777777" w:rsidR="00BA54E8" w:rsidRPr="00BA54E8" w:rsidRDefault="00BA54E8" w:rsidP="00BA54E8">
      <w:pPr>
        <w:pStyle w:val="ListParagraph"/>
        <w:spacing w:after="0" w:line="240" w:lineRule="auto"/>
        <w:contextualSpacing w:val="0"/>
        <w:rPr>
          <w:rFonts w:asciiTheme="majorHAnsi" w:eastAsia="Times New Roman" w:hAnsiTheme="majorHAnsi" w:cstheme="majorHAnsi"/>
          <w:sz w:val="20"/>
          <w:szCs w:val="20"/>
        </w:rPr>
      </w:pPr>
    </w:p>
    <w:p w14:paraId="32D012F2" w14:textId="6397E09A" w:rsidR="00F9558F" w:rsidRDefault="62BC52BB" w:rsidP="001647A0">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6A8027BC" wp14:editId="4B3520ED">
            <wp:extent cx="4320000" cy="1040308"/>
            <wp:effectExtent l="0" t="0" r="4445" b="7620"/>
            <wp:docPr id="1695184439" name="Picture 10" descr="Sample screenshot of the &quot;Edit template&quot; section, and selecting &quot;Load fi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4">
                      <a:extLst>
                        <a:ext uri="{28A0092B-C50C-407E-A947-70E740481C1C}">
                          <a14:useLocalDpi xmlns:a14="http://schemas.microsoft.com/office/drawing/2010/main" val="0"/>
                        </a:ext>
                      </a:extLst>
                    </a:blip>
                    <a:stretch>
                      <a:fillRect/>
                    </a:stretch>
                  </pic:blipFill>
                  <pic:spPr>
                    <a:xfrm>
                      <a:off x="0" y="0"/>
                      <a:ext cx="4320000" cy="1040308"/>
                    </a:xfrm>
                    <a:prstGeom prst="rect">
                      <a:avLst/>
                    </a:prstGeom>
                  </pic:spPr>
                </pic:pic>
              </a:graphicData>
            </a:graphic>
          </wp:inline>
        </w:drawing>
      </w:r>
    </w:p>
    <w:p w14:paraId="549060AA" w14:textId="77777777" w:rsidR="00BA54E8" w:rsidRPr="00BA54E8" w:rsidRDefault="00BA54E8" w:rsidP="001647A0">
      <w:pPr>
        <w:pStyle w:val="ListParagraph"/>
        <w:spacing w:after="0" w:line="240" w:lineRule="auto"/>
        <w:contextualSpacing w:val="0"/>
        <w:jc w:val="center"/>
        <w:rPr>
          <w:rFonts w:asciiTheme="majorHAnsi" w:eastAsia="Times New Roman" w:hAnsiTheme="majorHAnsi" w:cstheme="majorHAnsi"/>
          <w:sz w:val="20"/>
          <w:szCs w:val="20"/>
        </w:rPr>
      </w:pPr>
    </w:p>
    <w:p w14:paraId="3C594949" w14:textId="19CEE85B" w:rsidR="008D05A9" w:rsidRPr="00BA54E8" w:rsidRDefault="00431D82" w:rsidP="001125E3">
      <w:pPr>
        <w:pStyle w:val="ListParagraph"/>
        <w:numPr>
          <w:ilvl w:val="0"/>
          <w:numId w:val="13"/>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Select ‘Save’ </w:t>
      </w:r>
      <w:r w:rsidR="003E1690" w:rsidRPr="00BA54E8">
        <w:rPr>
          <w:rFonts w:asciiTheme="majorHAnsi" w:eastAsia="Times New Roman" w:hAnsiTheme="majorHAnsi" w:cstheme="majorHAnsi"/>
          <w:sz w:val="20"/>
          <w:szCs w:val="20"/>
        </w:rPr>
        <w:t>to</w:t>
      </w:r>
      <w:r w:rsidRPr="00BA54E8">
        <w:rPr>
          <w:rFonts w:asciiTheme="majorHAnsi" w:eastAsia="Times New Roman" w:hAnsiTheme="majorHAnsi" w:cstheme="majorHAnsi"/>
          <w:sz w:val="20"/>
          <w:szCs w:val="20"/>
        </w:rPr>
        <w:t xml:space="preserve"> progress to the user inputs</w:t>
      </w:r>
      <w:r w:rsidR="00662F46">
        <w:rPr>
          <w:rFonts w:asciiTheme="majorHAnsi" w:eastAsia="Times New Roman" w:hAnsiTheme="majorHAnsi" w:cstheme="majorHAnsi"/>
          <w:sz w:val="20"/>
          <w:szCs w:val="20"/>
        </w:rPr>
        <w:t>.</w:t>
      </w:r>
    </w:p>
    <w:p w14:paraId="69864BA2" w14:textId="16AE1B20" w:rsidR="006C7EC2" w:rsidRDefault="005113CD" w:rsidP="001125E3">
      <w:pPr>
        <w:pStyle w:val="ListParagraph"/>
        <w:numPr>
          <w:ilvl w:val="0"/>
          <w:numId w:val="13"/>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The template will require all inputs to be completed </w:t>
      </w:r>
      <w:r w:rsidR="003E1690">
        <w:rPr>
          <w:rFonts w:asciiTheme="majorHAnsi" w:eastAsia="Times New Roman" w:hAnsiTheme="majorHAnsi" w:cstheme="majorHAnsi"/>
          <w:sz w:val="20"/>
          <w:szCs w:val="20"/>
        </w:rPr>
        <w:t>before</w:t>
      </w:r>
      <w:r w:rsidRPr="00BA54E8">
        <w:rPr>
          <w:rFonts w:asciiTheme="majorHAnsi" w:eastAsia="Times New Roman" w:hAnsiTheme="majorHAnsi" w:cstheme="majorHAnsi"/>
          <w:sz w:val="20"/>
          <w:szCs w:val="20"/>
        </w:rPr>
        <w:t xml:space="preserve"> the deployment</w:t>
      </w:r>
      <w:r w:rsidR="003E1690">
        <w:rPr>
          <w:rFonts w:asciiTheme="majorHAnsi" w:eastAsia="Times New Roman" w:hAnsiTheme="majorHAnsi" w:cstheme="majorHAnsi"/>
          <w:sz w:val="20"/>
          <w:szCs w:val="20"/>
        </w:rPr>
        <w:t>. T</w:t>
      </w:r>
      <w:r w:rsidR="00976F3E" w:rsidRPr="00BA54E8">
        <w:rPr>
          <w:rFonts w:asciiTheme="majorHAnsi" w:eastAsia="Times New Roman" w:hAnsiTheme="majorHAnsi" w:cstheme="majorHAnsi"/>
          <w:sz w:val="20"/>
          <w:szCs w:val="20"/>
        </w:rPr>
        <w:t>he specific inputs are:</w:t>
      </w:r>
    </w:p>
    <w:p w14:paraId="16B18ACD" w14:textId="53F0EAF6" w:rsidR="00DA6FE4" w:rsidRDefault="00DA6FE4" w:rsidP="001125E3">
      <w:pPr>
        <w:pStyle w:val="ListParagraph"/>
        <w:numPr>
          <w:ilvl w:val="1"/>
          <w:numId w:val="13"/>
        </w:numPr>
        <w:spacing w:after="0" w:line="240" w:lineRule="auto"/>
        <w:contextualSpacing w:val="0"/>
        <w:rPr>
          <w:rFonts w:asciiTheme="majorHAnsi" w:eastAsia="Times New Roman" w:hAnsiTheme="majorHAnsi" w:cstheme="majorHAnsi"/>
          <w:sz w:val="20"/>
          <w:szCs w:val="20"/>
        </w:rPr>
      </w:pPr>
      <w:r>
        <w:rPr>
          <w:rFonts w:asciiTheme="majorHAnsi" w:eastAsia="Times New Roman" w:hAnsiTheme="majorHAnsi" w:cstheme="majorHAnsi"/>
          <w:sz w:val="20"/>
          <w:szCs w:val="20"/>
        </w:rPr>
        <w:t>Basics section</w:t>
      </w:r>
    </w:p>
    <w:p w14:paraId="5C72C4D2" w14:textId="639B866F" w:rsidR="00E0585F" w:rsidRDefault="00E0585F" w:rsidP="00E0585F">
      <w:pPr>
        <w:spacing w:after="0" w:line="240" w:lineRule="auto"/>
        <w:rPr>
          <w:rFonts w:asciiTheme="majorHAnsi" w:eastAsia="Times New Roman" w:hAnsiTheme="majorHAnsi" w:cstheme="majorHAnsi"/>
          <w:sz w:val="20"/>
          <w:szCs w:val="20"/>
        </w:rPr>
      </w:pPr>
    </w:p>
    <w:tbl>
      <w:tblPr>
        <w:tblStyle w:val="TableGrid"/>
        <w:tblW w:w="9474" w:type="dxa"/>
        <w:tblLook w:val="04A0" w:firstRow="1" w:lastRow="0" w:firstColumn="1" w:lastColumn="0" w:noHBand="0" w:noVBand="1"/>
      </w:tblPr>
      <w:tblGrid>
        <w:gridCol w:w="1705"/>
        <w:gridCol w:w="5114"/>
        <w:gridCol w:w="2655"/>
      </w:tblGrid>
      <w:tr w:rsidR="008C0012" w:rsidRPr="00BA54E8" w14:paraId="41097618" w14:textId="77777777" w:rsidTr="32A59F32">
        <w:tc>
          <w:tcPr>
            <w:tcW w:w="1705" w:type="dxa"/>
            <w:shd w:val="clear" w:color="auto" w:fill="F2F2F2" w:themeFill="background1" w:themeFillShade="F2"/>
          </w:tcPr>
          <w:p w14:paraId="5EF6565E" w14:textId="77777777" w:rsidR="008C0012" w:rsidRPr="00BA54E8" w:rsidRDefault="008C0012" w:rsidP="001C2D25">
            <w:pPr>
              <w:pStyle w:val="ListParagraph"/>
              <w:ind w:left="0"/>
              <w:contextualSpacing w:val="0"/>
              <w:rPr>
                <w:rFonts w:asciiTheme="majorHAnsi" w:eastAsia="Times New Roman" w:hAnsiTheme="majorHAnsi" w:cstheme="majorHAnsi"/>
                <w:b/>
                <w:bCs/>
                <w:sz w:val="20"/>
                <w:szCs w:val="20"/>
              </w:rPr>
            </w:pPr>
            <w:r w:rsidRPr="00BA54E8">
              <w:rPr>
                <w:rFonts w:asciiTheme="majorHAnsi" w:eastAsia="Times New Roman" w:hAnsiTheme="majorHAnsi" w:cstheme="majorHAnsi"/>
                <w:b/>
                <w:bCs/>
                <w:sz w:val="20"/>
                <w:szCs w:val="20"/>
              </w:rPr>
              <w:t>Setting</w:t>
            </w:r>
          </w:p>
        </w:tc>
        <w:tc>
          <w:tcPr>
            <w:tcW w:w="5114" w:type="dxa"/>
            <w:shd w:val="clear" w:color="auto" w:fill="F2F2F2" w:themeFill="background1" w:themeFillShade="F2"/>
          </w:tcPr>
          <w:p w14:paraId="2B5C4644" w14:textId="77777777" w:rsidR="008C0012" w:rsidRPr="00BA54E8" w:rsidRDefault="008C0012" w:rsidP="001C2D25">
            <w:pPr>
              <w:pStyle w:val="ListParagraph"/>
              <w:ind w:left="0"/>
              <w:contextualSpacing w:val="0"/>
              <w:rPr>
                <w:rFonts w:asciiTheme="majorHAnsi" w:eastAsia="Times New Roman" w:hAnsiTheme="majorHAnsi" w:cstheme="majorHAnsi"/>
                <w:b/>
                <w:bCs/>
                <w:sz w:val="20"/>
                <w:szCs w:val="20"/>
              </w:rPr>
            </w:pPr>
            <w:r w:rsidRPr="00BA54E8">
              <w:rPr>
                <w:rFonts w:asciiTheme="majorHAnsi" w:eastAsia="Times New Roman" w:hAnsiTheme="majorHAnsi" w:cstheme="majorHAnsi"/>
                <w:b/>
                <w:bCs/>
                <w:sz w:val="20"/>
                <w:szCs w:val="20"/>
              </w:rPr>
              <w:t>Description</w:t>
            </w:r>
          </w:p>
        </w:tc>
        <w:tc>
          <w:tcPr>
            <w:tcW w:w="2655" w:type="dxa"/>
            <w:shd w:val="clear" w:color="auto" w:fill="F2F2F2" w:themeFill="background1" w:themeFillShade="F2"/>
          </w:tcPr>
          <w:p w14:paraId="0E006AAF" w14:textId="77777777" w:rsidR="008C0012" w:rsidRPr="00BA54E8" w:rsidRDefault="008C0012" w:rsidP="001C2D25">
            <w:pPr>
              <w:pStyle w:val="ListParagraph"/>
              <w:ind w:left="0"/>
              <w:contextualSpacing w:val="0"/>
              <w:rPr>
                <w:rFonts w:asciiTheme="majorHAnsi" w:eastAsia="Times New Roman" w:hAnsiTheme="majorHAnsi" w:cstheme="majorHAnsi"/>
                <w:b/>
                <w:bCs/>
                <w:sz w:val="20"/>
                <w:szCs w:val="20"/>
              </w:rPr>
            </w:pPr>
            <w:r w:rsidRPr="00BA54E8">
              <w:rPr>
                <w:rFonts w:asciiTheme="majorHAnsi" w:eastAsia="Times New Roman" w:hAnsiTheme="majorHAnsi" w:cstheme="majorHAnsi"/>
                <w:b/>
                <w:bCs/>
                <w:sz w:val="20"/>
                <w:szCs w:val="20"/>
              </w:rPr>
              <w:t>Example</w:t>
            </w:r>
          </w:p>
        </w:tc>
      </w:tr>
      <w:tr w:rsidR="008C0012" w:rsidRPr="00BA54E8" w14:paraId="5E0DA0FC" w14:textId="77777777" w:rsidTr="32A59F32">
        <w:tc>
          <w:tcPr>
            <w:tcW w:w="1705" w:type="dxa"/>
          </w:tcPr>
          <w:p w14:paraId="76C738CD"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Subscription</w:t>
            </w:r>
          </w:p>
        </w:tc>
        <w:tc>
          <w:tcPr>
            <w:tcW w:w="5114" w:type="dxa"/>
          </w:tcPr>
          <w:p w14:paraId="53DB01EA" w14:textId="77777777" w:rsidR="008C0012" w:rsidRPr="00BA54E8" w:rsidRDefault="008C0012" w:rsidP="001C2D25">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Select from an existing subscription, although multiple subscriptions may be visible, only those that the user deploying the template as the ‘Owner’ role set on can be used.</w:t>
            </w:r>
          </w:p>
        </w:tc>
        <w:tc>
          <w:tcPr>
            <w:tcW w:w="2655" w:type="dxa"/>
          </w:tcPr>
          <w:p w14:paraId="13E54826"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Pay-As-You-Go</w:t>
            </w:r>
          </w:p>
        </w:tc>
      </w:tr>
      <w:tr w:rsidR="008C0012" w:rsidRPr="00BA54E8" w14:paraId="13A75D35" w14:textId="77777777" w:rsidTr="32A59F32">
        <w:tc>
          <w:tcPr>
            <w:tcW w:w="1705" w:type="dxa"/>
          </w:tcPr>
          <w:p w14:paraId="4AD56BA6"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Resource Group</w:t>
            </w:r>
          </w:p>
        </w:tc>
        <w:tc>
          <w:tcPr>
            <w:tcW w:w="5114" w:type="dxa"/>
          </w:tcPr>
          <w:p w14:paraId="788FA355" w14:textId="6A103485" w:rsidR="008C0012" w:rsidRPr="00BA54E8" w:rsidRDefault="008C0012" w:rsidP="001C2D25">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Enter the resource group to be used, enter a descriptive name as all the Azure components will be assigned to this resource group and identifying those resources that are needed for Fundraising and Engagement will be beneficial to a demonstrator.</w:t>
            </w:r>
            <w:r w:rsidR="00662F46">
              <w:rPr>
                <w:rFonts w:asciiTheme="majorHAnsi" w:eastAsia="Times New Roman" w:hAnsiTheme="majorHAnsi" w:cstheme="majorHAnsi"/>
                <w:sz w:val="20"/>
                <w:szCs w:val="20"/>
              </w:rPr>
              <w:t xml:space="preserve"> </w:t>
            </w:r>
          </w:p>
        </w:tc>
        <w:tc>
          <w:tcPr>
            <w:tcW w:w="2655" w:type="dxa"/>
            <w:tcMar>
              <w:right w:w="0" w:type="dxa"/>
            </w:tcMar>
          </w:tcPr>
          <w:p w14:paraId="3979E087"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FundraisingandEngagement</w:t>
            </w:r>
          </w:p>
        </w:tc>
      </w:tr>
      <w:tr w:rsidR="008C0012" w:rsidRPr="00BA54E8" w14:paraId="7E9A8BCB" w14:textId="77777777" w:rsidTr="32A59F32">
        <w:tc>
          <w:tcPr>
            <w:tcW w:w="1705" w:type="dxa"/>
          </w:tcPr>
          <w:p w14:paraId="654D76DE"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Location</w:t>
            </w:r>
          </w:p>
        </w:tc>
        <w:tc>
          <w:tcPr>
            <w:tcW w:w="5114" w:type="dxa"/>
          </w:tcPr>
          <w:p w14:paraId="67D613F0" w14:textId="77777777" w:rsidR="008C0012" w:rsidRPr="00BA54E8" w:rsidRDefault="008C0012" w:rsidP="001C2D25">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resource locations for these components, all resources are assigned to specific geographic locations based on the group. Locations can be moved post deployment.</w:t>
            </w:r>
          </w:p>
        </w:tc>
        <w:tc>
          <w:tcPr>
            <w:tcW w:w="2655" w:type="dxa"/>
          </w:tcPr>
          <w:p w14:paraId="1AC7D09B"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(US) Central US</w:t>
            </w:r>
          </w:p>
        </w:tc>
      </w:tr>
    </w:tbl>
    <w:p w14:paraId="60814CB4" w14:textId="77777777" w:rsidR="00E0585F" w:rsidRPr="00E0585F" w:rsidRDefault="00E0585F" w:rsidP="00E0585F">
      <w:pPr>
        <w:spacing w:after="0" w:line="240" w:lineRule="auto"/>
        <w:rPr>
          <w:rFonts w:asciiTheme="majorHAnsi" w:eastAsia="Times New Roman" w:hAnsiTheme="majorHAnsi" w:cstheme="majorHAnsi"/>
          <w:sz w:val="20"/>
          <w:szCs w:val="20"/>
        </w:rPr>
      </w:pPr>
    </w:p>
    <w:p w14:paraId="318B9C1E" w14:textId="3106E40E" w:rsidR="00E0585F" w:rsidRDefault="00CE16F4" w:rsidP="001125E3">
      <w:pPr>
        <w:pStyle w:val="ListParagraph"/>
        <w:numPr>
          <w:ilvl w:val="1"/>
          <w:numId w:val="13"/>
        </w:numPr>
        <w:spacing w:after="0" w:line="240" w:lineRule="auto"/>
        <w:contextualSpacing w:val="0"/>
        <w:rPr>
          <w:rFonts w:asciiTheme="majorHAnsi" w:eastAsia="Times New Roman" w:hAnsiTheme="majorHAnsi" w:cstheme="majorHAnsi"/>
          <w:sz w:val="20"/>
          <w:szCs w:val="20"/>
        </w:rPr>
      </w:pPr>
      <w:r>
        <w:rPr>
          <w:rFonts w:asciiTheme="majorHAnsi" w:eastAsia="Times New Roman" w:hAnsiTheme="majorHAnsi" w:cstheme="majorHAnsi"/>
          <w:sz w:val="20"/>
          <w:szCs w:val="20"/>
        </w:rPr>
        <w:t>Settings section</w:t>
      </w:r>
    </w:p>
    <w:p w14:paraId="7067C473" w14:textId="77777777" w:rsidR="00CE16F4" w:rsidRPr="00DA6FE4" w:rsidRDefault="00CE16F4" w:rsidP="00CE16F4">
      <w:pPr>
        <w:pStyle w:val="ListParagraph"/>
        <w:spacing w:after="0" w:line="240" w:lineRule="auto"/>
        <w:ind w:left="1440"/>
        <w:contextualSpacing w:val="0"/>
        <w:rPr>
          <w:rFonts w:asciiTheme="majorHAnsi" w:eastAsia="Times New Roman" w:hAnsiTheme="majorHAnsi" w:cstheme="majorHAnsi"/>
          <w:sz w:val="20"/>
          <w:szCs w:val="20"/>
        </w:rPr>
      </w:pPr>
    </w:p>
    <w:tbl>
      <w:tblPr>
        <w:tblStyle w:val="TableGrid"/>
        <w:tblW w:w="9355" w:type="dxa"/>
        <w:tblLayout w:type="fixed"/>
        <w:tblLook w:val="04A0" w:firstRow="1" w:lastRow="0" w:firstColumn="1" w:lastColumn="0" w:noHBand="0" w:noVBand="1"/>
      </w:tblPr>
      <w:tblGrid>
        <w:gridCol w:w="1565"/>
        <w:gridCol w:w="5270"/>
        <w:gridCol w:w="2520"/>
      </w:tblGrid>
      <w:tr w:rsidR="00CE16F4" w:rsidRPr="00BA54E8" w14:paraId="6B37D734" w14:textId="77777777" w:rsidTr="001B3722">
        <w:tc>
          <w:tcPr>
            <w:tcW w:w="1565" w:type="dxa"/>
            <w:shd w:val="clear" w:color="auto" w:fill="F2F2F2" w:themeFill="background1" w:themeFillShade="F2"/>
          </w:tcPr>
          <w:p w14:paraId="42ED43D6" w14:textId="4C7DCC39" w:rsidR="00CE16F4" w:rsidRPr="00BA54E8" w:rsidRDefault="00CE16F4" w:rsidP="001647A0">
            <w:pPr>
              <w:pStyle w:val="ListParagraph"/>
              <w:ind w:left="0"/>
              <w:contextualSpacing w:val="0"/>
              <w:rPr>
                <w:rFonts w:asciiTheme="majorHAnsi" w:eastAsia="Times New Roman" w:hAnsiTheme="majorHAnsi" w:cstheme="majorHAnsi"/>
                <w:b/>
                <w:bCs/>
                <w:sz w:val="20"/>
                <w:szCs w:val="20"/>
              </w:rPr>
            </w:pPr>
            <w:r w:rsidRPr="00BA54E8">
              <w:rPr>
                <w:rFonts w:asciiTheme="majorHAnsi" w:eastAsia="Times New Roman" w:hAnsiTheme="majorHAnsi" w:cstheme="majorHAnsi"/>
                <w:b/>
                <w:bCs/>
                <w:sz w:val="20"/>
                <w:szCs w:val="20"/>
              </w:rPr>
              <w:t>Setting</w:t>
            </w:r>
          </w:p>
        </w:tc>
        <w:tc>
          <w:tcPr>
            <w:tcW w:w="5270" w:type="dxa"/>
            <w:shd w:val="clear" w:color="auto" w:fill="F2F2F2" w:themeFill="background1" w:themeFillShade="F2"/>
          </w:tcPr>
          <w:p w14:paraId="23503E3D" w14:textId="459CEA2A" w:rsidR="00CE16F4" w:rsidRPr="00BA54E8" w:rsidRDefault="00CE16F4" w:rsidP="001647A0">
            <w:pPr>
              <w:pStyle w:val="ListParagraph"/>
              <w:ind w:left="0"/>
              <w:contextualSpacing w:val="0"/>
              <w:rPr>
                <w:rFonts w:asciiTheme="majorHAnsi" w:eastAsia="Times New Roman" w:hAnsiTheme="majorHAnsi" w:cstheme="majorHAnsi"/>
                <w:b/>
                <w:bCs/>
                <w:sz w:val="20"/>
                <w:szCs w:val="20"/>
              </w:rPr>
            </w:pPr>
            <w:r w:rsidRPr="00BA54E8">
              <w:rPr>
                <w:rFonts w:asciiTheme="majorHAnsi" w:eastAsia="Times New Roman" w:hAnsiTheme="majorHAnsi" w:cstheme="majorHAnsi"/>
                <w:b/>
                <w:bCs/>
                <w:sz w:val="20"/>
                <w:szCs w:val="20"/>
              </w:rPr>
              <w:t>Description</w:t>
            </w:r>
          </w:p>
        </w:tc>
        <w:tc>
          <w:tcPr>
            <w:tcW w:w="2520" w:type="dxa"/>
            <w:shd w:val="clear" w:color="auto" w:fill="F2F2F2" w:themeFill="background1" w:themeFillShade="F2"/>
          </w:tcPr>
          <w:p w14:paraId="5870674D" w14:textId="3B737B05" w:rsidR="00CE16F4" w:rsidRPr="00E62DBE" w:rsidRDefault="00E62DBE" w:rsidP="00E62DBE">
            <w:pPr>
              <w:rPr>
                <w:b/>
                <w:bCs/>
              </w:rPr>
            </w:pPr>
            <w:r w:rsidRPr="00E62DBE">
              <w:rPr>
                <w:b/>
                <w:bCs/>
                <w:sz w:val="20"/>
                <w:szCs w:val="20"/>
              </w:rPr>
              <w:t>Example</w:t>
            </w:r>
          </w:p>
        </w:tc>
      </w:tr>
      <w:tr w:rsidR="00CE16F4" w:rsidRPr="00BA54E8" w14:paraId="5BC9CD42" w14:textId="77777777" w:rsidTr="001B3722">
        <w:tc>
          <w:tcPr>
            <w:tcW w:w="1565" w:type="dxa"/>
          </w:tcPr>
          <w:p w14:paraId="0F996AFD" w14:textId="74AA434D"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Client Name</w:t>
            </w:r>
          </w:p>
        </w:tc>
        <w:tc>
          <w:tcPr>
            <w:tcW w:w="5270" w:type="dxa"/>
          </w:tcPr>
          <w:p w14:paraId="0BAA1EF1" w14:textId="37C9EA60"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The short name for the client; this value acts as the suffix applied to the components created during this process forming a unique name for each application. </w:t>
            </w:r>
          </w:p>
        </w:tc>
        <w:tc>
          <w:tcPr>
            <w:tcW w:w="2520" w:type="dxa"/>
          </w:tcPr>
          <w:p w14:paraId="1871AB6A" w14:textId="692F035C"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Contoso</w:t>
            </w:r>
          </w:p>
        </w:tc>
      </w:tr>
      <w:tr w:rsidR="00CE16F4" w:rsidRPr="00BA54E8" w14:paraId="18B63FFE" w14:textId="77777777" w:rsidTr="001B3722">
        <w:tc>
          <w:tcPr>
            <w:tcW w:w="1565" w:type="dxa"/>
          </w:tcPr>
          <w:p w14:paraId="56F3B74F" w14:textId="721F87F6"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Env</w:t>
            </w:r>
          </w:p>
        </w:tc>
        <w:tc>
          <w:tcPr>
            <w:tcW w:w="5270" w:type="dxa"/>
          </w:tcPr>
          <w:p w14:paraId="5ECC2637" w14:textId="77423D73"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Select from Dev, QA, UAT, Test and Prod. Select the option that best suits the purpose of this deployment, this acts as a prefix to the naming of the created applications.</w:t>
            </w:r>
          </w:p>
        </w:tc>
        <w:tc>
          <w:tcPr>
            <w:tcW w:w="2520" w:type="dxa"/>
          </w:tcPr>
          <w:p w14:paraId="58E307FC" w14:textId="318464CD"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prod</w:t>
            </w:r>
          </w:p>
        </w:tc>
      </w:tr>
      <w:tr w:rsidR="00CE16F4" w:rsidRPr="00BA54E8" w14:paraId="2FC9400F" w14:textId="77777777" w:rsidTr="001B3722">
        <w:tc>
          <w:tcPr>
            <w:tcW w:w="1565" w:type="dxa"/>
          </w:tcPr>
          <w:p w14:paraId="7A2CA529" w14:textId="3A6CE974"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Sql Server Admin Login</w:t>
            </w:r>
          </w:p>
        </w:tc>
        <w:tc>
          <w:tcPr>
            <w:tcW w:w="5270" w:type="dxa"/>
          </w:tcPr>
          <w:p w14:paraId="1DC90D68" w14:textId="6E94CB26"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SQL Server Administrator account that will be used when creating the Azure SQL Server. It will be important to record these details securely as they are required to complete additional configuration.</w:t>
            </w:r>
          </w:p>
        </w:tc>
        <w:tc>
          <w:tcPr>
            <w:tcW w:w="2520" w:type="dxa"/>
          </w:tcPr>
          <w:p w14:paraId="45141DD5" w14:textId="583130ED"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sql-admin</w:t>
            </w:r>
          </w:p>
        </w:tc>
      </w:tr>
      <w:tr w:rsidR="00CE16F4" w:rsidRPr="00BA54E8" w14:paraId="5EBB1988" w14:textId="77777777" w:rsidTr="001B3722">
        <w:tc>
          <w:tcPr>
            <w:tcW w:w="1565" w:type="dxa"/>
          </w:tcPr>
          <w:p w14:paraId="036E2183" w14:textId="19E66600"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Sql Server Admin Login Password</w:t>
            </w:r>
          </w:p>
        </w:tc>
        <w:tc>
          <w:tcPr>
            <w:tcW w:w="5270" w:type="dxa"/>
          </w:tcPr>
          <w:p w14:paraId="33084C5F" w14:textId="7A8DD1B8"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SQL Server Administrator password that will be used when creating the Azure SQL Server. It will be important to record these details securely as they are required to complete additional configuration.</w:t>
            </w:r>
          </w:p>
        </w:tc>
        <w:tc>
          <w:tcPr>
            <w:tcW w:w="2520" w:type="dxa"/>
          </w:tcPr>
          <w:p w14:paraId="6066B1AD" w14:textId="4E78BAF6"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An example password</w:t>
            </w:r>
          </w:p>
        </w:tc>
      </w:tr>
      <w:tr w:rsidR="00CE16F4" w:rsidRPr="00BA54E8" w14:paraId="71C803D1" w14:textId="77777777" w:rsidTr="001B3722">
        <w:tc>
          <w:tcPr>
            <w:tcW w:w="1565" w:type="dxa"/>
          </w:tcPr>
          <w:p w14:paraId="7ABA6318" w14:textId="1E9D146C" w:rsidR="00CE16F4" w:rsidRPr="00BA54E8" w:rsidRDefault="00CE16F4" w:rsidP="003E1690">
            <w:pPr>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Database Password</w:t>
            </w:r>
          </w:p>
        </w:tc>
        <w:tc>
          <w:tcPr>
            <w:tcW w:w="5270" w:type="dxa"/>
          </w:tcPr>
          <w:p w14:paraId="5B788B46" w14:textId="15B5B405"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SQL Database user password that will be stored as a secret in the secure key vault</w:t>
            </w:r>
          </w:p>
        </w:tc>
        <w:tc>
          <w:tcPr>
            <w:tcW w:w="2520" w:type="dxa"/>
          </w:tcPr>
          <w:p w14:paraId="3A83EA80" w14:textId="622CACD3"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An example password</w:t>
            </w:r>
          </w:p>
        </w:tc>
      </w:tr>
      <w:tr w:rsidR="00CE16F4" w:rsidRPr="00BA54E8" w14:paraId="21D2FEE4" w14:textId="77777777" w:rsidTr="001B3722">
        <w:tc>
          <w:tcPr>
            <w:tcW w:w="1565" w:type="dxa"/>
          </w:tcPr>
          <w:p w14:paraId="4B81E9C5" w14:textId="2940A251"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CrmApplication ID</w:t>
            </w:r>
          </w:p>
        </w:tc>
        <w:tc>
          <w:tcPr>
            <w:tcW w:w="5270" w:type="dxa"/>
          </w:tcPr>
          <w:p w14:paraId="51F20587" w14:textId="6485C56B"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This is the ‘Application (Client)’ ID captured during the </w:t>
            </w:r>
            <w:hyperlink w:anchor="_Azure_Active_Directory" w:history="1">
              <w:r w:rsidRPr="00BA54E8">
                <w:rPr>
                  <w:rStyle w:val="Hyperlink"/>
                  <w:rFonts w:asciiTheme="majorHAnsi" w:eastAsia="Times New Roman" w:hAnsiTheme="majorHAnsi" w:cstheme="majorHAnsi"/>
                  <w:sz w:val="20"/>
                  <w:szCs w:val="20"/>
                </w:rPr>
                <w:t>prerequisites</w:t>
              </w:r>
            </w:hyperlink>
          </w:p>
        </w:tc>
        <w:tc>
          <w:tcPr>
            <w:tcW w:w="2520" w:type="dxa"/>
          </w:tcPr>
          <w:p w14:paraId="4CCAF983" w14:textId="0AB8C9AE"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39b994e7-6430-4969-9…</w:t>
            </w:r>
          </w:p>
        </w:tc>
      </w:tr>
      <w:tr w:rsidR="00CE16F4" w:rsidRPr="00BA54E8" w14:paraId="0411C3CA" w14:textId="77777777" w:rsidTr="001B3722">
        <w:tc>
          <w:tcPr>
            <w:tcW w:w="1565" w:type="dxa"/>
          </w:tcPr>
          <w:p w14:paraId="4B1C5E23" w14:textId="70DBCE16"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Crm Application Key</w:t>
            </w:r>
          </w:p>
        </w:tc>
        <w:tc>
          <w:tcPr>
            <w:tcW w:w="5270" w:type="dxa"/>
          </w:tcPr>
          <w:p w14:paraId="1A5454E3" w14:textId="708575A1"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The application secret key obtained from the ‘Application’ registration in Azure Active Directory. Captured during your </w:t>
            </w:r>
            <w:hyperlink w:anchor="_Azure_Active_Directory" w:history="1">
              <w:r w:rsidRPr="00BA54E8">
                <w:rPr>
                  <w:rStyle w:val="Hyperlink"/>
                  <w:rFonts w:asciiTheme="majorHAnsi" w:eastAsia="Times New Roman" w:hAnsiTheme="majorHAnsi" w:cstheme="majorHAnsi"/>
                  <w:sz w:val="20"/>
                  <w:szCs w:val="20"/>
                </w:rPr>
                <w:t>prerequisite</w:t>
              </w:r>
            </w:hyperlink>
            <w:r w:rsidRPr="00BA54E8">
              <w:rPr>
                <w:rFonts w:asciiTheme="majorHAnsi" w:eastAsia="Times New Roman" w:hAnsiTheme="majorHAnsi" w:cstheme="majorHAnsi"/>
                <w:sz w:val="20"/>
                <w:szCs w:val="20"/>
              </w:rPr>
              <w:t xml:space="preserve"> checklist.</w:t>
            </w:r>
          </w:p>
        </w:tc>
        <w:tc>
          <w:tcPr>
            <w:tcW w:w="2520" w:type="dxa"/>
          </w:tcPr>
          <w:p w14:paraId="304938B8" w14:textId="54781930"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W+GLdvquGb&amp;f3PU4z6…</w:t>
            </w:r>
          </w:p>
        </w:tc>
      </w:tr>
      <w:tr w:rsidR="00CE16F4" w:rsidRPr="00BA54E8" w14:paraId="67666C36" w14:textId="77777777" w:rsidTr="001B3722">
        <w:tc>
          <w:tcPr>
            <w:tcW w:w="1565" w:type="dxa"/>
          </w:tcPr>
          <w:p w14:paraId="24413697" w14:textId="4C2E0B7D"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Crm Organization URL</w:t>
            </w:r>
          </w:p>
        </w:tc>
        <w:tc>
          <w:tcPr>
            <w:tcW w:w="5270" w:type="dxa"/>
          </w:tcPr>
          <w:p w14:paraId="74D80895" w14:textId="041DC59E"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Dynamics 365 for Sales Enterprise API URL</w:t>
            </w:r>
          </w:p>
        </w:tc>
        <w:tc>
          <w:tcPr>
            <w:tcW w:w="2520" w:type="dxa"/>
          </w:tcPr>
          <w:p w14:paraId="1ECE3225" w14:textId="46CF31A7"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https://fundraisingandengagement.api.crm.dynamics.com</w:t>
            </w:r>
          </w:p>
        </w:tc>
      </w:tr>
      <w:tr w:rsidR="00CE16F4" w:rsidRPr="00BA54E8" w14:paraId="1749D280" w14:textId="77777777" w:rsidTr="001B3722">
        <w:tc>
          <w:tcPr>
            <w:tcW w:w="1565" w:type="dxa"/>
          </w:tcPr>
          <w:p w14:paraId="76A04CED" w14:textId="1580BB63"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Crm Tenant Id</w:t>
            </w:r>
          </w:p>
        </w:tc>
        <w:tc>
          <w:tcPr>
            <w:tcW w:w="5270" w:type="dxa"/>
          </w:tcPr>
          <w:p w14:paraId="7EB40E3D" w14:textId="192864A3"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Azure Active Directory identifier</w:t>
            </w:r>
          </w:p>
        </w:tc>
        <w:tc>
          <w:tcPr>
            <w:tcW w:w="2520" w:type="dxa"/>
          </w:tcPr>
          <w:p w14:paraId="5C933AF6" w14:textId="6E1DC7F0"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488d3e41-7005-4a64-8…</w:t>
            </w:r>
          </w:p>
        </w:tc>
      </w:tr>
    </w:tbl>
    <w:p w14:paraId="695D6AD3" w14:textId="0B9C2978" w:rsidR="00CC4A35" w:rsidRPr="00BA54E8" w:rsidRDefault="00CC4A35" w:rsidP="001647A0">
      <w:pPr>
        <w:pStyle w:val="ListParagraph"/>
        <w:spacing w:after="0" w:line="240" w:lineRule="auto"/>
        <w:contextualSpacing w:val="0"/>
        <w:rPr>
          <w:rFonts w:asciiTheme="majorHAnsi" w:eastAsia="Times New Roman" w:hAnsiTheme="majorHAnsi" w:cstheme="majorHAnsi"/>
          <w:sz w:val="20"/>
          <w:szCs w:val="20"/>
        </w:rPr>
      </w:pPr>
    </w:p>
    <w:p w14:paraId="00EFA695" w14:textId="77777777" w:rsidR="00CC4A35" w:rsidRPr="00BA54E8" w:rsidRDefault="00CC4A35" w:rsidP="001647A0">
      <w:pPr>
        <w:spacing w:after="0" w:line="240" w:lineRule="auto"/>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br w:type="page"/>
      </w:r>
    </w:p>
    <w:p w14:paraId="7BBB3630" w14:textId="24305FDB" w:rsidR="00CC4A35" w:rsidRDefault="00CC4A35" w:rsidP="001125E3">
      <w:pPr>
        <w:pStyle w:val="ListParagraph"/>
        <w:numPr>
          <w:ilvl w:val="0"/>
          <w:numId w:val="13"/>
        </w:numPr>
        <w:spacing w:after="0" w:line="240" w:lineRule="auto"/>
        <w:contextualSpacing w:val="0"/>
        <w:rPr>
          <w:rFonts w:eastAsia="Times New Roman"/>
          <w:sz w:val="20"/>
          <w:szCs w:val="20"/>
        </w:rPr>
      </w:pPr>
      <w:r w:rsidRPr="001054DB">
        <w:rPr>
          <w:rFonts w:eastAsia="Times New Roman"/>
          <w:sz w:val="20"/>
          <w:szCs w:val="20"/>
        </w:rPr>
        <w:t xml:space="preserve">Using the above example inputs, the template will look </w:t>
      </w:r>
      <w:r w:rsidR="00662F46">
        <w:rPr>
          <w:rFonts w:eastAsia="Times New Roman"/>
          <w:sz w:val="20"/>
          <w:szCs w:val="20"/>
        </w:rPr>
        <w:t>like this</w:t>
      </w:r>
      <w:r w:rsidRPr="001054DB">
        <w:rPr>
          <w:rFonts w:eastAsia="Times New Roman"/>
          <w:sz w:val="20"/>
          <w:szCs w:val="20"/>
        </w:rPr>
        <w:t>:</w:t>
      </w:r>
    </w:p>
    <w:p w14:paraId="51C3636D" w14:textId="77777777" w:rsidR="001054DB" w:rsidRPr="001054DB" w:rsidRDefault="001054DB" w:rsidP="001054DB">
      <w:pPr>
        <w:pStyle w:val="ListParagraph"/>
        <w:spacing w:after="0" w:line="240" w:lineRule="auto"/>
        <w:contextualSpacing w:val="0"/>
        <w:rPr>
          <w:rFonts w:eastAsia="Times New Roman"/>
          <w:sz w:val="20"/>
          <w:szCs w:val="20"/>
        </w:rPr>
      </w:pPr>
    </w:p>
    <w:p w14:paraId="64B3A27B" w14:textId="2427D295" w:rsidR="00393181" w:rsidRPr="001054DB" w:rsidRDefault="19CF4521" w:rsidP="001647A0">
      <w:pPr>
        <w:spacing w:after="0" w:line="240" w:lineRule="auto"/>
        <w:jc w:val="center"/>
        <w:rPr>
          <w:rFonts w:eastAsia="Times New Roman"/>
          <w:sz w:val="20"/>
          <w:szCs w:val="20"/>
        </w:rPr>
      </w:pPr>
      <w:r>
        <w:rPr>
          <w:noProof/>
        </w:rPr>
        <w:drawing>
          <wp:inline distT="0" distB="0" distL="0" distR="0" wp14:anchorId="6E40C8B7" wp14:editId="2A2C981B">
            <wp:extent cx="4320000" cy="3448615"/>
            <wp:effectExtent l="0" t="0" r="4445" b="0"/>
            <wp:docPr id="1066778576" name="Picture 13" descr="Sample screenshot of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5">
                      <a:extLst>
                        <a:ext uri="{28A0092B-C50C-407E-A947-70E740481C1C}">
                          <a14:useLocalDpi xmlns:a14="http://schemas.microsoft.com/office/drawing/2010/main" val="0"/>
                        </a:ext>
                      </a:extLst>
                    </a:blip>
                    <a:stretch>
                      <a:fillRect/>
                    </a:stretch>
                  </pic:blipFill>
                  <pic:spPr>
                    <a:xfrm>
                      <a:off x="0" y="0"/>
                      <a:ext cx="4320000" cy="3448615"/>
                    </a:xfrm>
                    <a:prstGeom prst="rect">
                      <a:avLst/>
                    </a:prstGeom>
                  </pic:spPr>
                </pic:pic>
              </a:graphicData>
            </a:graphic>
          </wp:inline>
        </w:drawing>
      </w:r>
    </w:p>
    <w:p w14:paraId="26C66217" w14:textId="77777777" w:rsidR="000D0267" w:rsidRPr="001054DB" w:rsidRDefault="000D0267" w:rsidP="001647A0">
      <w:pPr>
        <w:spacing w:after="0" w:line="240" w:lineRule="auto"/>
        <w:jc w:val="center"/>
        <w:rPr>
          <w:rFonts w:eastAsia="Times New Roman"/>
          <w:sz w:val="20"/>
          <w:szCs w:val="20"/>
        </w:rPr>
      </w:pPr>
    </w:p>
    <w:p w14:paraId="485D3954" w14:textId="6D95845F" w:rsidR="008D05A9" w:rsidRDefault="00BE21C1" w:rsidP="001125E3">
      <w:pPr>
        <w:pStyle w:val="ListParagraph"/>
        <w:numPr>
          <w:ilvl w:val="0"/>
          <w:numId w:val="13"/>
        </w:numPr>
        <w:spacing w:after="0" w:line="240" w:lineRule="auto"/>
        <w:contextualSpacing w:val="0"/>
        <w:rPr>
          <w:rFonts w:eastAsia="Times New Roman"/>
          <w:sz w:val="20"/>
          <w:szCs w:val="20"/>
        </w:rPr>
      </w:pPr>
      <w:r w:rsidRPr="001054DB">
        <w:rPr>
          <w:rFonts w:eastAsia="Times New Roman"/>
          <w:sz w:val="20"/>
          <w:szCs w:val="20"/>
        </w:rPr>
        <w:t xml:space="preserve">To start the process, select </w:t>
      </w:r>
      <w:r w:rsidR="001C2D25">
        <w:rPr>
          <w:rFonts w:eastAsia="Times New Roman"/>
          <w:sz w:val="20"/>
          <w:szCs w:val="20"/>
        </w:rPr>
        <w:t>‘</w:t>
      </w:r>
      <w:r w:rsidRPr="001054DB">
        <w:rPr>
          <w:rFonts w:eastAsia="Times New Roman"/>
          <w:sz w:val="20"/>
          <w:szCs w:val="20"/>
        </w:rPr>
        <w:t>I agree to the te</w:t>
      </w:r>
      <w:r w:rsidR="002006B1" w:rsidRPr="001054DB">
        <w:rPr>
          <w:rFonts w:eastAsia="Times New Roman"/>
          <w:sz w:val="20"/>
          <w:szCs w:val="20"/>
        </w:rPr>
        <w:t>rms and conditions stated above</w:t>
      </w:r>
      <w:r w:rsidR="00135DF9">
        <w:rPr>
          <w:rFonts w:eastAsia="Times New Roman"/>
          <w:sz w:val="20"/>
          <w:szCs w:val="20"/>
        </w:rPr>
        <w:t>.</w:t>
      </w:r>
      <w:r w:rsidR="001C2D25">
        <w:rPr>
          <w:rFonts w:eastAsia="Times New Roman"/>
          <w:sz w:val="20"/>
          <w:szCs w:val="20"/>
        </w:rPr>
        <w:t>’</w:t>
      </w:r>
    </w:p>
    <w:p w14:paraId="44C4F0E6" w14:textId="77777777" w:rsidR="001054DB" w:rsidRPr="001054DB" w:rsidRDefault="001054DB" w:rsidP="001054DB">
      <w:pPr>
        <w:pStyle w:val="ListParagraph"/>
        <w:spacing w:after="0" w:line="240" w:lineRule="auto"/>
        <w:contextualSpacing w:val="0"/>
        <w:rPr>
          <w:rFonts w:eastAsia="Times New Roman"/>
          <w:sz w:val="20"/>
          <w:szCs w:val="20"/>
        </w:rPr>
      </w:pPr>
    </w:p>
    <w:p w14:paraId="44C058DC" w14:textId="683ADE0A" w:rsidR="00BE21C1" w:rsidRPr="001054DB" w:rsidRDefault="137D2EDF" w:rsidP="001647A0">
      <w:pPr>
        <w:pStyle w:val="ListParagraph"/>
        <w:spacing w:after="0" w:line="240" w:lineRule="auto"/>
        <w:contextualSpacing w:val="0"/>
        <w:rPr>
          <w:rFonts w:eastAsia="Times New Roman"/>
          <w:sz w:val="20"/>
          <w:szCs w:val="20"/>
        </w:rPr>
      </w:pPr>
      <w:r>
        <w:rPr>
          <w:noProof/>
        </w:rPr>
        <w:drawing>
          <wp:inline distT="0" distB="0" distL="0" distR="0" wp14:anchorId="1EED6FE8" wp14:editId="53F89EC3">
            <wp:extent cx="5943600" cy="1827530"/>
            <wp:effectExtent l="0" t="0" r="0" b="1270"/>
            <wp:docPr id="2003551926" name="Picture 12" descr="Sample screenshot of terms and cond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6">
                      <a:extLst>
                        <a:ext uri="{28A0092B-C50C-407E-A947-70E740481C1C}">
                          <a14:useLocalDpi xmlns:a14="http://schemas.microsoft.com/office/drawing/2010/main" val="0"/>
                        </a:ext>
                      </a:extLst>
                    </a:blip>
                    <a:stretch>
                      <a:fillRect/>
                    </a:stretch>
                  </pic:blipFill>
                  <pic:spPr>
                    <a:xfrm>
                      <a:off x="0" y="0"/>
                      <a:ext cx="5943600" cy="1827530"/>
                    </a:xfrm>
                    <a:prstGeom prst="rect">
                      <a:avLst/>
                    </a:prstGeom>
                  </pic:spPr>
                </pic:pic>
              </a:graphicData>
            </a:graphic>
          </wp:inline>
        </w:drawing>
      </w:r>
    </w:p>
    <w:p w14:paraId="35650864" w14:textId="77777777" w:rsidR="000D0267" w:rsidRPr="001054DB" w:rsidRDefault="000D0267" w:rsidP="001647A0">
      <w:pPr>
        <w:pStyle w:val="ListParagraph"/>
        <w:spacing w:after="0" w:line="240" w:lineRule="auto"/>
        <w:contextualSpacing w:val="0"/>
        <w:rPr>
          <w:rFonts w:eastAsia="Times New Roman"/>
          <w:sz w:val="20"/>
          <w:szCs w:val="20"/>
        </w:rPr>
      </w:pPr>
    </w:p>
    <w:p w14:paraId="275F8161" w14:textId="6347F809" w:rsidR="000D0267" w:rsidRPr="003E1690" w:rsidRDefault="008D05A9" w:rsidP="001125E3">
      <w:pPr>
        <w:pStyle w:val="ListParagraph"/>
        <w:numPr>
          <w:ilvl w:val="0"/>
          <w:numId w:val="13"/>
        </w:numPr>
        <w:spacing w:after="0" w:line="240" w:lineRule="auto"/>
        <w:contextualSpacing w:val="0"/>
        <w:rPr>
          <w:rFonts w:eastAsia="Times New Roman"/>
          <w:sz w:val="20"/>
          <w:szCs w:val="20"/>
        </w:rPr>
      </w:pPr>
      <w:r w:rsidRPr="001054DB">
        <w:rPr>
          <w:rFonts w:eastAsia="Times New Roman"/>
          <w:sz w:val="20"/>
          <w:szCs w:val="20"/>
        </w:rPr>
        <w:t>Proceed to create</w:t>
      </w:r>
      <w:r w:rsidR="00135DF9">
        <w:rPr>
          <w:rFonts w:eastAsia="Times New Roman"/>
          <w:sz w:val="20"/>
          <w:szCs w:val="20"/>
        </w:rPr>
        <w:t>.</w:t>
      </w:r>
    </w:p>
    <w:p w14:paraId="1F3D68F1" w14:textId="086B325F" w:rsidR="00102671" w:rsidRPr="001054DB" w:rsidRDefault="00CB3A66" w:rsidP="001125E3">
      <w:pPr>
        <w:pStyle w:val="ListParagraph"/>
        <w:numPr>
          <w:ilvl w:val="0"/>
          <w:numId w:val="13"/>
        </w:numPr>
        <w:spacing w:after="0" w:line="240" w:lineRule="auto"/>
        <w:contextualSpacing w:val="0"/>
        <w:rPr>
          <w:rFonts w:eastAsia="Times New Roman"/>
          <w:sz w:val="20"/>
          <w:szCs w:val="20"/>
        </w:rPr>
      </w:pPr>
      <w:r w:rsidRPr="001054DB">
        <w:rPr>
          <w:rFonts w:eastAsia="Times New Roman"/>
          <w:sz w:val="20"/>
          <w:szCs w:val="20"/>
        </w:rPr>
        <w:t xml:space="preserve">Review the </w:t>
      </w:r>
      <w:r w:rsidR="00731328" w:rsidRPr="001054DB">
        <w:rPr>
          <w:rFonts w:eastAsia="Times New Roman"/>
          <w:sz w:val="20"/>
          <w:szCs w:val="20"/>
        </w:rPr>
        <w:t>completed process</w:t>
      </w:r>
      <w:r w:rsidR="003E1690">
        <w:rPr>
          <w:rFonts w:eastAsia="Times New Roman"/>
          <w:sz w:val="20"/>
          <w:szCs w:val="20"/>
        </w:rPr>
        <w:t>. A</w:t>
      </w:r>
      <w:r w:rsidR="00731328" w:rsidRPr="001054DB">
        <w:rPr>
          <w:rFonts w:eastAsia="Times New Roman"/>
          <w:sz w:val="20"/>
          <w:szCs w:val="20"/>
        </w:rPr>
        <w:t xml:space="preserve">ny errors presented during the deployment of the template will result </w:t>
      </w:r>
      <w:r w:rsidR="00AA798D" w:rsidRPr="001054DB">
        <w:rPr>
          <w:rFonts w:eastAsia="Times New Roman"/>
          <w:sz w:val="20"/>
          <w:szCs w:val="20"/>
        </w:rPr>
        <w:t xml:space="preserve">in an </w:t>
      </w:r>
      <w:r w:rsidR="008E5DAD" w:rsidRPr="001054DB">
        <w:rPr>
          <w:rFonts w:eastAsia="Times New Roman"/>
          <w:sz w:val="20"/>
          <w:szCs w:val="20"/>
        </w:rPr>
        <w:t>administrator</w:t>
      </w:r>
      <w:r w:rsidR="00AA798D" w:rsidRPr="001054DB">
        <w:rPr>
          <w:rFonts w:eastAsia="Times New Roman"/>
          <w:sz w:val="20"/>
          <w:szCs w:val="20"/>
        </w:rPr>
        <w:t xml:space="preserve"> needing to delete the components, correct the input error</w:t>
      </w:r>
      <w:r w:rsidR="003E1690">
        <w:rPr>
          <w:rFonts w:eastAsia="Times New Roman"/>
          <w:sz w:val="20"/>
          <w:szCs w:val="20"/>
        </w:rPr>
        <w:t>,</w:t>
      </w:r>
      <w:r w:rsidR="00AA798D" w:rsidRPr="001054DB">
        <w:rPr>
          <w:rFonts w:eastAsia="Times New Roman"/>
          <w:sz w:val="20"/>
          <w:szCs w:val="20"/>
        </w:rPr>
        <w:t xml:space="preserve"> and </w:t>
      </w:r>
      <w:r w:rsidR="008E5DAD" w:rsidRPr="001054DB">
        <w:rPr>
          <w:rFonts w:eastAsia="Times New Roman"/>
          <w:sz w:val="20"/>
          <w:szCs w:val="20"/>
        </w:rPr>
        <w:t xml:space="preserve">re-run the template. </w:t>
      </w:r>
    </w:p>
    <w:p w14:paraId="28DF227F" w14:textId="479A3A62" w:rsidR="000D0267" w:rsidRPr="001054DB" w:rsidRDefault="000D0267" w:rsidP="001647A0">
      <w:pPr>
        <w:spacing w:after="0" w:line="240" w:lineRule="auto"/>
        <w:rPr>
          <w:rFonts w:eastAsia="Times New Roman"/>
          <w:sz w:val="20"/>
          <w:szCs w:val="20"/>
        </w:rPr>
      </w:pPr>
      <w:r w:rsidRPr="001054DB">
        <w:rPr>
          <w:rFonts w:eastAsia="Times New Roman"/>
          <w:sz w:val="20"/>
          <w:szCs w:val="20"/>
        </w:rPr>
        <w:br w:type="page"/>
      </w:r>
    </w:p>
    <w:p w14:paraId="7A76FC91" w14:textId="7CC6E39E" w:rsidR="00D96EBC" w:rsidRPr="00135DF9" w:rsidRDefault="00D96EBC" w:rsidP="001125E3">
      <w:pPr>
        <w:pStyle w:val="ListParagraph"/>
        <w:numPr>
          <w:ilvl w:val="0"/>
          <w:numId w:val="13"/>
        </w:numPr>
        <w:spacing w:after="0" w:line="240" w:lineRule="auto"/>
        <w:contextualSpacing w:val="0"/>
        <w:rPr>
          <w:rFonts w:eastAsia="Times New Roman"/>
          <w:sz w:val="20"/>
          <w:szCs w:val="20"/>
        </w:rPr>
      </w:pPr>
      <w:r w:rsidRPr="00135DF9">
        <w:rPr>
          <w:rFonts w:eastAsia="Times New Roman"/>
          <w:sz w:val="20"/>
          <w:szCs w:val="20"/>
        </w:rPr>
        <w:t>The process will create the following components:</w:t>
      </w:r>
    </w:p>
    <w:p w14:paraId="751715E9" w14:textId="77777777" w:rsidR="00D35AB3" w:rsidRPr="00135DF9" w:rsidRDefault="00D35AB3" w:rsidP="001647A0">
      <w:pPr>
        <w:pStyle w:val="ListParagraph"/>
        <w:spacing w:after="0" w:line="240" w:lineRule="auto"/>
        <w:contextualSpacing w:val="0"/>
        <w:rPr>
          <w:rFonts w:eastAsia="Times New Roman"/>
          <w:sz w:val="20"/>
          <w:szCs w:val="20"/>
        </w:rPr>
      </w:pPr>
    </w:p>
    <w:tbl>
      <w:tblPr>
        <w:tblStyle w:val="TableGrid"/>
        <w:tblW w:w="9088" w:type="dxa"/>
        <w:tblInd w:w="607" w:type="dxa"/>
        <w:tblLook w:val="04A0" w:firstRow="1" w:lastRow="0" w:firstColumn="1" w:lastColumn="0" w:noHBand="0" w:noVBand="1"/>
      </w:tblPr>
      <w:tblGrid>
        <w:gridCol w:w="4644"/>
        <w:gridCol w:w="4444"/>
      </w:tblGrid>
      <w:tr w:rsidR="000D0267" w:rsidRPr="00135DF9" w14:paraId="6DF3282F" w14:textId="77777777" w:rsidTr="00A14709">
        <w:tc>
          <w:tcPr>
            <w:tcW w:w="4644" w:type="dxa"/>
          </w:tcPr>
          <w:p w14:paraId="208C0CFE" w14:textId="59148B0C" w:rsidR="000D0267" w:rsidRPr="00135DF9" w:rsidRDefault="000D0267" w:rsidP="001647A0">
            <w:pPr>
              <w:pStyle w:val="ListParagraph"/>
              <w:ind w:left="0"/>
              <w:contextualSpacing w:val="0"/>
              <w:rPr>
                <w:rFonts w:eastAsia="Times New Roman"/>
                <w:sz w:val="20"/>
                <w:szCs w:val="20"/>
              </w:rPr>
            </w:pPr>
            <w:r w:rsidRPr="00135DF9">
              <w:rPr>
                <w:rFonts w:eastAsia="Times New Roman"/>
                <w:sz w:val="20"/>
                <w:szCs w:val="20"/>
              </w:rPr>
              <w:t>Azure Component</w:t>
            </w:r>
          </w:p>
        </w:tc>
        <w:tc>
          <w:tcPr>
            <w:tcW w:w="4444" w:type="dxa"/>
          </w:tcPr>
          <w:p w14:paraId="37DB2A51" w14:textId="46BCA45D" w:rsidR="000D0267" w:rsidRPr="00135DF9" w:rsidRDefault="000D0267" w:rsidP="001647A0">
            <w:pPr>
              <w:pStyle w:val="ListParagraph"/>
              <w:ind w:left="0"/>
              <w:contextualSpacing w:val="0"/>
              <w:rPr>
                <w:rFonts w:eastAsia="Times New Roman"/>
                <w:sz w:val="20"/>
                <w:szCs w:val="20"/>
              </w:rPr>
            </w:pPr>
            <w:r w:rsidRPr="00135DF9">
              <w:rPr>
                <w:rFonts w:eastAsia="Times New Roman"/>
                <w:sz w:val="20"/>
                <w:szCs w:val="20"/>
              </w:rPr>
              <w:t>Example Name (Using the Above Example)</w:t>
            </w:r>
          </w:p>
        </w:tc>
      </w:tr>
      <w:tr w:rsidR="000D0267" w:rsidRPr="00135DF9" w14:paraId="629BD937" w14:textId="77777777" w:rsidTr="00A14709">
        <w:tc>
          <w:tcPr>
            <w:tcW w:w="4644" w:type="dxa"/>
          </w:tcPr>
          <w:p w14:paraId="24598D36" w14:textId="14298727" w:rsidR="000D0267" w:rsidRPr="00135DF9" w:rsidRDefault="000D0267" w:rsidP="001647A0">
            <w:pPr>
              <w:pStyle w:val="ListParagraph"/>
              <w:ind w:left="0"/>
              <w:contextualSpacing w:val="0"/>
              <w:rPr>
                <w:rFonts w:eastAsia="Times New Roman"/>
                <w:sz w:val="20"/>
                <w:szCs w:val="20"/>
              </w:rPr>
            </w:pPr>
            <w:r w:rsidRPr="00135DF9">
              <w:rPr>
                <w:rFonts w:eastAsia="Times New Roman"/>
                <w:sz w:val="20"/>
                <w:szCs w:val="20"/>
              </w:rPr>
              <w:t>Service Plan</w:t>
            </w:r>
          </w:p>
        </w:tc>
        <w:tc>
          <w:tcPr>
            <w:tcW w:w="4444" w:type="dxa"/>
          </w:tcPr>
          <w:p w14:paraId="1A8B0718" w14:textId="1F768CD7" w:rsidR="000D0267" w:rsidRPr="00135DF9" w:rsidRDefault="009F13C9" w:rsidP="001647A0">
            <w:pPr>
              <w:pStyle w:val="ListParagraph"/>
              <w:ind w:left="0"/>
              <w:contextualSpacing w:val="0"/>
              <w:rPr>
                <w:rFonts w:eastAsia="Times New Roman"/>
                <w:sz w:val="20"/>
                <w:szCs w:val="20"/>
              </w:rPr>
            </w:pPr>
            <w:r w:rsidRPr="00135DF9">
              <w:rPr>
                <w:rFonts w:eastAsia="Times New Roman"/>
                <w:sz w:val="20"/>
                <w:szCs w:val="20"/>
              </w:rPr>
              <w:t>Contoso</w:t>
            </w:r>
            <w:r w:rsidR="004A5E30" w:rsidRPr="00135DF9">
              <w:rPr>
                <w:rFonts w:eastAsia="Times New Roman"/>
                <w:sz w:val="20"/>
                <w:szCs w:val="20"/>
              </w:rPr>
              <w:t>-AppServicePlan</w:t>
            </w:r>
          </w:p>
        </w:tc>
      </w:tr>
      <w:tr w:rsidR="000D0267" w:rsidRPr="00135DF9" w14:paraId="1299F50E" w14:textId="77777777" w:rsidTr="00A14709">
        <w:tc>
          <w:tcPr>
            <w:tcW w:w="4644" w:type="dxa"/>
          </w:tcPr>
          <w:p w14:paraId="0FE90759" w14:textId="5A82306E" w:rsidR="000D0267" w:rsidRPr="00135DF9" w:rsidRDefault="000D0267" w:rsidP="001647A0">
            <w:pPr>
              <w:pStyle w:val="ListParagraph"/>
              <w:ind w:left="0"/>
              <w:contextualSpacing w:val="0"/>
              <w:rPr>
                <w:rFonts w:eastAsia="Times New Roman"/>
                <w:sz w:val="20"/>
                <w:szCs w:val="20"/>
              </w:rPr>
            </w:pPr>
            <w:r w:rsidRPr="00135DF9">
              <w:rPr>
                <w:rFonts w:eastAsia="Times New Roman"/>
                <w:sz w:val="20"/>
                <w:szCs w:val="20"/>
              </w:rPr>
              <w:t>SQL Server</w:t>
            </w:r>
          </w:p>
        </w:tc>
        <w:tc>
          <w:tcPr>
            <w:tcW w:w="4444" w:type="dxa"/>
          </w:tcPr>
          <w:p w14:paraId="79CB982D" w14:textId="0C040CC6" w:rsidR="000D0267"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4A5E30" w:rsidRPr="00135DF9">
              <w:rPr>
                <w:rFonts w:eastAsia="Times New Roman"/>
                <w:sz w:val="20"/>
                <w:szCs w:val="20"/>
              </w:rPr>
              <w:t>-sqlserver-prod</w:t>
            </w:r>
          </w:p>
        </w:tc>
      </w:tr>
      <w:tr w:rsidR="000D0267" w:rsidRPr="00135DF9" w14:paraId="7A545A30" w14:textId="77777777" w:rsidTr="00A14709">
        <w:tc>
          <w:tcPr>
            <w:tcW w:w="4644" w:type="dxa"/>
          </w:tcPr>
          <w:p w14:paraId="375AD38F" w14:textId="1F831130" w:rsidR="000D0267" w:rsidRPr="00135DF9" w:rsidRDefault="005C3ED9" w:rsidP="001647A0">
            <w:pPr>
              <w:pStyle w:val="ListParagraph"/>
              <w:ind w:left="0"/>
              <w:contextualSpacing w:val="0"/>
              <w:rPr>
                <w:rFonts w:eastAsia="Times New Roman"/>
                <w:sz w:val="20"/>
                <w:szCs w:val="20"/>
              </w:rPr>
            </w:pPr>
            <w:r w:rsidRPr="00135DF9">
              <w:rPr>
                <w:rFonts w:eastAsia="Times New Roman"/>
                <w:sz w:val="20"/>
                <w:szCs w:val="20"/>
              </w:rPr>
              <w:t>SQL Database</w:t>
            </w:r>
          </w:p>
        </w:tc>
        <w:tc>
          <w:tcPr>
            <w:tcW w:w="4444" w:type="dxa"/>
          </w:tcPr>
          <w:p w14:paraId="3272D4A4" w14:textId="75C8B20B" w:rsidR="000D0267"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4A5E30" w:rsidRPr="00135DF9">
              <w:rPr>
                <w:rFonts w:eastAsia="Times New Roman"/>
                <w:sz w:val="20"/>
                <w:szCs w:val="20"/>
              </w:rPr>
              <w:t>-db-</w:t>
            </w:r>
            <w:del w:id="524" w:author="Author">
              <w:r w:rsidR="009F13C9" w:rsidRPr="00135DF9" w:rsidDel="00CC2DF0">
                <w:rPr>
                  <w:rFonts w:eastAsia="Times New Roman"/>
                  <w:sz w:val="20"/>
                  <w:szCs w:val="20"/>
                </w:rPr>
                <w:delText xml:space="preserve"> </w:delText>
              </w:r>
            </w:del>
            <w:r w:rsidR="009F13C9" w:rsidRPr="00135DF9">
              <w:rPr>
                <w:rFonts w:eastAsia="Times New Roman"/>
                <w:sz w:val="20"/>
                <w:szCs w:val="20"/>
              </w:rPr>
              <w:t>prod</w:t>
            </w:r>
          </w:p>
        </w:tc>
      </w:tr>
      <w:tr w:rsidR="000D0267" w:rsidRPr="00135DF9" w14:paraId="3336EBD5" w14:textId="77777777" w:rsidTr="00A14709">
        <w:tc>
          <w:tcPr>
            <w:tcW w:w="4644" w:type="dxa"/>
          </w:tcPr>
          <w:p w14:paraId="1114CFA3" w14:textId="7B7128E6" w:rsidR="000D0267" w:rsidRPr="00135DF9" w:rsidRDefault="005C3ED9" w:rsidP="001647A0">
            <w:pPr>
              <w:pStyle w:val="ListParagraph"/>
              <w:ind w:left="0"/>
              <w:contextualSpacing w:val="0"/>
              <w:rPr>
                <w:rFonts w:eastAsia="Times New Roman"/>
                <w:sz w:val="20"/>
                <w:szCs w:val="20"/>
              </w:rPr>
            </w:pPr>
            <w:r w:rsidRPr="00135DF9">
              <w:rPr>
                <w:rFonts w:eastAsia="Times New Roman"/>
                <w:sz w:val="20"/>
                <w:szCs w:val="20"/>
              </w:rPr>
              <w:t>SQL Database Username</w:t>
            </w:r>
          </w:p>
        </w:tc>
        <w:tc>
          <w:tcPr>
            <w:tcW w:w="4444" w:type="dxa"/>
          </w:tcPr>
          <w:p w14:paraId="666E5EC7" w14:textId="2514080E" w:rsidR="000D0267" w:rsidRPr="00135DF9" w:rsidRDefault="00D35AB3" w:rsidP="001647A0">
            <w:pPr>
              <w:pStyle w:val="ListParagraph"/>
              <w:ind w:left="0"/>
              <w:contextualSpacing w:val="0"/>
              <w:rPr>
                <w:rFonts w:eastAsia="Times New Roman"/>
                <w:sz w:val="20"/>
                <w:szCs w:val="20"/>
              </w:rPr>
            </w:pPr>
            <w:r w:rsidRPr="00135DF9">
              <w:rPr>
                <w:rFonts w:eastAsia="Times New Roman"/>
                <w:sz w:val="20"/>
                <w:szCs w:val="20"/>
              </w:rPr>
              <w:t>Contoso_prod_user</w:t>
            </w:r>
          </w:p>
        </w:tc>
      </w:tr>
      <w:tr w:rsidR="000D0267" w:rsidRPr="00135DF9" w14:paraId="5FAF5BD0" w14:textId="77777777" w:rsidTr="00A14709">
        <w:tc>
          <w:tcPr>
            <w:tcW w:w="4644" w:type="dxa"/>
          </w:tcPr>
          <w:p w14:paraId="5D0227AA" w14:textId="5A77D62A" w:rsidR="000D0267" w:rsidRPr="00135DF9" w:rsidRDefault="005C3ED9" w:rsidP="001647A0">
            <w:pPr>
              <w:pStyle w:val="ListParagraph"/>
              <w:ind w:left="0"/>
              <w:contextualSpacing w:val="0"/>
              <w:rPr>
                <w:rFonts w:eastAsia="Times New Roman"/>
                <w:sz w:val="20"/>
                <w:szCs w:val="20"/>
              </w:rPr>
            </w:pPr>
            <w:r w:rsidRPr="00135DF9">
              <w:rPr>
                <w:rFonts w:eastAsia="Times New Roman"/>
                <w:sz w:val="20"/>
                <w:szCs w:val="20"/>
              </w:rPr>
              <w:t>Secure Key Vault</w:t>
            </w:r>
          </w:p>
        </w:tc>
        <w:tc>
          <w:tcPr>
            <w:tcW w:w="4444" w:type="dxa"/>
          </w:tcPr>
          <w:p w14:paraId="36B88411" w14:textId="58B2FA82" w:rsidR="000D0267"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984D76" w:rsidRPr="00135DF9">
              <w:rPr>
                <w:rFonts w:eastAsia="Times New Roman"/>
                <w:sz w:val="20"/>
                <w:szCs w:val="20"/>
              </w:rPr>
              <w:t>-vault-</w:t>
            </w:r>
            <w:r w:rsidR="009F13C9" w:rsidRPr="00135DF9">
              <w:rPr>
                <w:rFonts w:eastAsia="Times New Roman"/>
                <w:sz w:val="20"/>
                <w:szCs w:val="20"/>
              </w:rPr>
              <w:t>prod</w:t>
            </w:r>
          </w:p>
        </w:tc>
      </w:tr>
      <w:tr w:rsidR="000D0267" w:rsidRPr="00135DF9" w14:paraId="6360A28B" w14:textId="77777777" w:rsidTr="00A14709">
        <w:tc>
          <w:tcPr>
            <w:tcW w:w="4644" w:type="dxa"/>
          </w:tcPr>
          <w:p w14:paraId="65621A05" w14:textId="191C0D11" w:rsidR="000D0267" w:rsidRPr="00135DF9" w:rsidRDefault="005C3ED9" w:rsidP="001647A0">
            <w:pPr>
              <w:pStyle w:val="ListParagraph"/>
              <w:ind w:left="0"/>
              <w:contextualSpacing w:val="0"/>
              <w:rPr>
                <w:rFonts w:eastAsia="Times New Roman"/>
                <w:sz w:val="20"/>
                <w:szCs w:val="20"/>
              </w:rPr>
            </w:pPr>
            <w:r w:rsidRPr="00135DF9">
              <w:rPr>
                <w:rFonts w:eastAsia="Times New Roman"/>
                <w:sz w:val="20"/>
                <w:szCs w:val="20"/>
              </w:rPr>
              <w:t>Azure Storage Account</w:t>
            </w:r>
          </w:p>
        </w:tc>
        <w:tc>
          <w:tcPr>
            <w:tcW w:w="4444" w:type="dxa"/>
          </w:tcPr>
          <w:p w14:paraId="7F8D1B63" w14:textId="036AB6E2" w:rsidR="000D0267"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984D76" w:rsidRPr="00135DF9">
              <w:rPr>
                <w:rFonts w:eastAsia="Times New Roman"/>
                <w:sz w:val="20"/>
                <w:szCs w:val="20"/>
              </w:rPr>
              <w:t>storage</w:t>
            </w:r>
            <w:r w:rsidR="009F13C9" w:rsidRPr="00135DF9">
              <w:rPr>
                <w:rFonts w:eastAsia="Times New Roman"/>
                <w:sz w:val="20"/>
                <w:szCs w:val="20"/>
              </w:rPr>
              <w:t>prod</w:t>
            </w:r>
          </w:p>
        </w:tc>
      </w:tr>
      <w:tr w:rsidR="000D0267" w:rsidRPr="00135DF9" w14:paraId="7B1C1657" w14:textId="77777777" w:rsidTr="00A14709">
        <w:tc>
          <w:tcPr>
            <w:tcW w:w="4644" w:type="dxa"/>
          </w:tcPr>
          <w:p w14:paraId="0D4898D3" w14:textId="304C2C78" w:rsidR="000D0267" w:rsidRPr="00135DF9" w:rsidRDefault="00786BAD" w:rsidP="001647A0">
            <w:pPr>
              <w:pStyle w:val="ListParagraph"/>
              <w:ind w:left="0"/>
              <w:contextualSpacing w:val="0"/>
              <w:rPr>
                <w:rFonts w:eastAsia="Times New Roman"/>
                <w:sz w:val="20"/>
                <w:szCs w:val="20"/>
              </w:rPr>
            </w:pPr>
            <w:r w:rsidRPr="00135DF9">
              <w:rPr>
                <w:rFonts w:eastAsia="Times New Roman"/>
                <w:sz w:val="20"/>
                <w:szCs w:val="20"/>
              </w:rPr>
              <w:t xml:space="preserve">Azure Function </w:t>
            </w:r>
          </w:p>
        </w:tc>
        <w:tc>
          <w:tcPr>
            <w:tcW w:w="4444" w:type="dxa"/>
          </w:tcPr>
          <w:p w14:paraId="351B8077" w14:textId="6CAC543C" w:rsidR="000D0267"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984D76" w:rsidRPr="00135DF9">
              <w:rPr>
                <w:rFonts w:eastAsia="Times New Roman"/>
                <w:sz w:val="20"/>
                <w:szCs w:val="20"/>
              </w:rPr>
              <w:t>-BackgroundServices-</w:t>
            </w:r>
            <w:r w:rsidR="009F13C9" w:rsidRPr="00135DF9">
              <w:rPr>
                <w:rFonts w:eastAsia="Times New Roman"/>
                <w:sz w:val="20"/>
                <w:szCs w:val="20"/>
              </w:rPr>
              <w:t>prod</w:t>
            </w:r>
          </w:p>
        </w:tc>
      </w:tr>
      <w:tr w:rsidR="00786BAD" w:rsidRPr="00135DF9" w14:paraId="40EE47A9" w14:textId="77777777" w:rsidTr="00A14709">
        <w:tc>
          <w:tcPr>
            <w:tcW w:w="4644" w:type="dxa"/>
          </w:tcPr>
          <w:p w14:paraId="59EE7DC7" w14:textId="1E34BE36" w:rsidR="00786BAD" w:rsidRPr="00135DF9" w:rsidRDefault="00786BAD" w:rsidP="001647A0">
            <w:pPr>
              <w:pStyle w:val="ListParagraph"/>
              <w:ind w:left="0"/>
              <w:contextualSpacing w:val="0"/>
              <w:rPr>
                <w:rFonts w:eastAsia="Times New Roman"/>
                <w:sz w:val="20"/>
                <w:szCs w:val="20"/>
              </w:rPr>
            </w:pPr>
            <w:r w:rsidRPr="00135DF9">
              <w:rPr>
                <w:rFonts w:eastAsia="Times New Roman"/>
                <w:sz w:val="20"/>
                <w:szCs w:val="20"/>
              </w:rPr>
              <w:t>Azure Web Application (API)</w:t>
            </w:r>
          </w:p>
        </w:tc>
        <w:tc>
          <w:tcPr>
            <w:tcW w:w="4444" w:type="dxa"/>
          </w:tcPr>
          <w:p w14:paraId="2D5C1715" w14:textId="08E6E01A" w:rsidR="00786BAD"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9F13C9" w:rsidRPr="00135DF9">
              <w:rPr>
                <w:rFonts w:eastAsia="Times New Roman"/>
                <w:sz w:val="20"/>
                <w:szCs w:val="20"/>
              </w:rPr>
              <w:t>ApiApp-prod</w:t>
            </w:r>
          </w:p>
        </w:tc>
      </w:tr>
      <w:tr w:rsidR="000B4C92" w:rsidRPr="00135DF9" w14:paraId="35EAF8AB" w14:textId="77777777" w:rsidTr="00A14709">
        <w:tc>
          <w:tcPr>
            <w:tcW w:w="4644" w:type="dxa"/>
          </w:tcPr>
          <w:p w14:paraId="0123FAAE" w14:textId="740E941E" w:rsidR="000B4C92" w:rsidRPr="00135DF9" w:rsidRDefault="000B4C92" w:rsidP="001647A0">
            <w:pPr>
              <w:pStyle w:val="ListParagraph"/>
              <w:ind w:left="0"/>
              <w:contextualSpacing w:val="0"/>
              <w:rPr>
                <w:rFonts w:eastAsia="Times New Roman"/>
                <w:sz w:val="20"/>
                <w:szCs w:val="20"/>
              </w:rPr>
            </w:pPr>
            <w:r w:rsidRPr="00135DF9">
              <w:rPr>
                <w:rFonts w:eastAsia="Times New Roman"/>
                <w:sz w:val="20"/>
                <w:szCs w:val="20"/>
              </w:rPr>
              <w:t>Azure Web Job (Recurring Donation Engine)</w:t>
            </w:r>
          </w:p>
        </w:tc>
        <w:tc>
          <w:tcPr>
            <w:tcW w:w="4444" w:type="dxa"/>
          </w:tcPr>
          <w:p w14:paraId="5C54A280" w14:textId="67791AA3" w:rsidR="000B4C92"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9F13C9" w:rsidRPr="00135DF9">
              <w:rPr>
                <w:rFonts w:eastAsia="Times New Roman"/>
                <w:sz w:val="20"/>
                <w:szCs w:val="20"/>
              </w:rPr>
              <w:t>-RecurringDonationApp-prod</w:t>
            </w:r>
          </w:p>
        </w:tc>
      </w:tr>
    </w:tbl>
    <w:p w14:paraId="6F335459" w14:textId="77777777" w:rsidR="009D12BE" w:rsidRPr="00135DF9" w:rsidRDefault="009D12BE" w:rsidP="001647A0">
      <w:pPr>
        <w:spacing w:after="0" w:line="240" w:lineRule="auto"/>
        <w:rPr>
          <w:rFonts w:eastAsia="Times New Roman"/>
          <w:sz w:val="20"/>
          <w:szCs w:val="20"/>
        </w:rPr>
      </w:pPr>
    </w:p>
    <w:p w14:paraId="621FF72C" w14:textId="615D2255" w:rsidR="00982CA1" w:rsidRDefault="009D12BE" w:rsidP="001125E3">
      <w:pPr>
        <w:pStyle w:val="ListParagraph"/>
        <w:numPr>
          <w:ilvl w:val="0"/>
          <w:numId w:val="13"/>
        </w:numPr>
        <w:spacing w:after="0" w:line="240" w:lineRule="auto"/>
        <w:rPr>
          <w:rFonts w:eastAsia="Times New Roman"/>
          <w:sz w:val="20"/>
          <w:szCs w:val="20"/>
        </w:rPr>
      </w:pPr>
      <w:r w:rsidRPr="00135DF9">
        <w:rPr>
          <w:rFonts w:eastAsia="Times New Roman"/>
          <w:sz w:val="20"/>
          <w:szCs w:val="20"/>
        </w:rPr>
        <w:t>The deployment will alert the user to the success of the deployment</w:t>
      </w:r>
      <w:r w:rsidR="003E1690">
        <w:rPr>
          <w:rFonts w:eastAsia="Times New Roman"/>
          <w:sz w:val="20"/>
          <w:szCs w:val="20"/>
        </w:rPr>
        <w:t>. A</w:t>
      </w:r>
      <w:r w:rsidR="00BB7528" w:rsidRPr="00135DF9">
        <w:rPr>
          <w:rFonts w:eastAsia="Times New Roman"/>
          <w:sz w:val="20"/>
          <w:szCs w:val="20"/>
        </w:rPr>
        <w:t xml:space="preserve"> successful deployment presents the following:</w:t>
      </w:r>
    </w:p>
    <w:p w14:paraId="543F7CFE" w14:textId="77777777" w:rsidR="00135DF9" w:rsidRPr="00135DF9" w:rsidRDefault="00135DF9" w:rsidP="00135DF9">
      <w:pPr>
        <w:pStyle w:val="ListParagraph"/>
        <w:spacing w:after="0" w:line="240" w:lineRule="auto"/>
        <w:rPr>
          <w:rFonts w:eastAsia="Times New Roman"/>
          <w:sz w:val="20"/>
          <w:szCs w:val="20"/>
        </w:rPr>
      </w:pPr>
    </w:p>
    <w:p w14:paraId="1D622969" w14:textId="0849AB62" w:rsidR="00BB7528" w:rsidRPr="00135DF9" w:rsidRDefault="58880D40" w:rsidP="001647A0">
      <w:pPr>
        <w:pStyle w:val="ListParagraph"/>
        <w:spacing w:after="0" w:line="240" w:lineRule="auto"/>
        <w:jc w:val="center"/>
        <w:rPr>
          <w:rFonts w:eastAsia="Times New Roman"/>
          <w:sz w:val="20"/>
          <w:szCs w:val="20"/>
        </w:rPr>
      </w:pPr>
      <w:r>
        <w:rPr>
          <w:noProof/>
        </w:rPr>
        <w:drawing>
          <wp:inline distT="0" distB="0" distL="0" distR="0" wp14:anchorId="00C786C2" wp14:editId="7C917AA4">
            <wp:extent cx="5943600" cy="1341755"/>
            <wp:effectExtent l="0" t="0" r="0" b="0"/>
            <wp:docPr id="14" name="Picture 14" descr="Sample screenshot of successful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7">
                      <a:extLst>
                        <a:ext uri="{28A0092B-C50C-407E-A947-70E740481C1C}">
                          <a14:useLocalDpi xmlns:a14="http://schemas.microsoft.com/office/drawing/2010/main" val="0"/>
                        </a:ext>
                      </a:extLst>
                    </a:blip>
                    <a:stretch>
                      <a:fillRect/>
                    </a:stretch>
                  </pic:blipFill>
                  <pic:spPr>
                    <a:xfrm>
                      <a:off x="0" y="0"/>
                      <a:ext cx="5943600" cy="1341755"/>
                    </a:xfrm>
                    <a:prstGeom prst="rect">
                      <a:avLst/>
                    </a:prstGeom>
                  </pic:spPr>
                </pic:pic>
              </a:graphicData>
            </a:graphic>
          </wp:inline>
        </w:drawing>
      </w:r>
    </w:p>
    <w:p w14:paraId="2784C13B" w14:textId="0B589289" w:rsidR="00BB7528" w:rsidRPr="00135DF9" w:rsidRDefault="00BB7528" w:rsidP="001647A0">
      <w:pPr>
        <w:spacing w:after="0" w:line="240" w:lineRule="auto"/>
        <w:rPr>
          <w:rFonts w:asciiTheme="majorHAnsi" w:eastAsiaTheme="majorEastAsia" w:hAnsiTheme="majorHAnsi" w:cstheme="majorBidi"/>
          <w:b/>
          <w:color w:val="2F5496" w:themeColor="accent1" w:themeShade="BF"/>
          <w:sz w:val="24"/>
          <w:szCs w:val="24"/>
        </w:rPr>
      </w:pPr>
    </w:p>
    <w:p w14:paraId="0DD1FA2F" w14:textId="1AF44195" w:rsidR="003B3D9D" w:rsidRPr="00813752" w:rsidRDefault="00C952E6" w:rsidP="00813752">
      <w:pPr>
        <w:pStyle w:val="Heading2"/>
      </w:pPr>
      <w:bookmarkStart w:id="525" w:name="_Toc52813258"/>
      <w:r w:rsidRPr="00813752">
        <w:t>Adding the Azure SQL User Accounts</w:t>
      </w:r>
      <w:bookmarkEnd w:id="525"/>
      <w:r w:rsidRPr="00813752">
        <w:t xml:space="preserve"> </w:t>
      </w:r>
    </w:p>
    <w:p w14:paraId="064F340F" w14:textId="632AE53B" w:rsidR="003B3D9D" w:rsidRDefault="00922DDE" w:rsidP="001647A0">
      <w:pPr>
        <w:spacing w:after="0" w:line="240" w:lineRule="auto"/>
        <w:rPr>
          <w:sz w:val="20"/>
          <w:szCs w:val="20"/>
        </w:rPr>
      </w:pPr>
      <w:r w:rsidRPr="00813752">
        <w:rPr>
          <w:sz w:val="20"/>
          <w:szCs w:val="20"/>
        </w:rPr>
        <w:t xml:space="preserve">Once the template has successfully completed the creation of all Azure components, the pre-created SQL </w:t>
      </w:r>
      <w:r w:rsidR="00FD7128">
        <w:rPr>
          <w:sz w:val="20"/>
          <w:szCs w:val="20"/>
        </w:rPr>
        <w:t>u</w:t>
      </w:r>
      <w:r w:rsidRPr="00813752">
        <w:rPr>
          <w:sz w:val="20"/>
          <w:szCs w:val="20"/>
        </w:rPr>
        <w:t xml:space="preserve">ser account needs to be set up </w:t>
      </w:r>
      <w:r w:rsidR="00A14AA0" w:rsidRPr="00813752">
        <w:rPr>
          <w:sz w:val="20"/>
          <w:szCs w:val="20"/>
        </w:rPr>
        <w:t>within the Azure SQL Database.</w:t>
      </w:r>
    </w:p>
    <w:p w14:paraId="65C50157" w14:textId="77777777" w:rsidR="00662F46" w:rsidRPr="00813752" w:rsidRDefault="00662F46" w:rsidP="001647A0">
      <w:pPr>
        <w:spacing w:after="0" w:line="240" w:lineRule="auto"/>
        <w:rPr>
          <w:sz w:val="20"/>
          <w:szCs w:val="20"/>
        </w:rPr>
      </w:pPr>
    </w:p>
    <w:tbl>
      <w:tblPr>
        <w:tblStyle w:val="TableGrid"/>
        <w:tblW w:w="0" w:type="auto"/>
        <w:tblLook w:val="04A0" w:firstRow="1" w:lastRow="0" w:firstColumn="1" w:lastColumn="0" w:noHBand="0" w:noVBand="1"/>
      </w:tblPr>
      <w:tblGrid>
        <w:gridCol w:w="9350"/>
      </w:tblGrid>
      <w:tr w:rsidR="00792372" w:rsidRPr="00813752" w14:paraId="77F3D630" w14:textId="77777777" w:rsidTr="000B183D">
        <w:tc>
          <w:tcPr>
            <w:tcW w:w="9350" w:type="dxa"/>
            <w:tcBorders>
              <w:top w:val="nil"/>
              <w:left w:val="nil"/>
              <w:bottom w:val="nil"/>
              <w:right w:val="nil"/>
            </w:tcBorders>
            <w:shd w:val="clear" w:color="auto" w:fill="F2F2F2" w:themeFill="background1" w:themeFillShade="F2"/>
          </w:tcPr>
          <w:p w14:paraId="394A7193" w14:textId="5556A964" w:rsidR="00792372" w:rsidRPr="00813752" w:rsidRDefault="00792372" w:rsidP="001647A0">
            <w:pPr>
              <w:rPr>
                <w:sz w:val="20"/>
                <w:szCs w:val="20"/>
              </w:rPr>
            </w:pPr>
            <w:r w:rsidRPr="00813752">
              <w:rPr>
                <w:sz w:val="20"/>
                <w:szCs w:val="20"/>
              </w:rPr>
              <w:t xml:space="preserve">Note: SQL Server </w:t>
            </w:r>
            <w:r w:rsidR="001820AB" w:rsidRPr="00813752">
              <w:rPr>
                <w:sz w:val="20"/>
                <w:szCs w:val="20"/>
              </w:rPr>
              <w:t>Management Studio is required</w:t>
            </w:r>
            <w:r w:rsidR="00ED59C9" w:rsidRPr="00813752">
              <w:rPr>
                <w:sz w:val="20"/>
                <w:szCs w:val="20"/>
              </w:rPr>
              <w:t xml:space="preserve"> as these steps must be performed against the ‘master’ database of the SQL Azure Server. </w:t>
            </w:r>
            <w:ins w:id="526" w:author="Author">
              <w:r w:rsidR="007E5506">
                <w:rPr>
                  <w:sz w:val="20"/>
                  <w:szCs w:val="20"/>
                </w:rPr>
                <w:t xml:space="preserve">You can </w:t>
              </w:r>
            </w:ins>
            <w:del w:id="527" w:author="Author">
              <w:r w:rsidR="008134F5" w:rsidRPr="00813752" w:rsidDel="007E5506">
                <w:rPr>
                  <w:sz w:val="20"/>
                  <w:szCs w:val="20"/>
                </w:rPr>
                <w:delText xml:space="preserve">To </w:delText>
              </w:r>
            </w:del>
            <w:r w:rsidR="008134F5" w:rsidRPr="00813752">
              <w:rPr>
                <w:sz w:val="20"/>
                <w:szCs w:val="20"/>
              </w:rPr>
              <w:t xml:space="preserve">download the latest version of </w:t>
            </w:r>
            <w:ins w:id="528" w:author="Author">
              <w:r w:rsidR="007E5506">
                <w:rPr>
                  <w:sz w:val="20"/>
                  <w:szCs w:val="20"/>
                </w:rPr>
                <w:fldChar w:fldCharType="begin"/>
              </w:r>
              <w:r w:rsidR="007E5506">
                <w:rPr>
                  <w:sz w:val="20"/>
                  <w:szCs w:val="20"/>
                </w:rPr>
                <w:instrText xml:space="preserve"> HYPERLINK "https://docs.microsoft.com/en-us/sql/ssms/download-sql-server-management-studio-ssms?view=sql-server-ver15" </w:instrText>
              </w:r>
              <w:r w:rsidR="007E5506">
                <w:rPr>
                  <w:sz w:val="20"/>
                  <w:szCs w:val="20"/>
                </w:rPr>
                <w:fldChar w:fldCharType="separate"/>
              </w:r>
              <w:r w:rsidR="008134F5" w:rsidRPr="007E5506">
                <w:rPr>
                  <w:rStyle w:val="Hyperlink"/>
                  <w:sz w:val="20"/>
                  <w:szCs w:val="20"/>
                </w:rPr>
                <w:t>SQL Server Management studio</w:t>
              </w:r>
              <w:r w:rsidR="007E5506">
                <w:rPr>
                  <w:sz w:val="20"/>
                  <w:szCs w:val="20"/>
                </w:rPr>
                <w:fldChar w:fldCharType="end"/>
              </w:r>
            </w:ins>
            <w:del w:id="529" w:author="Author">
              <w:r w:rsidR="008134F5" w:rsidRPr="00813752" w:rsidDel="007E5506">
                <w:rPr>
                  <w:sz w:val="20"/>
                  <w:szCs w:val="20"/>
                </w:rPr>
                <w:delText xml:space="preserve">, click </w:delText>
              </w:r>
              <w:r w:rsidR="005C7E82" w:rsidDel="007E5506">
                <w:fldChar w:fldCharType="begin"/>
              </w:r>
              <w:r w:rsidR="005C7E82" w:rsidDel="007E5506">
                <w:delInstrText xml:space="preserve"> HYPERLINK "https://docs.microsoft.com/en-us/sql/ssms/download-sql-server-management-studio-ssms?view=sql-server-ver15" </w:delInstrText>
              </w:r>
              <w:r w:rsidR="005C7E82" w:rsidDel="007E5506">
                <w:fldChar w:fldCharType="separate"/>
              </w:r>
              <w:r w:rsidR="008134F5" w:rsidRPr="00813752" w:rsidDel="007E5506">
                <w:rPr>
                  <w:rStyle w:val="Hyperlink"/>
                  <w:sz w:val="20"/>
                  <w:szCs w:val="20"/>
                </w:rPr>
                <w:delText>here</w:delText>
              </w:r>
              <w:r w:rsidR="005C7E82" w:rsidDel="007E5506">
                <w:rPr>
                  <w:rStyle w:val="Hyperlink"/>
                  <w:sz w:val="20"/>
                  <w:szCs w:val="20"/>
                </w:rPr>
                <w:fldChar w:fldCharType="end"/>
              </w:r>
            </w:del>
            <w:r w:rsidR="00081105" w:rsidRPr="00813752">
              <w:rPr>
                <w:sz w:val="20"/>
                <w:szCs w:val="20"/>
              </w:rPr>
              <w:t>.</w:t>
            </w:r>
            <w:r w:rsidR="001B07B9" w:rsidRPr="00813752">
              <w:rPr>
                <w:sz w:val="20"/>
                <w:szCs w:val="20"/>
              </w:rPr>
              <w:t xml:space="preserve"> To enable access from SQL Server Management Studio to the SQL Azure </w:t>
            </w:r>
            <w:ins w:id="530" w:author="Author">
              <w:r w:rsidR="00753C20">
                <w:rPr>
                  <w:sz w:val="20"/>
                  <w:szCs w:val="20"/>
                </w:rPr>
                <w:t>Se</w:t>
              </w:r>
            </w:ins>
            <w:del w:id="531" w:author="Author">
              <w:r w:rsidR="001B07B9" w:rsidRPr="00813752" w:rsidDel="00753C20">
                <w:rPr>
                  <w:sz w:val="20"/>
                  <w:szCs w:val="20"/>
                </w:rPr>
                <w:delText>se</w:delText>
              </w:r>
            </w:del>
            <w:r w:rsidR="001B07B9" w:rsidRPr="00813752">
              <w:rPr>
                <w:sz w:val="20"/>
                <w:szCs w:val="20"/>
              </w:rPr>
              <w:t xml:space="preserve">rver, follow these steps on how to </w:t>
            </w:r>
            <w:r w:rsidR="003E081D" w:rsidRPr="00813752">
              <w:rPr>
                <w:sz w:val="20"/>
                <w:szCs w:val="20"/>
              </w:rPr>
              <w:t xml:space="preserve">set firewall rules </w:t>
            </w:r>
            <w:r w:rsidR="006D73DB" w:rsidRPr="00813752">
              <w:rPr>
                <w:sz w:val="20"/>
                <w:szCs w:val="20"/>
              </w:rPr>
              <w:t xml:space="preserve">using the </w:t>
            </w:r>
            <w:hyperlink r:id="rId38" w:anchor="use-the-azure-portal-to-manage-server-level-ip-firewall-rules" w:history="1">
              <w:r w:rsidR="006D73DB" w:rsidRPr="00813752">
                <w:rPr>
                  <w:rStyle w:val="Hyperlink"/>
                  <w:sz w:val="20"/>
                  <w:szCs w:val="20"/>
                </w:rPr>
                <w:t>Azure portal</w:t>
              </w:r>
            </w:hyperlink>
            <w:r w:rsidR="006D73DB" w:rsidRPr="00813752">
              <w:rPr>
                <w:sz w:val="20"/>
                <w:szCs w:val="20"/>
              </w:rPr>
              <w:t>.</w:t>
            </w:r>
          </w:p>
        </w:tc>
      </w:tr>
    </w:tbl>
    <w:p w14:paraId="56D63125" w14:textId="77777777" w:rsidR="00792372" w:rsidRPr="00813752" w:rsidRDefault="00792372" w:rsidP="001647A0">
      <w:pPr>
        <w:spacing w:after="0" w:line="240" w:lineRule="auto"/>
        <w:rPr>
          <w:sz w:val="20"/>
          <w:szCs w:val="20"/>
        </w:rPr>
      </w:pPr>
    </w:p>
    <w:p w14:paraId="66346978" w14:textId="5F8DF6FC" w:rsidR="00662F46" w:rsidRDefault="00A14AA0" w:rsidP="001647A0">
      <w:pPr>
        <w:spacing w:after="0" w:line="240" w:lineRule="auto"/>
        <w:rPr>
          <w:sz w:val="20"/>
          <w:szCs w:val="20"/>
        </w:rPr>
      </w:pPr>
      <w:r w:rsidRPr="00813752">
        <w:rPr>
          <w:sz w:val="20"/>
          <w:szCs w:val="20"/>
        </w:rPr>
        <w:t xml:space="preserve">The SQL </w:t>
      </w:r>
      <w:r w:rsidR="00FD7128">
        <w:rPr>
          <w:sz w:val="20"/>
          <w:szCs w:val="20"/>
        </w:rPr>
        <w:t>u</w:t>
      </w:r>
      <w:r w:rsidR="00986859" w:rsidRPr="00813752">
        <w:rPr>
          <w:sz w:val="20"/>
          <w:szCs w:val="20"/>
        </w:rPr>
        <w:t>sername</w:t>
      </w:r>
      <w:r w:rsidRPr="00813752">
        <w:rPr>
          <w:sz w:val="20"/>
          <w:szCs w:val="20"/>
        </w:rPr>
        <w:t xml:space="preserve"> will have been created using a pre-</w:t>
      </w:r>
      <w:r w:rsidR="00FD7B16" w:rsidRPr="00813752">
        <w:rPr>
          <w:sz w:val="20"/>
          <w:szCs w:val="20"/>
        </w:rPr>
        <w:t>defined</w:t>
      </w:r>
      <w:r w:rsidRPr="00813752">
        <w:rPr>
          <w:sz w:val="20"/>
          <w:szCs w:val="20"/>
        </w:rPr>
        <w:t xml:space="preserve"> naming </w:t>
      </w:r>
      <w:r w:rsidR="00FD7B16" w:rsidRPr="00813752">
        <w:rPr>
          <w:sz w:val="20"/>
          <w:szCs w:val="20"/>
        </w:rPr>
        <w:t>convention</w:t>
      </w:r>
      <w:r w:rsidRPr="00813752">
        <w:rPr>
          <w:sz w:val="20"/>
          <w:szCs w:val="20"/>
        </w:rPr>
        <w:t xml:space="preserve"> of </w:t>
      </w:r>
      <w:r w:rsidR="00FD7B16" w:rsidRPr="00813752">
        <w:rPr>
          <w:sz w:val="20"/>
          <w:szCs w:val="20"/>
        </w:rPr>
        <w:t xml:space="preserve">‘Client_Name’ </w:t>
      </w:r>
      <w:r w:rsidR="00662F46">
        <w:rPr>
          <w:sz w:val="20"/>
          <w:szCs w:val="20"/>
        </w:rPr>
        <w:t>and</w:t>
      </w:r>
      <w:r w:rsidR="00FD7B16" w:rsidRPr="00813752">
        <w:rPr>
          <w:sz w:val="20"/>
          <w:szCs w:val="20"/>
        </w:rPr>
        <w:t xml:space="preserve"> ‘Environment’ </w:t>
      </w:r>
      <w:r w:rsidR="00662F46">
        <w:rPr>
          <w:sz w:val="20"/>
          <w:szCs w:val="20"/>
        </w:rPr>
        <w:t>and</w:t>
      </w:r>
      <w:r w:rsidR="00FD7B16" w:rsidRPr="00813752">
        <w:rPr>
          <w:sz w:val="20"/>
          <w:szCs w:val="20"/>
        </w:rPr>
        <w:t xml:space="preserve"> ‘</w:t>
      </w:r>
      <w:r w:rsidR="00662F46">
        <w:rPr>
          <w:sz w:val="20"/>
          <w:szCs w:val="20"/>
        </w:rPr>
        <w:t>U</w:t>
      </w:r>
      <w:r w:rsidR="00FD7B16" w:rsidRPr="00813752">
        <w:rPr>
          <w:sz w:val="20"/>
          <w:szCs w:val="20"/>
        </w:rPr>
        <w:t>ser</w:t>
      </w:r>
      <w:r w:rsidR="00FD7128">
        <w:rPr>
          <w:sz w:val="20"/>
          <w:szCs w:val="20"/>
        </w:rPr>
        <w:t>.</w:t>
      </w:r>
      <w:r w:rsidR="00FD7B16" w:rsidRPr="00813752">
        <w:rPr>
          <w:sz w:val="20"/>
          <w:szCs w:val="20"/>
        </w:rPr>
        <w:t xml:space="preserve">’ </w:t>
      </w:r>
      <w:r w:rsidR="00FD7128">
        <w:rPr>
          <w:sz w:val="20"/>
          <w:szCs w:val="20"/>
        </w:rPr>
        <w:t>U</w:t>
      </w:r>
      <w:r w:rsidR="00FD7B16" w:rsidRPr="00813752">
        <w:rPr>
          <w:sz w:val="20"/>
          <w:szCs w:val="20"/>
        </w:rPr>
        <w:t xml:space="preserve">sing the </w:t>
      </w:r>
      <w:r w:rsidR="00986859" w:rsidRPr="00813752">
        <w:rPr>
          <w:sz w:val="20"/>
          <w:szCs w:val="20"/>
        </w:rPr>
        <w:t>examples listed in this document</w:t>
      </w:r>
      <w:r w:rsidR="00FD7128">
        <w:rPr>
          <w:sz w:val="20"/>
          <w:szCs w:val="20"/>
        </w:rPr>
        <w:t>,</w:t>
      </w:r>
      <w:r w:rsidR="00986859" w:rsidRPr="00813752">
        <w:rPr>
          <w:sz w:val="20"/>
          <w:szCs w:val="20"/>
        </w:rPr>
        <w:t xml:space="preserve"> the SQL user account will be: </w:t>
      </w:r>
    </w:p>
    <w:p w14:paraId="52D64C42" w14:textId="77777777" w:rsidR="00662F46" w:rsidRDefault="00662F46" w:rsidP="001647A0">
      <w:pPr>
        <w:spacing w:after="0" w:line="240" w:lineRule="auto"/>
        <w:rPr>
          <w:sz w:val="20"/>
          <w:szCs w:val="20"/>
        </w:rPr>
      </w:pPr>
    </w:p>
    <w:p w14:paraId="16F1062C" w14:textId="03BF0959" w:rsidR="00986859" w:rsidRPr="00813752" w:rsidRDefault="00986859" w:rsidP="001647A0">
      <w:pPr>
        <w:spacing w:after="0" w:line="240" w:lineRule="auto"/>
        <w:rPr>
          <w:i/>
          <w:iCs/>
          <w:sz w:val="20"/>
          <w:szCs w:val="20"/>
        </w:rPr>
      </w:pPr>
      <w:r w:rsidRPr="00813752">
        <w:rPr>
          <w:i/>
          <w:iCs/>
          <w:sz w:val="20"/>
          <w:szCs w:val="20"/>
        </w:rPr>
        <w:t>Contoso_prod_user</w:t>
      </w:r>
    </w:p>
    <w:p w14:paraId="4A5E301E" w14:textId="77777777" w:rsidR="00662F46" w:rsidRDefault="00662F46" w:rsidP="001647A0">
      <w:pPr>
        <w:spacing w:after="0" w:line="240" w:lineRule="auto"/>
        <w:rPr>
          <w:sz w:val="20"/>
          <w:szCs w:val="20"/>
        </w:rPr>
      </w:pPr>
    </w:p>
    <w:p w14:paraId="2F67D0A8" w14:textId="7417D6F1" w:rsidR="00986859" w:rsidRDefault="00227867" w:rsidP="001647A0">
      <w:pPr>
        <w:spacing w:after="0" w:line="240" w:lineRule="auto"/>
        <w:rPr>
          <w:sz w:val="20"/>
          <w:szCs w:val="20"/>
        </w:rPr>
      </w:pPr>
      <w:r w:rsidRPr="00813752">
        <w:rPr>
          <w:sz w:val="20"/>
          <w:szCs w:val="20"/>
        </w:rPr>
        <w:t xml:space="preserve">From within a Query against the ‘Master’ database on the SQL </w:t>
      </w:r>
      <w:ins w:id="532" w:author="Author">
        <w:r w:rsidR="00670E8A">
          <w:rPr>
            <w:sz w:val="20"/>
            <w:szCs w:val="20"/>
          </w:rPr>
          <w:t>S</w:t>
        </w:r>
      </w:ins>
      <w:del w:id="533" w:author="Author">
        <w:r w:rsidRPr="00813752" w:rsidDel="00670E8A">
          <w:rPr>
            <w:sz w:val="20"/>
            <w:szCs w:val="20"/>
          </w:rPr>
          <w:delText>s</w:delText>
        </w:r>
      </w:del>
      <w:r w:rsidRPr="00813752">
        <w:rPr>
          <w:sz w:val="20"/>
          <w:szCs w:val="20"/>
        </w:rPr>
        <w:t>erver</w:t>
      </w:r>
      <w:r w:rsidR="00FD7128">
        <w:rPr>
          <w:sz w:val="20"/>
          <w:szCs w:val="20"/>
        </w:rPr>
        <w:t>,</w:t>
      </w:r>
      <w:r w:rsidRPr="00813752">
        <w:rPr>
          <w:sz w:val="20"/>
          <w:szCs w:val="20"/>
        </w:rPr>
        <w:t xml:space="preserve"> configure the Azure SQL user using the following example script:</w:t>
      </w:r>
    </w:p>
    <w:p w14:paraId="54095E17" w14:textId="77777777" w:rsidR="00813752" w:rsidRPr="00813752" w:rsidRDefault="00813752" w:rsidP="001647A0">
      <w:pPr>
        <w:spacing w:after="0" w:line="240" w:lineRule="auto"/>
        <w:rPr>
          <w:sz w:val="20"/>
          <w:szCs w:val="20"/>
        </w:rPr>
      </w:pPr>
    </w:p>
    <w:p w14:paraId="4BF64B90" w14:textId="46D0F505" w:rsidR="00227867" w:rsidRDefault="00227867" w:rsidP="001647A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CREATE</w:t>
      </w:r>
      <w:r w:rsidRPr="25DD2728">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LOGIN</w:t>
      </w:r>
      <w:r w:rsidRPr="25DD2728">
        <w:rPr>
          <w:rFonts w:ascii="Consolas" w:hAnsi="Consolas" w:cs="Consolas"/>
          <w:color w:val="000000" w:themeColor="text1"/>
          <w:sz w:val="19"/>
          <w:szCs w:val="19"/>
          <w:lang w:val="en-CA"/>
        </w:rPr>
        <w:t xml:space="preserve"> </w:t>
      </w:r>
      <w:r w:rsidRPr="004D1C13">
        <w:rPr>
          <w:rFonts w:ascii="Consolas" w:hAnsi="Consolas" w:cs="Consolas"/>
          <w:color w:val="C00000"/>
          <w:sz w:val="19"/>
          <w:szCs w:val="19"/>
          <w:lang w:val="en-CA"/>
        </w:rPr>
        <w:t xml:space="preserve">SQL_Login_Name </w:t>
      </w:r>
      <w:r w:rsidR="18E64E36" w:rsidRPr="004D1C13">
        <w:rPr>
          <w:rFonts w:ascii="Consolas" w:hAnsi="Consolas" w:cs="Consolas"/>
          <w:color w:val="C00000"/>
          <w:sz w:val="19"/>
          <w:szCs w:val="19"/>
          <w:lang w:val="en-CA"/>
        </w:rPr>
        <w:t>(</w:t>
      </w:r>
      <w:r w:rsidRPr="004D1C13">
        <w:rPr>
          <w:rFonts w:ascii="Consolas" w:hAnsi="Consolas" w:cs="Consolas"/>
          <w:color w:val="C00000"/>
          <w:sz w:val="19"/>
          <w:szCs w:val="19"/>
          <w:lang w:val="en-CA"/>
        </w:rPr>
        <w:t>e.g. Contoso_prod_user</w:t>
      </w:r>
      <w:r w:rsidR="3F75A783" w:rsidRPr="004D1C13">
        <w:rPr>
          <w:rFonts w:ascii="Consolas" w:hAnsi="Consolas" w:cs="Consolas"/>
          <w:color w:val="C00000"/>
          <w:sz w:val="19"/>
          <w:szCs w:val="19"/>
          <w:lang w:val="en-CA"/>
        </w:rPr>
        <w:t>)</w:t>
      </w:r>
    </w:p>
    <w:p w14:paraId="42BDA463" w14:textId="1CE4EF1D" w:rsidR="00227867" w:rsidRDefault="00227867" w:rsidP="001647A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WITH</w:t>
      </w:r>
      <w:r w:rsidRPr="25DD2728">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PASSWORD</w:t>
      </w:r>
      <w:r w:rsidRPr="25DD2728">
        <w:rPr>
          <w:rFonts w:ascii="Consolas" w:hAnsi="Consolas" w:cs="Consolas"/>
          <w:color w:val="0000FF"/>
          <w:sz w:val="19"/>
          <w:szCs w:val="19"/>
          <w:lang w:val="en-CA"/>
        </w:rPr>
        <w:t xml:space="preserve"> </w:t>
      </w:r>
      <w:r w:rsidR="00F6674B" w:rsidRPr="25DD2728">
        <w:rPr>
          <w:rFonts w:ascii="Consolas" w:hAnsi="Consolas" w:cs="Consolas"/>
          <w:color w:val="0000FF"/>
          <w:sz w:val="19"/>
          <w:szCs w:val="19"/>
          <w:lang w:val="en-CA"/>
        </w:rPr>
        <w:t>=</w:t>
      </w:r>
      <w:r w:rsidRPr="25DD2728">
        <w:rPr>
          <w:rFonts w:ascii="Consolas" w:hAnsi="Consolas" w:cs="Consolas"/>
          <w:color w:val="000000" w:themeColor="text1"/>
          <w:sz w:val="19"/>
          <w:szCs w:val="19"/>
          <w:lang w:val="en-CA"/>
        </w:rPr>
        <w:t xml:space="preserve"> </w:t>
      </w:r>
      <w:r w:rsidRPr="004D1C13">
        <w:rPr>
          <w:rFonts w:ascii="Consolas" w:hAnsi="Consolas" w:cs="Consolas"/>
          <w:color w:val="C00000"/>
          <w:sz w:val="19"/>
          <w:szCs w:val="19"/>
          <w:lang w:val="en-CA"/>
        </w:rPr>
        <w:t>'Password as entered during ARM Template configuration'</w:t>
      </w:r>
    </w:p>
    <w:p w14:paraId="24BB3EC9" w14:textId="066B69F5" w:rsidR="00227867" w:rsidRDefault="00227867" w:rsidP="001647A0">
      <w:pPr>
        <w:spacing w:after="0" w:line="240" w:lineRule="auto"/>
        <w:rPr>
          <w:rFonts w:ascii="Consolas" w:hAnsi="Consolas" w:cs="Consolas"/>
          <w:color w:val="0000FF"/>
          <w:sz w:val="19"/>
          <w:szCs w:val="19"/>
          <w:lang w:val="en-CA"/>
        </w:rPr>
      </w:pPr>
      <w:r>
        <w:rPr>
          <w:rFonts w:ascii="Consolas" w:hAnsi="Consolas" w:cs="Consolas"/>
          <w:color w:val="0000FF"/>
          <w:sz w:val="19"/>
          <w:szCs w:val="19"/>
          <w:lang w:val="en-CA"/>
        </w:rPr>
        <w:t>GO</w:t>
      </w:r>
    </w:p>
    <w:p w14:paraId="61CC880F" w14:textId="77777777" w:rsidR="00813752" w:rsidRDefault="00813752" w:rsidP="001647A0">
      <w:pPr>
        <w:spacing w:after="0" w:line="240" w:lineRule="auto"/>
        <w:rPr>
          <w:rFonts w:ascii="Consolas" w:hAnsi="Consolas" w:cs="Consolas"/>
          <w:color w:val="0000FF"/>
          <w:sz w:val="19"/>
          <w:szCs w:val="19"/>
          <w:lang w:val="en-CA"/>
        </w:rPr>
      </w:pPr>
    </w:p>
    <w:tbl>
      <w:tblPr>
        <w:tblStyle w:val="TableGrid"/>
        <w:tblW w:w="0" w:type="auto"/>
        <w:tblLook w:val="04A0" w:firstRow="1" w:lastRow="0" w:firstColumn="1" w:lastColumn="0" w:noHBand="0" w:noVBand="1"/>
      </w:tblPr>
      <w:tblGrid>
        <w:gridCol w:w="9350"/>
      </w:tblGrid>
      <w:tr w:rsidR="00227867" w:rsidRPr="00813752" w14:paraId="361A39AC" w14:textId="77777777" w:rsidTr="000A4CD8">
        <w:tc>
          <w:tcPr>
            <w:tcW w:w="9350" w:type="dxa"/>
            <w:tcBorders>
              <w:top w:val="nil"/>
              <w:left w:val="nil"/>
              <w:bottom w:val="nil"/>
              <w:right w:val="nil"/>
            </w:tcBorders>
            <w:shd w:val="clear" w:color="auto" w:fill="F2F2F2" w:themeFill="background1" w:themeFillShade="F2"/>
          </w:tcPr>
          <w:p w14:paraId="38D3F2E6" w14:textId="43ABAEF9" w:rsidR="00227867" w:rsidRPr="00813752" w:rsidRDefault="00227867" w:rsidP="001647A0">
            <w:pPr>
              <w:rPr>
                <w:sz w:val="20"/>
                <w:szCs w:val="20"/>
              </w:rPr>
            </w:pPr>
            <w:r w:rsidRPr="00813752">
              <w:rPr>
                <w:sz w:val="20"/>
                <w:szCs w:val="20"/>
              </w:rPr>
              <w:t>Note: You must first create the user against the SQL Server. Ensure that the SQL Query is being run against the master database</w:t>
            </w:r>
            <w:r w:rsidR="000A4CD8" w:rsidRPr="00813752">
              <w:rPr>
                <w:sz w:val="20"/>
                <w:szCs w:val="20"/>
              </w:rPr>
              <w:t>.</w:t>
            </w:r>
          </w:p>
        </w:tc>
      </w:tr>
    </w:tbl>
    <w:p w14:paraId="59808988" w14:textId="45A121F2" w:rsidR="00227867" w:rsidRDefault="00227867" w:rsidP="001647A0">
      <w:pPr>
        <w:spacing w:after="0" w:line="240" w:lineRule="auto"/>
      </w:pPr>
    </w:p>
    <w:p w14:paraId="51A02791" w14:textId="4F1735DD" w:rsidR="000A4CD8" w:rsidRDefault="000A4CD8" w:rsidP="001647A0">
      <w:pPr>
        <w:spacing w:after="0" w:line="240" w:lineRule="auto"/>
        <w:rPr>
          <w:sz w:val="20"/>
          <w:szCs w:val="20"/>
        </w:rPr>
      </w:pPr>
      <w:r w:rsidRPr="00813752">
        <w:rPr>
          <w:sz w:val="20"/>
          <w:szCs w:val="20"/>
        </w:rPr>
        <w:t xml:space="preserve">With the SQL </w:t>
      </w:r>
      <w:r w:rsidR="00662F46">
        <w:rPr>
          <w:sz w:val="20"/>
          <w:szCs w:val="20"/>
        </w:rPr>
        <w:t>u</w:t>
      </w:r>
      <w:r w:rsidRPr="00813752">
        <w:rPr>
          <w:sz w:val="20"/>
          <w:szCs w:val="20"/>
        </w:rPr>
        <w:t>ser setup within the SQL Server, the SQL user must now be provisioned to access the SQL Database. Use the following example script to complete this required process:</w:t>
      </w:r>
    </w:p>
    <w:p w14:paraId="73E91045" w14:textId="77777777" w:rsidR="00813752" w:rsidRPr="00813752" w:rsidRDefault="00813752" w:rsidP="001647A0">
      <w:pPr>
        <w:spacing w:after="0" w:line="240" w:lineRule="auto"/>
        <w:rPr>
          <w:sz w:val="20"/>
          <w:szCs w:val="20"/>
        </w:rPr>
      </w:pPr>
    </w:p>
    <w:p w14:paraId="3DB98BF0" w14:textId="721D274A" w:rsidR="004F2B6D" w:rsidRPr="004D1C13" w:rsidRDefault="004F2B6D" w:rsidP="001647A0">
      <w:pPr>
        <w:autoSpaceDE w:val="0"/>
        <w:autoSpaceDN w:val="0"/>
        <w:adjustRightInd w:val="0"/>
        <w:spacing w:after="0" w:line="240" w:lineRule="auto"/>
        <w:rPr>
          <w:rFonts w:ascii="Consolas" w:hAnsi="Consolas" w:cs="Consolas"/>
          <w:color w:val="C00000"/>
          <w:sz w:val="19"/>
          <w:szCs w:val="19"/>
          <w:lang w:val="en-CA"/>
        </w:rPr>
      </w:pPr>
      <w:r>
        <w:rPr>
          <w:rFonts w:ascii="Consolas" w:hAnsi="Consolas" w:cs="Consolas"/>
          <w:color w:val="0000FF"/>
          <w:sz w:val="19"/>
          <w:szCs w:val="19"/>
          <w:lang w:val="en-CA"/>
        </w:rPr>
        <w:t>CREATE</w:t>
      </w:r>
      <w:r w:rsidRPr="6841DDE9">
        <w:rPr>
          <w:rFonts w:ascii="Consolas" w:hAnsi="Consolas" w:cs="Consolas"/>
          <w:color w:val="000000" w:themeColor="text1"/>
          <w:sz w:val="19"/>
          <w:szCs w:val="19"/>
          <w:lang w:val="en-CA"/>
        </w:rPr>
        <w:t xml:space="preserve"> </w:t>
      </w:r>
      <w:r w:rsidR="00614470">
        <w:rPr>
          <w:rFonts w:ascii="Consolas" w:hAnsi="Consolas" w:cs="Consolas"/>
          <w:color w:val="0000FF"/>
          <w:sz w:val="19"/>
          <w:szCs w:val="19"/>
          <w:lang w:val="en-CA"/>
        </w:rPr>
        <w:t xml:space="preserve">USER </w:t>
      </w:r>
      <w:r w:rsidRPr="004D1C13">
        <w:rPr>
          <w:rFonts w:ascii="Consolas" w:hAnsi="Consolas" w:cs="Consolas"/>
          <w:color w:val="C00000"/>
          <w:sz w:val="19"/>
          <w:szCs w:val="19"/>
          <w:lang w:val="en-CA"/>
        </w:rPr>
        <w:t>SQL_Login_Name e.g. Contoso_prod_user</w:t>
      </w:r>
    </w:p>
    <w:p w14:paraId="123A4E02" w14:textId="1F167E8D" w:rsidR="004F2B6D" w:rsidRDefault="004F2B6D" w:rsidP="001647A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FOR</w:t>
      </w:r>
      <w:r w:rsidRPr="6841DDE9">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LOGIN</w:t>
      </w:r>
      <w:r w:rsidRPr="6841DDE9">
        <w:rPr>
          <w:rFonts w:ascii="Consolas" w:hAnsi="Consolas" w:cs="Consolas"/>
          <w:color w:val="000000" w:themeColor="text1"/>
          <w:sz w:val="19"/>
          <w:szCs w:val="19"/>
          <w:lang w:val="en-CA"/>
        </w:rPr>
        <w:t xml:space="preserve"> </w:t>
      </w:r>
      <w:r w:rsidRPr="004D1C13">
        <w:rPr>
          <w:rFonts w:ascii="Consolas" w:hAnsi="Consolas" w:cs="Consolas"/>
          <w:color w:val="C00000"/>
          <w:sz w:val="19"/>
          <w:szCs w:val="19"/>
          <w:lang w:val="en-CA"/>
        </w:rPr>
        <w:t>SQL_Login_Name e.g. Contoso_prod_user</w:t>
      </w:r>
    </w:p>
    <w:p w14:paraId="61CF51B4" w14:textId="057B29F5" w:rsidR="004F2B6D" w:rsidRDefault="004F2B6D" w:rsidP="001647A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WITH</w:t>
      </w:r>
      <w:r w:rsidRPr="08A8D202">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DEFAULT</w:t>
      </w:r>
      <w:r w:rsidR="3B2A2F8A" w:rsidRPr="08A8D202">
        <w:rPr>
          <w:rFonts w:ascii="Consolas" w:hAnsi="Consolas" w:cs="Consolas"/>
          <w:color w:val="0000FF"/>
          <w:sz w:val="19"/>
          <w:szCs w:val="19"/>
          <w:lang w:val="en-CA"/>
        </w:rPr>
        <w:t>_</w:t>
      </w:r>
      <w:r>
        <w:rPr>
          <w:rFonts w:ascii="Consolas" w:hAnsi="Consolas" w:cs="Consolas"/>
          <w:color w:val="0000FF"/>
          <w:sz w:val="19"/>
          <w:szCs w:val="19"/>
          <w:lang w:val="en-CA"/>
        </w:rPr>
        <w:t>SCHEMA</w:t>
      </w:r>
      <w:r w:rsidR="4BF4A93B" w:rsidRPr="5F66676D">
        <w:rPr>
          <w:rFonts w:ascii="Consolas" w:hAnsi="Consolas" w:cs="Consolas"/>
          <w:color w:val="0000FF"/>
          <w:sz w:val="19"/>
          <w:szCs w:val="19"/>
          <w:lang w:val="en-CA"/>
        </w:rPr>
        <w:t>=</w:t>
      </w:r>
      <w:r w:rsidRPr="08A8D202">
        <w:rPr>
          <w:rFonts w:ascii="Consolas" w:hAnsi="Consolas" w:cs="Consolas"/>
          <w:color w:val="000000" w:themeColor="text1"/>
          <w:sz w:val="19"/>
          <w:szCs w:val="19"/>
          <w:lang w:val="en-CA"/>
        </w:rPr>
        <w:t>dbo</w:t>
      </w:r>
    </w:p>
    <w:p w14:paraId="697E6252" w14:textId="77777777" w:rsidR="004F2B6D" w:rsidRDefault="004F2B6D" w:rsidP="001647A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GO</w:t>
      </w:r>
    </w:p>
    <w:p w14:paraId="308ECE43" w14:textId="77777777" w:rsidR="004F2B6D" w:rsidRDefault="004F2B6D" w:rsidP="001647A0">
      <w:pPr>
        <w:autoSpaceDE w:val="0"/>
        <w:autoSpaceDN w:val="0"/>
        <w:adjustRightInd w:val="0"/>
        <w:spacing w:after="0" w:line="240" w:lineRule="auto"/>
        <w:rPr>
          <w:rFonts w:ascii="Consolas" w:hAnsi="Consolas" w:cs="Consolas"/>
          <w:color w:val="000000"/>
          <w:sz w:val="19"/>
          <w:szCs w:val="19"/>
          <w:lang w:val="en-CA"/>
        </w:rPr>
      </w:pPr>
    </w:p>
    <w:p w14:paraId="718BBE72" w14:textId="32556230" w:rsidR="004F2B6D" w:rsidRPr="004D1C13" w:rsidRDefault="004F2B6D" w:rsidP="001647A0">
      <w:pPr>
        <w:autoSpaceDE w:val="0"/>
        <w:autoSpaceDN w:val="0"/>
        <w:adjustRightInd w:val="0"/>
        <w:spacing w:after="0" w:line="240" w:lineRule="auto"/>
        <w:rPr>
          <w:rFonts w:ascii="Consolas" w:hAnsi="Consolas" w:cs="Consolas"/>
          <w:color w:val="C00000"/>
          <w:sz w:val="19"/>
          <w:szCs w:val="19"/>
          <w:lang w:val="en-CA"/>
        </w:rPr>
      </w:pPr>
      <w:r>
        <w:rPr>
          <w:rFonts w:ascii="Consolas" w:hAnsi="Consolas" w:cs="Consolas"/>
          <w:color w:val="0000FF"/>
          <w:sz w:val="19"/>
          <w:szCs w:val="19"/>
          <w:lang w:val="en-CA"/>
        </w:rPr>
        <w:t>EXEC</w:t>
      </w:r>
      <w:r>
        <w:rPr>
          <w:rFonts w:ascii="Consolas" w:hAnsi="Consolas" w:cs="Consolas"/>
          <w:color w:val="000000"/>
          <w:sz w:val="19"/>
          <w:szCs w:val="19"/>
          <w:lang w:val="en-CA"/>
        </w:rPr>
        <w:t xml:space="preserve"> </w:t>
      </w:r>
      <w:r w:rsidRPr="004D1C13">
        <w:rPr>
          <w:rFonts w:ascii="Consolas" w:hAnsi="Consolas" w:cs="Consolas"/>
          <w:color w:val="C00000"/>
          <w:sz w:val="19"/>
          <w:szCs w:val="19"/>
          <w:lang w:val="en-CA"/>
        </w:rPr>
        <w:t>sp_addrolemember N'db_</w:t>
      </w:r>
      <w:r w:rsidR="00E5520C" w:rsidRPr="004D1C13">
        <w:rPr>
          <w:rFonts w:ascii="Consolas" w:hAnsi="Consolas" w:cs="Consolas"/>
          <w:color w:val="C00000"/>
          <w:sz w:val="19"/>
          <w:szCs w:val="19"/>
          <w:lang w:val="en-CA"/>
        </w:rPr>
        <w:t>owner'</w:t>
      </w:r>
      <w:r w:rsidRPr="004D1C13">
        <w:rPr>
          <w:rFonts w:ascii="Consolas" w:hAnsi="Consolas" w:cs="Consolas"/>
          <w:color w:val="C00000"/>
          <w:sz w:val="19"/>
          <w:szCs w:val="19"/>
          <w:lang w:val="en-CA"/>
        </w:rPr>
        <w:t>, N'SQL_Login_Name e.g. Contoso_prod_user'</w:t>
      </w:r>
    </w:p>
    <w:p w14:paraId="317E944E" w14:textId="19162104" w:rsidR="000A4CD8" w:rsidRPr="00986859" w:rsidRDefault="004F2B6D" w:rsidP="001647A0">
      <w:pPr>
        <w:spacing w:after="0" w:line="240" w:lineRule="auto"/>
        <w:rPr>
          <w:rFonts w:ascii="Consolas" w:hAnsi="Consolas" w:cs="Consolas"/>
          <w:color w:val="0000FF"/>
          <w:sz w:val="19"/>
          <w:szCs w:val="19"/>
          <w:lang w:val="en-CA"/>
        </w:rPr>
      </w:pPr>
      <w:r w:rsidRPr="19629A2E">
        <w:rPr>
          <w:rFonts w:ascii="Consolas" w:hAnsi="Consolas" w:cs="Consolas"/>
          <w:color w:val="0000FF"/>
          <w:sz w:val="19"/>
          <w:szCs w:val="19"/>
          <w:lang w:val="en-CA"/>
        </w:rPr>
        <w:t>GO</w:t>
      </w:r>
    </w:p>
    <w:p w14:paraId="3953163B" w14:textId="474D3925" w:rsidR="00E672D6" w:rsidRDefault="00E672D6" w:rsidP="001647A0">
      <w:pPr>
        <w:spacing w:after="0" w:line="240" w:lineRule="auto"/>
        <w:rPr>
          <w:rFonts w:asciiTheme="majorHAnsi" w:eastAsiaTheme="majorEastAsia" w:hAnsiTheme="majorHAnsi" w:cstheme="majorBidi"/>
          <w:b/>
          <w:bCs/>
          <w:color w:val="2F5496" w:themeColor="accent1" w:themeShade="BF"/>
          <w:sz w:val="26"/>
          <w:szCs w:val="26"/>
        </w:rPr>
      </w:pPr>
      <w:r w:rsidRPr="19629A2E">
        <w:rPr>
          <w:sz w:val="26"/>
          <w:szCs w:val="26"/>
        </w:rPr>
        <w:br w:type="page"/>
      </w:r>
    </w:p>
    <w:p w14:paraId="2C9F0349" w14:textId="67ABB780" w:rsidR="003009CB" w:rsidRPr="00813752" w:rsidRDefault="003009CB" w:rsidP="00813752">
      <w:pPr>
        <w:pStyle w:val="Heading1"/>
      </w:pPr>
      <w:bookmarkStart w:id="534" w:name="_Toc52813259"/>
      <w:r w:rsidRPr="00813752">
        <w:t>Deploying the Azure Components</w:t>
      </w:r>
      <w:bookmarkEnd w:id="534"/>
    </w:p>
    <w:p w14:paraId="41ABA954" w14:textId="1A0964BF" w:rsidR="003009CB" w:rsidRDefault="002618EC" w:rsidP="001647A0">
      <w:pPr>
        <w:spacing w:after="0" w:line="240" w:lineRule="auto"/>
        <w:rPr>
          <w:sz w:val="20"/>
          <w:szCs w:val="20"/>
        </w:rPr>
      </w:pPr>
      <w:r w:rsidRPr="00813752">
        <w:rPr>
          <w:sz w:val="20"/>
          <w:szCs w:val="20"/>
        </w:rPr>
        <w:t xml:space="preserve">These steps assume the </w:t>
      </w:r>
      <w:r w:rsidR="00662F46">
        <w:rPr>
          <w:sz w:val="20"/>
          <w:szCs w:val="20"/>
        </w:rPr>
        <w:t>Azure</w:t>
      </w:r>
      <w:r w:rsidRPr="00813752">
        <w:rPr>
          <w:sz w:val="20"/>
          <w:szCs w:val="20"/>
        </w:rPr>
        <w:t xml:space="preserve"> environment is now ready to be populated by the applications </w:t>
      </w:r>
      <w:r w:rsidR="000A346D" w:rsidRPr="00813752">
        <w:rPr>
          <w:sz w:val="20"/>
          <w:szCs w:val="20"/>
        </w:rPr>
        <w:t xml:space="preserve">that power the Fundraising and Engagement </w:t>
      </w:r>
      <w:r w:rsidR="00D84A25" w:rsidRPr="00813752">
        <w:rPr>
          <w:sz w:val="20"/>
          <w:szCs w:val="20"/>
        </w:rPr>
        <w:t>solution</w:t>
      </w:r>
      <w:r w:rsidR="000A346D" w:rsidRPr="00813752">
        <w:rPr>
          <w:sz w:val="20"/>
          <w:szCs w:val="20"/>
        </w:rPr>
        <w:t xml:space="preserve">. Each component created </w:t>
      </w:r>
      <w:r w:rsidR="00FD7128">
        <w:rPr>
          <w:sz w:val="20"/>
          <w:szCs w:val="20"/>
        </w:rPr>
        <w:t>must</w:t>
      </w:r>
      <w:r w:rsidR="000A346D" w:rsidRPr="00813752">
        <w:rPr>
          <w:sz w:val="20"/>
          <w:szCs w:val="20"/>
        </w:rPr>
        <w:t xml:space="preserve"> be in place </w:t>
      </w:r>
      <w:r w:rsidR="009E19E5">
        <w:rPr>
          <w:sz w:val="20"/>
          <w:szCs w:val="20"/>
        </w:rPr>
        <w:t>before</w:t>
      </w:r>
      <w:r w:rsidR="000A346D" w:rsidRPr="00813752">
        <w:rPr>
          <w:sz w:val="20"/>
          <w:szCs w:val="20"/>
        </w:rPr>
        <w:t xml:space="preserve"> completing the steps outlined in this section. </w:t>
      </w:r>
    </w:p>
    <w:p w14:paraId="14A36A27" w14:textId="77777777" w:rsidR="00662F46" w:rsidRPr="00813752" w:rsidRDefault="00662F46" w:rsidP="001647A0">
      <w:pPr>
        <w:spacing w:after="0" w:line="240" w:lineRule="auto"/>
        <w:rPr>
          <w:sz w:val="20"/>
          <w:szCs w:val="20"/>
        </w:rPr>
      </w:pPr>
    </w:p>
    <w:p w14:paraId="3D3513A8" w14:textId="5E57FB31" w:rsidR="003009CB" w:rsidRPr="00813752" w:rsidRDefault="003009CB" w:rsidP="001647A0">
      <w:pPr>
        <w:spacing w:after="0" w:line="240" w:lineRule="auto"/>
        <w:rPr>
          <w:sz w:val="20"/>
          <w:szCs w:val="20"/>
        </w:rPr>
      </w:pPr>
      <w:r w:rsidRPr="00813752">
        <w:rPr>
          <w:sz w:val="20"/>
          <w:szCs w:val="20"/>
        </w:rPr>
        <w:t xml:space="preserve">The following prerequisites are required </w:t>
      </w:r>
      <w:r w:rsidR="00FD7128" w:rsidRPr="00813752">
        <w:rPr>
          <w:sz w:val="20"/>
          <w:szCs w:val="20"/>
        </w:rPr>
        <w:t>to</w:t>
      </w:r>
      <w:r w:rsidRPr="00813752">
        <w:rPr>
          <w:sz w:val="20"/>
          <w:szCs w:val="20"/>
        </w:rPr>
        <w:t xml:space="preserve"> deploy the template and create the Azure components:</w:t>
      </w:r>
    </w:p>
    <w:p w14:paraId="5570AA96" w14:textId="193092E2" w:rsidR="00D84A25" w:rsidRPr="00813752" w:rsidRDefault="00D84A25" w:rsidP="001647A0">
      <w:pPr>
        <w:pStyle w:val="ListParagraph"/>
        <w:numPr>
          <w:ilvl w:val="0"/>
          <w:numId w:val="6"/>
        </w:numPr>
        <w:spacing w:after="0" w:line="240" w:lineRule="auto"/>
        <w:rPr>
          <w:sz w:val="20"/>
          <w:szCs w:val="20"/>
        </w:rPr>
      </w:pPr>
      <w:r w:rsidRPr="00813752">
        <w:rPr>
          <w:sz w:val="20"/>
          <w:szCs w:val="20"/>
        </w:rPr>
        <w:t>Visual Studio 2019 Community Edition o</w:t>
      </w:r>
      <w:r w:rsidR="00786159">
        <w:rPr>
          <w:sz w:val="20"/>
          <w:szCs w:val="20"/>
        </w:rPr>
        <w:t>r</w:t>
      </w:r>
      <w:r w:rsidRPr="00813752">
        <w:rPr>
          <w:sz w:val="20"/>
          <w:szCs w:val="20"/>
        </w:rPr>
        <w:t xml:space="preserve"> Higher</w:t>
      </w:r>
    </w:p>
    <w:p w14:paraId="4022918A" w14:textId="0297993D" w:rsidR="00D84A25" w:rsidRPr="00813752" w:rsidRDefault="00D84A25" w:rsidP="001647A0">
      <w:pPr>
        <w:pStyle w:val="ListParagraph"/>
        <w:numPr>
          <w:ilvl w:val="0"/>
          <w:numId w:val="6"/>
        </w:numPr>
        <w:spacing w:after="0" w:line="240" w:lineRule="auto"/>
        <w:rPr>
          <w:sz w:val="20"/>
          <w:szCs w:val="20"/>
        </w:rPr>
      </w:pPr>
      <w:r w:rsidRPr="00813752">
        <w:rPr>
          <w:sz w:val="20"/>
          <w:szCs w:val="20"/>
        </w:rPr>
        <w:t xml:space="preserve">Access to the latest </w:t>
      </w:r>
      <w:hyperlink r:id="rId39" w:history="1">
        <w:r w:rsidRPr="00FD7128">
          <w:rPr>
            <w:rStyle w:val="Hyperlink"/>
            <w:sz w:val="20"/>
            <w:szCs w:val="20"/>
          </w:rPr>
          <w:t xml:space="preserve">GitHub repository for </w:t>
        </w:r>
        <w:r w:rsidR="00534D0A" w:rsidRPr="00FD7128">
          <w:rPr>
            <w:rStyle w:val="Hyperlink"/>
            <w:sz w:val="20"/>
            <w:szCs w:val="20"/>
          </w:rPr>
          <w:t>Fundraising and Engagement</w:t>
        </w:r>
      </w:hyperlink>
    </w:p>
    <w:p w14:paraId="0BFEEFB0" w14:textId="22CC22A2" w:rsidR="00B67D4F" w:rsidRPr="00813752" w:rsidRDefault="00FD7128" w:rsidP="001647A0">
      <w:pPr>
        <w:pStyle w:val="ListParagraph"/>
        <w:numPr>
          <w:ilvl w:val="0"/>
          <w:numId w:val="6"/>
        </w:numPr>
        <w:spacing w:after="0" w:line="240" w:lineRule="auto"/>
        <w:rPr>
          <w:rStyle w:val="Hyperlink"/>
          <w:color w:val="auto"/>
          <w:sz w:val="20"/>
          <w:szCs w:val="20"/>
          <w:u w:val="none"/>
        </w:rPr>
      </w:pPr>
      <w:r>
        <w:rPr>
          <w:sz w:val="20"/>
          <w:szCs w:val="20"/>
        </w:rPr>
        <w:t xml:space="preserve">The latest </w:t>
      </w:r>
      <w:del w:id="535" w:author="Author">
        <w:r w:rsidR="005C7E82" w:rsidDel="008B4BC3">
          <w:fldChar w:fldCharType="begin"/>
        </w:r>
        <w:r w:rsidR="005C7E82" w:rsidDel="008B4BC3">
          <w:delInstrText xml:space="preserve"> HYPERLINK \l "_Updating_Visual_Studio" </w:delInstrText>
        </w:r>
        <w:r w:rsidR="005C7E82" w:rsidDel="008B4BC3">
          <w:fldChar w:fldCharType="separate"/>
        </w:r>
        <w:r w:rsidRPr="008B4BC3" w:rsidDel="008B4BC3">
          <w:rPr>
            <w:rPrChange w:id="536" w:author="Author">
              <w:rPr>
                <w:rStyle w:val="Hyperlink"/>
                <w:sz w:val="20"/>
                <w:szCs w:val="20"/>
              </w:rPr>
            </w:rPrChange>
          </w:rPr>
          <w:delText>updates</w:delText>
        </w:r>
        <w:r w:rsidR="005C7E82" w:rsidDel="008B4BC3">
          <w:rPr>
            <w:rStyle w:val="Hyperlink"/>
            <w:sz w:val="20"/>
            <w:szCs w:val="20"/>
          </w:rPr>
          <w:fldChar w:fldCharType="end"/>
        </w:r>
      </w:del>
      <w:ins w:id="537" w:author="Author">
        <w:r w:rsidR="008B4BC3" w:rsidRPr="008B4BC3">
          <w:rPr>
            <w:rPrChange w:id="538" w:author="Author">
              <w:rPr>
                <w:rStyle w:val="Hyperlink"/>
                <w:sz w:val="20"/>
                <w:szCs w:val="20"/>
              </w:rPr>
            </w:rPrChange>
          </w:rPr>
          <w:t>updates</w:t>
        </w:r>
      </w:ins>
      <w:r w:rsidR="00B67D4F" w:rsidRPr="00813752">
        <w:rPr>
          <w:sz w:val="20"/>
          <w:szCs w:val="20"/>
        </w:rPr>
        <w:t xml:space="preserve"> </w:t>
      </w:r>
      <w:r w:rsidR="009E19E5">
        <w:rPr>
          <w:sz w:val="20"/>
          <w:szCs w:val="20"/>
        </w:rPr>
        <w:t xml:space="preserve">to </w:t>
      </w:r>
      <w:ins w:id="539" w:author="Author">
        <w:r w:rsidR="008B4BC3">
          <w:rPr>
            <w:sz w:val="20"/>
            <w:szCs w:val="20"/>
          </w:rPr>
          <w:fldChar w:fldCharType="begin"/>
        </w:r>
        <w:r w:rsidR="008B4BC3">
          <w:rPr>
            <w:sz w:val="20"/>
            <w:szCs w:val="20"/>
          </w:rPr>
          <w:instrText xml:space="preserve"> HYPERLINK "https://visualstudio.microsoft.com/vs/community/" </w:instrText>
        </w:r>
        <w:r w:rsidR="008B4BC3">
          <w:rPr>
            <w:sz w:val="20"/>
            <w:szCs w:val="20"/>
          </w:rPr>
          <w:fldChar w:fldCharType="separate"/>
        </w:r>
        <w:r w:rsidR="00B67D4F" w:rsidRPr="008B4BC3">
          <w:rPr>
            <w:rStyle w:val="Hyperlink"/>
            <w:sz w:val="20"/>
            <w:szCs w:val="20"/>
          </w:rPr>
          <w:t>Visual Studio 2019 Community Edition</w:t>
        </w:r>
        <w:r w:rsidR="008B4BC3">
          <w:rPr>
            <w:sz w:val="20"/>
            <w:szCs w:val="20"/>
          </w:rPr>
          <w:fldChar w:fldCharType="end"/>
        </w:r>
      </w:ins>
      <w:r w:rsidR="00B67D4F" w:rsidRPr="00813752">
        <w:rPr>
          <w:sz w:val="20"/>
          <w:szCs w:val="20"/>
        </w:rPr>
        <w:t xml:space="preserve"> or </w:t>
      </w:r>
      <w:r w:rsidR="009E19E5">
        <w:rPr>
          <w:sz w:val="20"/>
          <w:szCs w:val="20"/>
        </w:rPr>
        <w:t>h</w:t>
      </w:r>
      <w:r w:rsidR="00B67D4F" w:rsidRPr="00813752">
        <w:rPr>
          <w:sz w:val="20"/>
          <w:szCs w:val="20"/>
        </w:rPr>
        <w:t>igher</w:t>
      </w:r>
      <w:r w:rsidR="00657F93" w:rsidRPr="00662F46">
        <w:rPr>
          <w:rStyle w:val="Hyperlink"/>
          <w:color w:val="auto"/>
          <w:sz w:val="20"/>
          <w:szCs w:val="20"/>
          <w:u w:val="none"/>
        </w:rPr>
        <w:t>.</w:t>
      </w:r>
    </w:p>
    <w:p w14:paraId="631E547E" w14:textId="77777777" w:rsidR="00813752" w:rsidRPr="00813752" w:rsidRDefault="00813752" w:rsidP="00813752">
      <w:pPr>
        <w:spacing w:after="0" w:line="240" w:lineRule="auto"/>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3009CB" w:rsidRPr="00813752" w14:paraId="09897F2F" w14:textId="77777777" w:rsidTr="00D32F15">
        <w:tc>
          <w:tcPr>
            <w:tcW w:w="9350" w:type="dxa"/>
            <w:shd w:val="clear" w:color="auto" w:fill="F2F2F2" w:themeFill="background1" w:themeFillShade="F2"/>
          </w:tcPr>
          <w:p w14:paraId="383FFAE9" w14:textId="5AA29FC7" w:rsidR="003009CB" w:rsidRPr="00813752" w:rsidRDefault="003009CB" w:rsidP="001647A0">
            <w:pPr>
              <w:rPr>
                <w:sz w:val="20"/>
                <w:szCs w:val="20"/>
              </w:rPr>
            </w:pPr>
            <w:r w:rsidRPr="00813752">
              <w:rPr>
                <w:sz w:val="20"/>
                <w:szCs w:val="20"/>
              </w:rPr>
              <w:t xml:space="preserve">Note: </w:t>
            </w:r>
            <w:r w:rsidR="006F6BDC" w:rsidRPr="00813752">
              <w:rPr>
                <w:sz w:val="20"/>
                <w:szCs w:val="20"/>
              </w:rPr>
              <w:t>This guide assumes the user populating the Azure environment has a basic understanding of Visual Studio</w:t>
            </w:r>
            <w:r w:rsidR="00300E65" w:rsidRPr="00813752">
              <w:rPr>
                <w:sz w:val="20"/>
                <w:szCs w:val="20"/>
              </w:rPr>
              <w:t>. Visual Studio 2019</w:t>
            </w:r>
            <w:r w:rsidR="006361F1" w:rsidRPr="00813752">
              <w:rPr>
                <w:sz w:val="20"/>
                <w:szCs w:val="20"/>
              </w:rPr>
              <w:t xml:space="preserve"> Community Edition</w:t>
            </w:r>
            <w:r w:rsidR="00300E65" w:rsidRPr="00813752">
              <w:rPr>
                <w:sz w:val="20"/>
                <w:szCs w:val="20"/>
              </w:rPr>
              <w:t xml:space="preserve"> or higher is the only supported version</w:t>
            </w:r>
            <w:r w:rsidR="006361F1" w:rsidRPr="00813752">
              <w:rPr>
                <w:sz w:val="20"/>
                <w:szCs w:val="20"/>
              </w:rPr>
              <w:t xml:space="preserve">. </w:t>
            </w:r>
            <w:ins w:id="540" w:author="Author">
              <w:r w:rsidR="00B12E28">
                <w:rPr>
                  <w:sz w:val="20"/>
                  <w:szCs w:val="20"/>
                </w:rPr>
                <w:t xml:space="preserve">Download the latest version of </w:t>
              </w:r>
              <w:r w:rsidR="00B12E28">
                <w:rPr>
                  <w:sz w:val="20"/>
                  <w:szCs w:val="20"/>
                </w:rPr>
                <w:fldChar w:fldCharType="begin"/>
              </w:r>
              <w:r w:rsidR="00B12E28">
                <w:rPr>
                  <w:sz w:val="20"/>
                  <w:szCs w:val="20"/>
                </w:rPr>
                <w:instrText xml:space="preserve"> HYPERLINK "https://visualstudio.microsoft.com/downloads/" </w:instrText>
              </w:r>
              <w:r w:rsidR="00B12E28">
                <w:rPr>
                  <w:sz w:val="20"/>
                  <w:szCs w:val="20"/>
                </w:rPr>
                <w:fldChar w:fldCharType="separate"/>
              </w:r>
              <w:r w:rsidR="00B12E28" w:rsidRPr="00B12E28">
                <w:rPr>
                  <w:rStyle w:val="Hyperlink"/>
                  <w:sz w:val="20"/>
                  <w:szCs w:val="20"/>
                </w:rPr>
                <w:t>Visual Studio 2019</w:t>
              </w:r>
              <w:r w:rsidR="00B12E28">
                <w:rPr>
                  <w:sz w:val="20"/>
                  <w:szCs w:val="20"/>
                </w:rPr>
                <w:fldChar w:fldCharType="end"/>
              </w:r>
              <w:r w:rsidR="00B12E28">
                <w:rPr>
                  <w:sz w:val="20"/>
                  <w:szCs w:val="20"/>
                </w:rPr>
                <w:t>, a free development tool</w:t>
              </w:r>
            </w:ins>
            <w:del w:id="541" w:author="Author">
              <w:r w:rsidR="006361F1" w:rsidRPr="00813752" w:rsidDel="00B12E28">
                <w:rPr>
                  <w:sz w:val="20"/>
                  <w:szCs w:val="20"/>
                </w:rPr>
                <w:delText xml:space="preserve">Visual Studio 2019 is a free development tool and the latest version of Visual Studio can be downloaded </w:delText>
              </w:r>
              <w:r w:rsidR="005C7E82" w:rsidDel="00B12E28">
                <w:fldChar w:fldCharType="begin"/>
              </w:r>
              <w:r w:rsidR="005C7E82" w:rsidDel="00B12E28">
                <w:delInstrText xml:space="preserve"> HYPERLINK "https://visualstudio.microsoft.com/downloads/" </w:delInstrText>
              </w:r>
              <w:r w:rsidR="005C7E82" w:rsidDel="00B12E28">
                <w:fldChar w:fldCharType="separate"/>
              </w:r>
              <w:r w:rsidR="006361F1" w:rsidRPr="00813752" w:rsidDel="00B12E28">
                <w:rPr>
                  <w:rStyle w:val="Hyperlink"/>
                  <w:sz w:val="20"/>
                  <w:szCs w:val="20"/>
                </w:rPr>
                <w:delText>here</w:delText>
              </w:r>
              <w:r w:rsidR="005C7E82" w:rsidDel="00B12E28">
                <w:rPr>
                  <w:rStyle w:val="Hyperlink"/>
                  <w:sz w:val="20"/>
                  <w:szCs w:val="20"/>
                </w:rPr>
                <w:fldChar w:fldCharType="end"/>
              </w:r>
            </w:del>
            <w:r w:rsidR="007A116B" w:rsidRPr="00813752">
              <w:rPr>
                <w:sz w:val="20"/>
                <w:szCs w:val="20"/>
              </w:rPr>
              <w:t>.</w:t>
            </w:r>
          </w:p>
        </w:tc>
      </w:tr>
    </w:tbl>
    <w:p w14:paraId="7AE0ECF0" w14:textId="77777777" w:rsidR="003009CB" w:rsidRPr="00813752" w:rsidRDefault="003009CB" w:rsidP="001647A0">
      <w:pPr>
        <w:spacing w:after="0" w:line="240" w:lineRule="auto"/>
        <w:rPr>
          <w:sz w:val="20"/>
          <w:szCs w:val="20"/>
        </w:rPr>
      </w:pPr>
    </w:p>
    <w:p w14:paraId="21EE9C3D" w14:textId="3C22D489" w:rsidR="003009CB" w:rsidRPr="00813752" w:rsidRDefault="00CA77B7" w:rsidP="00813752">
      <w:pPr>
        <w:pStyle w:val="Heading2"/>
      </w:pPr>
      <w:bookmarkStart w:id="542" w:name="_Toc52813260"/>
      <w:r w:rsidRPr="00813752">
        <w:t xml:space="preserve">Clone </w:t>
      </w:r>
      <w:r w:rsidR="007900E2" w:rsidRPr="00813752">
        <w:t>the Solution</w:t>
      </w:r>
      <w:bookmarkEnd w:id="542"/>
      <w:r w:rsidR="007900E2" w:rsidRPr="00813752">
        <w:t xml:space="preserve"> </w:t>
      </w:r>
    </w:p>
    <w:p w14:paraId="59EC9D1C" w14:textId="1C97AFAA" w:rsidR="003009CB" w:rsidRDefault="00A52A23" w:rsidP="001647A0">
      <w:pPr>
        <w:spacing w:after="0" w:line="240" w:lineRule="auto"/>
        <w:rPr>
          <w:sz w:val="20"/>
          <w:szCs w:val="20"/>
        </w:rPr>
      </w:pPr>
      <w:r w:rsidRPr="00813752">
        <w:rPr>
          <w:sz w:val="20"/>
          <w:szCs w:val="20"/>
        </w:rPr>
        <w:t xml:space="preserve">The goal is to clone the latest </w:t>
      </w:r>
      <w:r w:rsidR="00FA46E5" w:rsidRPr="00813752">
        <w:rPr>
          <w:sz w:val="20"/>
          <w:szCs w:val="20"/>
        </w:rPr>
        <w:t>GitHub repository to your local Visual Studio instance</w:t>
      </w:r>
      <w:r w:rsidR="009E19E5">
        <w:rPr>
          <w:sz w:val="20"/>
          <w:szCs w:val="20"/>
        </w:rPr>
        <w:t>. T</w:t>
      </w:r>
      <w:r w:rsidR="00FA46E5" w:rsidRPr="00813752">
        <w:rPr>
          <w:sz w:val="20"/>
          <w:szCs w:val="20"/>
        </w:rPr>
        <w:t xml:space="preserve">his guide covers only </w:t>
      </w:r>
      <w:r w:rsidR="00923683" w:rsidRPr="00813752">
        <w:rPr>
          <w:sz w:val="20"/>
          <w:szCs w:val="20"/>
        </w:rPr>
        <w:t>the</w:t>
      </w:r>
      <w:r w:rsidR="00FA46E5" w:rsidRPr="00813752">
        <w:rPr>
          <w:sz w:val="20"/>
          <w:szCs w:val="20"/>
        </w:rPr>
        <w:t xml:space="preserve"> initial clone</w:t>
      </w:r>
      <w:r w:rsidR="003009CB" w:rsidRPr="00813752">
        <w:rPr>
          <w:sz w:val="20"/>
          <w:szCs w:val="20"/>
        </w:rPr>
        <w:t xml:space="preserve">. </w:t>
      </w:r>
    </w:p>
    <w:p w14:paraId="0BFF0CFF" w14:textId="77777777" w:rsidR="00813752" w:rsidRPr="00813752" w:rsidRDefault="00813752" w:rsidP="001647A0">
      <w:pPr>
        <w:spacing w:after="0" w:line="240" w:lineRule="auto"/>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923683" w:rsidRPr="00813752" w14:paraId="1F616E49" w14:textId="77777777" w:rsidTr="00D32F15">
        <w:tc>
          <w:tcPr>
            <w:tcW w:w="9350" w:type="dxa"/>
            <w:shd w:val="clear" w:color="auto" w:fill="F2F2F2" w:themeFill="background1" w:themeFillShade="F2"/>
          </w:tcPr>
          <w:p w14:paraId="4198D648" w14:textId="4152DE86" w:rsidR="00923683" w:rsidRPr="00813752" w:rsidRDefault="00923683" w:rsidP="001647A0">
            <w:pPr>
              <w:rPr>
                <w:sz w:val="20"/>
                <w:szCs w:val="20"/>
              </w:rPr>
            </w:pPr>
            <w:r w:rsidRPr="00813752">
              <w:rPr>
                <w:sz w:val="20"/>
                <w:szCs w:val="20"/>
              </w:rPr>
              <w:t>Note: If you have already deployed the Fundraising and Engagement Azure components using this guide</w:t>
            </w:r>
            <w:r w:rsidR="00980C19" w:rsidRPr="00813752">
              <w:rPr>
                <w:sz w:val="20"/>
                <w:szCs w:val="20"/>
              </w:rPr>
              <w:t xml:space="preserve">, connect to </w:t>
            </w:r>
            <w:ins w:id="543" w:author="Author">
              <w:r w:rsidR="00B12E28">
                <w:rPr>
                  <w:sz w:val="20"/>
                  <w:szCs w:val="20"/>
                </w:rPr>
                <w:fldChar w:fldCharType="begin"/>
              </w:r>
              <w:r w:rsidR="00B12E28">
                <w:rPr>
                  <w:sz w:val="20"/>
                  <w:szCs w:val="20"/>
                </w:rPr>
                <w:instrText xml:space="preserve"> HYPERLINK "https://github.com/microsoft/Industry-Accelerator-Nonprofit" </w:instrText>
              </w:r>
              <w:r w:rsidR="00B12E28">
                <w:rPr>
                  <w:sz w:val="20"/>
                  <w:szCs w:val="20"/>
                </w:rPr>
                <w:fldChar w:fldCharType="separate"/>
              </w:r>
              <w:r w:rsidR="00980C19" w:rsidRPr="00B12E28">
                <w:rPr>
                  <w:rStyle w:val="Hyperlink"/>
                  <w:sz w:val="20"/>
                  <w:szCs w:val="20"/>
                </w:rPr>
                <w:t>GitHub</w:t>
              </w:r>
              <w:r w:rsidR="00B12E28">
                <w:rPr>
                  <w:sz w:val="20"/>
                  <w:szCs w:val="20"/>
                </w:rPr>
                <w:fldChar w:fldCharType="end"/>
              </w:r>
            </w:ins>
            <w:r w:rsidR="00980C19" w:rsidRPr="00813752">
              <w:rPr>
                <w:sz w:val="20"/>
                <w:szCs w:val="20"/>
              </w:rPr>
              <w:t xml:space="preserve"> to retrieve the latest solution</w:t>
            </w:r>
            <w:del w:id="544" w:author="Author">
              <w:r w:rsidR="00980C19" w:rsidRPr="00813752" w:rsidDel="00B12E28">
                <w:rPr>
                  <w:sz w:val="20"/>
                  <w:szCs w:val="20"/>
                </w:rPr>
                <w:delText xml:space="preserve"> </w:delText>
              </w:r>
              <w:r w:rsidR="005C7E82" w:rsidDel="00B12E28">
                <w:fldChar w:fldCharType="begin"/>
              </w:r>
              <w:r w:rsidR="005C7E82" w:rsidDel="00B12E28">
                <w:delInstrText xml:space="preserve"> HYPERLINK "https://github.com/microsoft/Industry-Accelerator-Nonprofit" </w:delInstrText>
              </w:r>
              <w:r w:rsidR="005C7E82" w:rsidDel="00B12E28">
                <w:fldChar w:fldCharType="separate"/>
              </w:r>
              <w:r w:rsidR="00980C19" w:rsidRPr="00813752" w:rsidDel="00B12E28">
                <w:rPr>
                  <w:rStyle w:val="Hyperlink"/>
                  <w:sz w:val="20"/>
                  <w:szCs w:val="20"/>
                </w:rPr>
                <w:delText>here</w:delText>
              </w:r>
              <w:r w:rsidR="005C7E82" w:rsidDel="00B12E28">
                <w:rPr>
                  <w:rStyle w:val="Hyperlink"/>
                  <w:sz w:val="20"/>
                  <w:szCs w:val="20"/>
                </w:rPr>
                <w:fldChar w:fldCharType="end"/>
              </w:r>
            </w:del>
            <w:r w:rsidR="00980C19" w:rsidRPr="00813752">
              <w:rPr>
                <w:sz w:val="20"/>
                <w:szCs w:val="20"/>
              </w:rPr>
              <w:t xml:space="preserve">. </w:t>
            </w:r>
            <w:r w:rsidR="00FA25BF" w:rsidRPr="00813752">
              <w:rPr>
                <w:sz w:val="20"/>
                <w:szCs w:val="20"/>
              </w:rPr>
              <w:t xml:space="preserve">Always use the most up to date version of the solution when deploying to Azure. </w:t>
            </w:r>
          </w:p>
        </w:tc>
      </w:tr>
    </w:tbl>
    <w:p w14:paraId="4F3A41CD" w14:textId="77777777" w:rsidR="00923683" w:rsidRPr="00813752" w:rsidRDefault="00923683" w:rsidP="001647A0">
      <w:pPr>
        <w:spacing w:after="0" w:line="240" w:lineRule="auto"/>
        <w:rPr>
          <w:sz w:val="20"/>
          <w:szCs w:val="20"/>
        </w:rPr>
      </w:pPr>
    </w:p>
    <w:p w14:paraId="7621E673" w14:textId="0BA1005A" w:rsidR="00D765DA" w:rsidRDefault="00D765DA" w:rsidP="001647A0">
      <w:pPr>
        <w:pStyle w:val="ListParagraph"/>
        <w:numPr>
          <w:ilvl w:val="0"/>
          <w:numId w:val="7"/>
        </w:numPr>
        <w:spacing w:after="0" w:line="240" w:lineRule="auto"/>
        <w:rPr>
          <w:sz w:val="20"/>
          <w:szCs w:val="20"/>
        </w:rPr>
      </w:pPr>
      <w:r w:rsidRPr="00813752">
        <w:rPr>
          <w:sz w:val="20"/>
          <w:szCs w:val="20"/>
        </w:rPr>
        <w:t>Retrieve the latest GitHub repository URL</w:t>
      </w:r>
      <w:r w:rsidR="00906D8D" w:rsidRPr="00813752">
        <w:rPr>
          <w:sz w:val="20"/>
          <w:szCs w:val="20"/>
        </w:rPr>
        <w:t xml:space="preserve"> by locating the most recent repository and selecting </w:t>
      </w:r>
      <w:r w:rsidR="00662F46">
        <w:rPr>
          <w:sz w:val="20"/>
          <w:szCs w:val="20"/>
        </w:rPr>
        <w:t>‘</w:t>
      </w:r>
      <w:r w:rsidR="00906D8D" w:rsidRPr="00813752">
        <w:rPr>
          <w:sz w:val="20"/>
          <w:szCs w:val="20"/>
        </w:rPr>
        <w:t>&lt;&gt; Code</w:t>
      </w:r>
      <w:r w:rsidR="00662F46">
        <w:rPr>
          <w:sz w:val="20"/>
          <w:szCs w:val="20"/>
        </w:rPr>
        <w:t>.’</w:t>
      </w:r>
    </w:p>
    <w:p w14:paraId="34940D4A" w14:textId="77777777" w:rsidR="00813752" w:rsidRPr="00813752" w:rsidRDefault="00813752" w:rsidP="00813752">
      <w:pPr>
        <w:pStyle w:val="ListParagraph"/>
        <w:spacing w:after="0" w:line="240" w:lineRule="auto"/>
        <w:rPr>
          <w:sz w:val="20"/>
          <w:szCs w:val="20"/>
        </w:rPr>
      </w:pPr>
    </w:p>
    <w:p w14:paraId="44130673" w14:textId="2ECE9677" w:rsidR="00906D8D" w:rsidRDefault="7581E135" w:rsidP="001647A0">
      <w:pPr>
        <w:pStyle w:val="ListParagraph"/>
        <w:spacing w:after="0" w:line="240" w:lineRule="auto"/>
        <w:jc w:val="center"/>
        <w:rPr>
          <w:sz w:val="20"/>
          <w:szCs w:val="20"/>
        </w:rPr>
      </w:pPr>
      <w:r>
        <w:rPr>
          <w:noProof/>
        </w:rPr>
        <w:drawing>
          <wp:inline distT="0" distB="0" distL="0" distR="0" wp14:anchorId="1D64BB7A" wp14:editId="459608CB">
            <wp:extent cx="4438095" cy="1200000"/>
            <wp:effectExtent l="0" t="0" r="635" b="635"/>
            <wp:docPr id="5" name="Picture 5" descr="Sample screenshot of GitHub Nonprofit Accel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40">
                      <a:extLst>
                        <a:ext uri="{28A0092B-C50C-407E-A947-70E740481C1C}">
                          <a14:useLocalDpi xmlns:a14="http://schemas.microsoft.com/office/drawing/2010/main" val="0"/>
                        </a:ext>
                      </a:extLst>
                    </a:blip>
                    <a:stretch>
                      <a:fillRect/>
                    </a:stretch>
                  </pic:blipFill>
                  <pic:spPr>
                    <a:xfrm>
                      <a:off x="0" y="0"/>
                      <a:ext cx="4438095" cy="1200000"/>
                    </a:xfrm>
                    <a:prstGeom prst="rect">
                      <a:avLst/>
                    </a:prstGeom>
                  </pic:spPr>
                </pic:pic>
              </a:graphicData>
            </a:graphic>
          </wp:inline>
        </w:drawing>
      </w:r>
    </w:p>
    <w:p w14:paraId="466F311E" w14:textId="77777777" w:rsidR="00813752" w:rsidRPr="00813752" w:rsidRDefault="00813752" w:rsidP="001647A0">
      <w:pPr>
        <w:pStyle w:val="ListParagraph"/>
        <w:spacing w:after="0" w:line="240" w:lineRule="auto"/>
        <w:jc w:val="center"/>
        <w:rPr>
          <w:sz w:val="20"/>
          <w:szCs w:val="20"/>
        </w:rPr>
      </w:pPr>
    </w:p>
    <w:p w14:paraId="798DD395" w14:textId="73F686A4" w:rsidR="00B21AAF" w:rsidRDefault="009E19E5" w:rsidP="001647A0">
      <w:pPr>
        <w:pStyle w:val="ListParagraph"/>
        <w:spacing w:after="0" w:line="240" w:lineRule="auto"/>
        <w:rPr>
          <w:sz w:val="20"/>
          <w:szCs w:val="20"/>
        </w:rPr>
      </w:pPr>
      <w:r>
        <w:rPr>
          <w:sz w:val="20"/>
          <w:szCs w:val="20"/>
        </w:rPr>
        <w:t>Copy</w:t>
      </w:r>
      <w:r w:rsidR="00B21AAF" w:rsidRPr="00813752">
        <w:rPr>
          <w:sz w:val="20"/>
          <w:szCs w:val="20"/>
        </w:rPr>
        <w:t xml:space="preserve"> the URL that now displays in the browser window</w:t>
      </w:r>
      <w:r w:rsidR="00662F46">
        <w:rPr>
          <w:sz w:val="20"/>
          <w:szCs w:val="20"/>
        </w:rPr>
        <w:t>.</w:t>
      </w:r>
    </w:p>
    <w:p w14:paraId="74AD9019" w14:textId="77777777" w:rsidR="00813752" w:rsidRPr="00813752" w:rsidRDefault="00813752" w:rsidP="00813752">
      <w:pPr>
        <w:spacing w:after="0" w:line="240" w:lineRule="auto"/>
        <w:rPr>
          <w:sz w:val="20"/>
          <w:szCs w:val="20"/>
        </w:rPr>
      </w:pPr>
    </w:p>
    <w:p w14:paraId="2E56ADB5" w14:textId="7EB12C19" w:rsidR="00B21AAF" w:rsidRPr="00813752" w:rsidRDefault="2C525375" w:rsidP="001647A0">
      <w:pPr>
        <w:pStyle w:val="ListParagraph"/>
        <w:spacing w:after="0" w:line="240" w:lineRule="auto"/>
        <w:jc w:val="center"/>
        <w:rPr>
          <w:sz w:val="20"/>
          <w:szCs w:val="20"/>
        </w:rPr>
      </w:pPr>
      <w:r>
        <w:rPr>
          <w:noProof/>
        </w:rPr>
        <w:drawing>
          <wp:inline distT="0" distB="0" distL="0" distR="0" wp14:anchorId="55224E45" wp14:editId="14F270A5">
            <wp:extent cx="5038092" cy="685714"/>
            <wp:effectExtent l="0" t="0" r="0" b="635"/>
            <wp:docPr id="6" name="Picture 6" descr="Sample screenshot of GitHub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41">
                      <a:extLst>
                        <a:ext uri="{28A0092B-C50C-407E-A947-70E740481C1C}">
                          <a14:useLocalDpi xmlns:a14="http://schemas.microsoft.com/office/drawing/2010/main" val="0"/>
                        </a:ext>
                      </a:extLst>
                    </a:blip>
                    <a:stretch>
                      <a:fillRect/>
                    </a:stretch>
                  </pic:blipFill>
                  <pic:spPr>
                    <a:xfrm>
                      <a:off x="0" y="0"/>
                      <a:ext cx="5038092" cy="685714"/>
                    </a:xfrm>
                    <a:prstGeom prst="rect">
                      <a:avLst/>
                    </a:prstGeom>
                  </pic:spPr>
                </pic:pic>
              </a:graphicData>
            </a:graphic>
          </wp:inline>
        </w:drawing>
      </w:r>
    </w:p>
    <w:p w14:paraId="3D0FDC90" w14:textId="77777777" w:rsidR="00671E0F" w:rsidRPr="00813752" w:rsidRDefault="00671E0F" w:rsidP="001647A0">
      <w:pPr>
        <w:pStyle w:val="ListParagraph"/>
        <w:spacing w:after="0" w:line="240" w:lineRule="auto"/>
        <w:rPr>
          <w:sz w:val="20"/>
          <w:szCs w:val="20"/>
        </w:rPr>
      </w:pPr>
    </w:p>
    <w:p w14:paraId="7599ADF2" w14:textId="77777777" w:rsidR="00813752" w:rsidRDefault="00813752">
      <w:pPr>
        <w:rPr>
          <w:sz w:val="20"/>
          <w:szCs w:val="20"/>
        </w:rPr>
      </w:pPr>
      <w:r>
        <w:rPr>
          <w:sz w:val="20"/>
          <w:szCs w:val="20"/>
        </w:rPr>
        <w:br w:type="page"/>
      </w:r>
    </w:p>
    <w:p w14:paraId="655429EA" w14:textId="245BF1D2" w:rsidR="003009CB" w:rsidRDefault="00D765DA" w:rsidP="001647A0">
      <w:pPr>
        <w:pStyle w:val="ListParagraph"/>
        <w:numPr>
          <w:ilvl w:val="0"/>
          <w:numId w:val="7"/>
        </w:numPr>
        <w:spacing w:after="0" w:line="240" w:lineRule="auto"/>
        <w:rPr>
          <w:sz w:val="20"/>
          <w:szCs w:val="20"/>
        </w:rPr>
      </w:pPr>
      <w:r w:rsidRPr="00813752">
        <w:rPr>
          <w:sz w:val="20"/>
          <w:szCs w:val="20"/>
        </w:rPr>
        <w:t>Open Visual Studio</w:t>
      </w:r>
      <w:r w:rsidR="00671E0F" w:rsidRPr="00813752">
        <w:rPr>
          <w:sz w:val="20"/>
          <w:szCs w:val="20"/>
        </w:rPr>
        <w:t xml:space="preserve"> and select ‘Clone or check out code</w:t>
      </w:r>
      <w:r w:rsidR="00657F93">
        <w:rPr>
          <w:sz w:val="20"/>
          <w:szCs w:val="20"/>
        </w:rPr>
        <w:t>.</w:t>
      </w:r>
      <w:r w:rsidR="00671E0F" w:rsidRPr="00813752">
        <w:rPr>
          <w:sz w:val="20"/>
          <w:szCs w:val="20"/>
        </w:rPr>
        <w:t>’</w:t>
      </w:r>
    </w:p>
    <w:p w14:paraId="2A738E02" w14:textId="77777777" w:rsidR="00813752" w:rsidRPr="00813752" w:rsidRDefault="00813752" w:rsidP="00813752">
      <w:pPr>
        <w:pStyle w:val="ListParagraph"/>
        <w:spacing w:after="0" w:line="240" w:lineRule="auto"/>
        <w:rPr>
          <w:sz w:val="20"/>
          <w:szCs w:val="20"/>
        </w:rPr>
      </w:pPr>
    </w:p>
    <w:p w14:paraId="671CAA14" w14:textId="4270DC7B" w:rsidR="00671E0F" w:rsidRDefault="7E9D7742" w:rsidP="001647A0">
      <w:pPr>
        <w:pStyle w:val="ListParagraph"/>
        <w:spacing w:after="0" w:line="240" w:lineRule="auto"/>
        <w:jc w:val="center"/>
      </w:pPr>
      <w:r>
        <w:rPr>
          <w:noProof/>
        </w:rPr>
        <w:drawing>
          <wp:inline distT="0" distB="0" distL="0" distR="0" wp14:anchorId="5E87A396" wp14:editId="21BFFE6B">
            <wp:extent cx="2880000" cy="3594178"/>
            <wp:effectExtent l="0" t="0" r="0" b="6350"/>
            <wp:docPr id="7" name="Picture 7" descr="Sample screenshot of Visual Studio options at &quot;Get started&quot; 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42">
                      <a:extLst>
                        <a:ext uri="{28A0092B-C50C-407E-A947-70E740481C1C}">
                          <a14:useLocalDpi xmlns:a14="http://schemas.microsoft.com/office/drawing/2010/main" val="0"/>
                        </a:ext>
                      </a:extLst>
                    </a:blip>
                    <a:stretch>
                      <a:fillRect/>
                    </a:stretch>
                  </pic:blipFill>
                  <pic:spPr>
                    <a:xfrm>
                      <a:off x="0" y="0"/>
                      <a:ext cx="2880000" cy="3594178"/>
                    </a:xfrm>
                    <a:prstGeom prst="rect">
                      <a:avLst/>
                    </a:prstGeom>
                  </pic:spPr>
                </pic:pic>
              </a:graphicData>
            </a:graphic>
          </wp:inline>
        </w:drawing>
      </w:r>
    </w:p>
    <w:p w14:paraId="7EC7332C" w14:textId="77777777" w:rsidR="00A54752" w:rsidRDefault="00A54752" w:rsidP="001647A0">
      <w:pPr>
        <w:pStyle w:val="ListParagraph"/>
        <w:spacing w:after="0" w:line="240" w:lineRule="auto"/>
        <w:jc w:val="center"/>
      </w:pPr>
    </w:p>
    <w:p w14:paraId="0BA954E3" w14:textId="6440B7D7" w:rsidR="00CD746E" w:rsidRDefault="00CD746E" w:rsidP="001647A0">
      <w:pPr>
        <w:pStyle w:val="ListParagraph"/>
        <w:numPr>
          <w:ilvl w:val="0"/>
          <w:numId w:val="7"/>
        </w:numPr>
        <w:spacing w:after="0" w:line="240" w:lineRule="auto"/>
        <w:rPr>
          <w:sz w:val="20"/>
          <w:szCs w:val="20"/>
        </w:rPr>
      </w:pPr>
      <w:r w:rsidRPr="00952304">
        <w:rPr>
          <w:sz w:val="20"/>
          <w:szCs w:val="20"/>
        </w:rPr>
        <w:t>Enter the previously copied GitHub URL</w:t>
      </w:r>
      <w:r w:rsidR="009E19E5">
        <w:rPr>
          <w:sz w:val="20"/>
          <w:szCs w:val="20"/>
        </w:rPr>
        <w:t>. Y</w:t>
      </w:r>
      <w:r w:rsidRPr="00952304">
        <w:rPr>
          <w:sz w:val="20"/>
          <w:szCs w:val="20"/>
        </w:rPr>
        <w:t xml:space="preserve">ou now have an option to change the </w:t>
      </w:r>
      <w:r w:rsidR="00B477B7" w:rsidRPr="00952304">
        <w:rPr>
          <w:sz w:val="20"/>
          <w:szCs w:val="20"/>
        </w:rPr>
        <w:t>local path</w:t>
      </w:r>
      <w:r w:rsidR="00662F46">
        <w:rPr>
          <w:sz w:val="20"/>
          <w:szCs w:val="20"/>
        </w:rPr>
        <w:t>.</w:t>
      </w:r>
    </w:p>
    <w:p w14:paraId="6F7744E2" w14:textId="77777777" w:rsidR="00952304" w:rsidRPr="00952304" w:rsidRDefault="00952304" w:rsidP="00952304">
      <w:pPr>
        <w:spacing w:after="0" w:line="240" w:lineRule="auto"/>
        <w:ind w:left="36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A77023" w:rsidRPr="00952304" w14:paraId="70D77EC3" w14:textId="77777777" w:rsidTr="00D32F15">
        <w:tc>
          <w:tcPr>
            <w:tcW w:w="9350" w:type="dxa"/>
            <w:shd w:val="clear" w:color="auto" w:fill="F2F2F2" w:themeFill="background1" w:themeFillShade="F2"/>
          </w:tcPr>
          <w:p w14:paraId="41D3AE6E" w14:textId="33CCDCE5" w:rsidR="00A77023" w:rsidRPr="00952304" w:rsidRDefault="00A77023" w:rsidP="001647A0">
            <w:pPr>
              <w:rPr>
                <w:sz w:val="20"/>
                <w:szCs w:val="20"/>
              </w:rPr>
            </w:pPr>
            <w:r w:rsidRPr="00952304">
              <w:rPr>
                <w:sz w:val="20"/>
                <w:szCs w:val="20"/>
              </w:rPr>
              <w:t>Note: If you have already deployed the Fundraising and Engagement Azure components using this guide, to avoid a conflict</w:t>
            </w:r>
            <w:r w:rsidR="009E19E5">
              <w:rPr>
                <w:sz w:val="20"/>
                <w:szCs w:val="20"/>
              </w:rPr>
              <w:t>,</w:t>
            </w:r>
            <w:r w:rsidRPr="00952304">
              <w:rPr>
                <w:sz w:val="20"/>
                <w:szCs w:val="20"/>
              </w:rPr>
              <w:t xml:space="preserve"> you may want to change the local path to indicate the most recent cloned release form GitHub</w:t>
            </w:r>
            <w:r w:rsidR="00662F46">
              <w:rPr>
                <w:sz w:val="20"/>
                <w:szCs w:val="20"/>
              </w:rPr>
              <w:t>.</w:t>
            </w:r>
          </w:p>
        </w:tc>
      </w:tr>
    </w:tbl>
    <w:p w14:paraId="1C7ADD3D" w14:textId="77777777" w:rsidR="00A77023" w:rsidRPr="00952304" w:rsidRDefault="00A77023" w:rsidP="001647A0">
      <w:pPr>
        <w:pStyle w:val="ListParagraph"/>
        <w:spacing w:after="0" w:line="240" w:lineRule="auto"/>
        <w:rPr>
          <w:sz w:val="20"/>
          <w:szCs w:val="20"/>
        </w:rPr>
      </w:pPr>
    </w:p>
    <w:p w14:paraId="647F9C48" w14:textId="572CFAC7" w:rsidR="00B477B7" w:rsidRPr="00952304" w:rsidRDefault="68C32847" w:rsidP="001647A0">
      <w:pPr>
        <w:pStyle w:val="ListParagraph"/>
        <w:spacing w:after="0" w:line="240" w:lineRule="auto"/>
        <w:jc w:val="center"/>
        <w:rPr>
          <w:sz w:val="20"/>
          <w:szCs w:val="20"/>
        </w:rPr>
      </w:pPr>
      <w:r>
        <w:rPr>
          <w:noProof/>
        </w:rPr>
        <w:drawing>
          <wp:inline distT="0" distB="0" distL="0" distR="0" wp14:anchorId="18952C60" wp14:editId="7F24B136">
            <wp:extent cx="5039999" cy="2410692"/>
            <wp:effectExtent l="0" t="0" r="8255" b="8890"/>
            <wp:docPr id="8" name="Picture 8" descr="Sample screenshot entering the Git repository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43">
                      <a:extLst>
                        <a:ext uri="{28A0092B-C50C-407E-A947-70E740481C1C}">
                          <a14:useLocalDpi xmlns:a14="http://schemas.microsoft.com/office/drawing/2010/main" val="0"/>
                        </a:ext>
                      </a:extLst>
                    </a:blip>
                    <a:stretch>
                      <a:fillRect/>
                    </a:stretch>
                  </pic:blipFill>
                  <pic:spPr>
                    <a:xfrm>
                      <a:off x="0" y="0"/>
                      <a:ext cx="5039999" cy="2410692"/>
                    </a:xfrm>
                    <a:prstGeom prst="rect">
                      <a:avLst/>
                    </a:prstGeom>
                  </pic:spPr>
                </pic:pic>
              </a:graphicData>
            </a:graphic>
          </wp:inline>
        </w:drawing>
      </w:r>
    </w:p>
    <w:p w14:paraId="2CB16D4A" w14:textId="77777777" w:rsidR="000E419F" w:rsidRPr="00952304" w:rsidRDefault="000E419F" w:rsidP="001647A0">
      <w:pPr>
        <w:pStyle w:val="ListParagraph"/>
        <w:spacing w:after="0" w:line="240" w:lineRule="auto"/>
        <w:jc w:val="center"/>
        <w:rPr>
          <w:sz w:val="20"/>
          <w:szCs w:val="20"/>
        </w:rPr>
      </w:pPr>
    </w:p>
    <w:p w14:paraId="0D2CB584" w14:textId="77777777" w:rsidR="00A15982" w:rsidRDefault="00A15982">
      <w:pPr>
        <w:rPr>
          <w:sz w:val="20"/>
          <w:szCs w:val="20"/>
        </w:rPr>
      </w:pPr>
      <w:r>
        <w:rPr>
          <w:sz w:val="20"/>
          <w:szCs w:val="20"/>
        </w:rPr>
        <w:br w:type="page"/>
      </w:r>
    </w:p>
    <w:p w14:paraId="14B4F315" w14:textId="43036B27" w:rsidR="000E419F" w:rsidRPr="00A15982" w:rsidRDefault="00C5411E" w:rsidP="001647A0">
      <w:pPr>
        <w:pStyle w:val="ListParagraph"/>
        <w:numPr>
          <w:ilvl w:val="0"/>
          <w:numId w:val="7"/>
        </w:numPr>
        <w:spacing w:after="0" w:line="240" w:lineRule="auto"/>
        <w:rPr>
          <w:rFonts w:asciiTheme="majorHAnsi" w:eastAsiaTheme="majorEastAsia" w:hAnsiTheme="majorHAnsi" w:cstheme="majorBidi"/>
          <w:b/>
          <w:color w:val="1F3763" w:themeColor="accent1" w:themeShade="7F"/>
        </w:rPr>
      </w:pPr>
      <w:r w:rsidRPr="00952304">
        <w:rPr>
          <w:sz w:val="20"/>
          <w:szCs w:val="20"/>
        </w:rPr>
        <w:t xml:space="preserve">The </w:t>
      </w:r>
      <w:r w:rsidR="00705F19" w:rsidRPr="00952304">
        <w:rPr>
          <w:sz w:val="20"/>
          <w:szCs w:val="20"/>
        </w:rPr>
        <w:t xml:space="preserve">solution will </w:t>
      </w:r>
      <w:r w:rsidR="000E419F" w:rsidRPr="00952304">
        <w:rPr>
          <w:sz w:val="20"/>
          <w:szCs w:val="20"/>
        </w:rPr>
        <w:t>indicate</w:t>
      </w:r>
      <w:r w:rsidR="00705F19" w:rsidRPr="00952304">
        <w:rPr>
          <w:sz w:val="20"/>
          <w:szCs w:val="20"/>
        </w:rPr>
        <w:t xml:space="preserve"> it is cloning successfully by presenting the </w:t>
      </w:r>
      <w:r w:rsidR="000E419F" w:rsidRPr="00952304">
        <w:rPr>
          <w:sz w:val="20"/>
          <w:szCs w:val="20"/>
        </w:rPr>
        <w:t>progress bar</w:t>
      </w:r>
      <w:r w:rsidR="00662F46">
        <w:rPr>
          <w:sz w:val="20"/>
          <w:szCs w:val="20"/>
        </w:rPr>
        <w:t>.</w:t>
      </w:r>
    </w:p>
    <w:p w14:paraId="2CE159E5" w14:textId="77777777" w:rsidR="00A15982" w:rsidRPr="00952304" w:rsidRDefault="00A15982" w:rsidP="00A15982">
      <w:pPr>
        <w:pStyle w:val="ListParagraph"/>
        <w:spacing w:after="0" w:line="240" w:lineRule="auto"/>
        <w:rPr>
          <w:rFonts w:asciiTheme="majorHAnsi" w:eastAsiaTheme="majorEastAsia" w:hAnsiTheme="majorHAnsi" w:cstheme="majorBidi"/>
          <w:b/>
          <w:color w:val="1F3763" w:themeColor="accent1" w:themeShade="7F"/>
        </w:rPr>
      </w:pPr>
    </w:p>
    <w:p w14:paraId="65BE6CD9" w14:textId="34F544B7" w:rsidR="000E419F" w:rsidRDefault="2CB32072" w:rsidP="001647A0">
      <w:pPr>
        <w:pStyle w:val="ListParagraph"/>
        <w:spacing w:after="0" w:line="240" w:lineRule="auto"/>
        <w:jc w:val="center"/>
        <w:rPr>
          <w:sz w:val="20"/>
          <w:szCs w:val="20"/>
        </w:rPr>
      </w:pPr>
      <w:r>
        <w:rPr>
          <w:noProof/>
        </w:rPr>
        <w:drawing>
          <wp:inline distT="0" distB="0" distL="0" distR="0" wp14:anchorId="5CDA36B1" wp14:editId="20401E7D">
            <wp:extent cx="2880000" cy="2354087"/>
            <wp:effectExtent l="0" t="0" r="0" b="8255"/>
            <wp:docPr id="9" name="Picture 9" descr="Sample screenshot of Git repository up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44">
                      <a:extLst>
                        <a:ext uri="{28A0092B-C50C-407E-A947-70E740481C1C}">
                          <a14:useLocalDpi xmlns:a14="http://schemas.microsoft.com/office/drawing/2010/main" val="0"/>
                        </a:ext>
                      </a:extLst>
                    </a:blip>
                    <a:stretch>
                      <a:fillRect/>
                    </a:stretch>
                  </pic:blipFill>
                  <pic:spPr>
                    <a:xfrm>
                      <a:off x="0" y="0"/>
                      <a:ext cx="2880000" cy="2354087"/>
                    </a:xfrm>
                    <a:prstGeom prst="rect">
                      <a:avLst/>
                    </a:prstGeom>
                  </pic:spPr>
                </pic:pic>
              </a:graphicData>
            </a:graphic>
          </wp:inline>
        </w:drawing>
      </w:r>
    </w:p>
    <w:p w14:paraId="4059DEAC" w14:textId="77777777" w:rsidR="00952304" w:rsidRPr="00952304" w:rsidRDefault="00952304" w:rsidP="001647A0">
      <w:pPr>
        <w:pStyle w:val="ListParagraph"/>
        <w:spacing w:after="0" w:line="240" w:lineRule="auto"/>
        <w:jc w:val="center"/>
        <w:rPr>
          <w:sz w:val="20"/>
          <w:szCs w:val="20"/>
        </w:rPr>
      </w:pPr>
    </w:p>
    <w:p w14:paraId="5017344E" w14:textId="7532841E" w:rsidR="00E36A07" w:rsidRPr="00952304" w:rsidRDefault="00084C8F" w:rsidP="001647A0">
      <w:pPr>
        <w:pStyle w:val="ListParagraph"/>
        <w:numPr>
          <w:ilvl w:val="0"/>
          <w:numId w:val="7"/>
        </w:numPr>
        <w:spacing w:after="0" w:line="240" w:lineRule="auto"/>
        <w:rPr>
          <w:rFonts w:asciiTheme="majorHAnsi" w:eastAsiaTheme="majorEastAsia" w:hAnsiTheme="majorHAnsi" w:cstheme="majorBidi"/>
          <w:b/>
          <w:color w:val="1F3763" w:themeColor="accent1" w:themeShade="7F"/>
        </w:rPr>
      </w:pPr>
      <w:r w:rsidRPr="00952304">
        <w:rPr>
          <w:sz w:val="20"/>
          <w:szCs w:val="20"/>
        </w:rPr>
        <w:t>Change the view to default to the ‘Team Exp</w:t>
      </w:r>
      <w:r w:rsidR="00E36A07" w:rsidRPr="00952304">
        <w:rPr>
          <w:sz w:val="20"/>
          <w:szCs w:val="20"/>
        </w:rPr>
        <w:t>lorer’ tab</w:t>
      </w:r>
      <w:r w:rsidR="00662F46">
        <w:rPr>
          <w:sz w:val="20"/>
          <w:szCs w:val="20"/>
        </w:rPr>
        <w:t>.</w:t>
      </w:r>
    </w:p>
    <w:p w14:paraId="7593201E" w14:textId="2E0361A5" w:rsidR="00E36A07" w:rsidRPr="00952304" w:rsidRDefault="00E36A07" w:rsidP="001647A0">
      <w:pPr>
        <w:pStyle w:val="ListParagraph"/>
        <w:numPr>
          <w:ilvl w:val="0"/>
          <w:numId w:val="7"/>
        </w:numPr>
        <w:spacing w:after="0" w:line="240" w:lineRule="auto"/>
        <w:rPr>
          <w:rFonts w:asciiTheme="majorHAnsi" w:eastAsiaTheme="majorEastAsia" w:hAnsiTheme="majorHAnsi" w:cstheme="majorBidi"/>
          <w:b/>
          <w:color w:val="1F3763" w:themeColor="accent1" w:themeShade="7F"/>
        </w:rPr>
      </w:pPr>
      <w:r w:rsidRPr="00952304">
        <w:rPr>
          <w:sz w:val="20"/>
          <w:szCs w:val="20"/>
        </w:rPr>
        <w:t>Open the services solution by double clicking on the ‘FundraisingandEngagementServices.sln</w:t>
      </w:r>
      <w:r w:rsidR="00662F46">
        <w:rPr>
          <w:sz w:val="20"/>
          <w:szCs w:val="20"/>
        </w:rPr>
        <w:t>.</w:t>
      </w:r>
      <w:r w:rsidRPr="00952304">
        <w:rPr>
          <w:sz w:val="20"/>
          <w:szCs w:val="20"/>
        </w:rPr>
        <w:t>’</w:t>
      </w:r>
    </w:p>
    <w:p w14:paraId="79D26A70" w14:textId="52C5BC66" w:rsidR="00650582" w:rsidRPr="00952304" w:rsidRDefault="00650582" w:rsidP="001647A0">
      <w:pPr>
        <w:pStyle w:val="ListParagraph"/>
        <w:numPr>
          <w:ilvl w:val="0"/>
          <w:numId w:val="7"/>
        </w:numPr>
        <w:spacing w:after="0" w:line="240" w:lineRule="auto"/>
        <w:rPr>
          <w:rFonts w:asciiTheme="majorHAnsi" w:eastAsiaTheme="majorEastAsia" w:hAnsiTheme="majorHAnsi" w:cstheme="majorBidi"/>
          <w:b/>
          <w:color w:val="1F3763" w:themeColor="accent1" w:themeShade="7F"/>
        </w:rPr>
      </w:pPr>
      <w:r w:rsidRPr="00952304">
        <w:rPr>
          <w:sz w:val="20"/>
          <w:szCs w:val="20"/>
        </w:rPr>
        <w:t>Navigate back to the solution by selecting the ‘Solution Explorer’ tab</w:t>
      </w:r>
      <w:r w:rsidR="00662F46">
        <w:rPr>
          <w:sz w:val="20"/>
          <w:szCs w:val="20"/>
        </w:rPr>
        <w:t>.</w:t>
      </w:r>
    </w:p>
    <w:p w14:paraId="33F7FF9A" w14:textId="77777777" w:rsidR="00952304" w:rsidRPr="00952304" w:rsidRDefault="00952304" w:rsidP="00952304">
      <w:pPr>
        <w:spacing w:after="0" w:line="240" w:lineRule="auto"/>
        <w:ind w:left="360"/>
        <w:rPr>
          <w:rFonts w:asciiTheme="majorHAnsi" w:eastAsiaTheme="majorEastAsia" w:hAnsiTheme="majorHAnsi" w:cstheme="majorBidi"/>
          <w:b/>
          <w:color w:val="1F3763" w:themeColor="accent1" w:themeShade="7F"/>
        </w:rPr>
      </w:pPr>
    </w:p>
    <w:p w14:paraId="68D8E1AD" w14:textId="1B2ED392" w:rsidR="003009CB" w:rsidRDefault="06CAC36E" w:rsidP="001647A0">
      <w:pPr>
        <w:pStyle w:val="ListParagraph"/>
        <w:spacing w:after="0" w:line="240" w:lineRule="auto"/>
        <w:jc w:val="center"/>
      </w:pPr>
      <w:r>
        <w:rPr>
          <w:noProof/>
        </w:rPr>
        <w:drawing>
          <wp:inline distT="0" distB="0" distL="0" distR="0" wp14:anchorId="42FD56D3" wp14:editId="5CCCEF3B">
            <wp:extent cx="2361905" cy="1266667"/>
            <wp:effectExtent l="0" t="0" r="635" b="0"/>
            <wp:docPr id="10" name="Picture 10" descr="Sample screenshot of Solution Explor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45">
                      <a:extLst>
                        <a:ext uri="{28A0092B-C50C-407E-A947-70E740481C1C}">
                          <a14:useLocalDpi xmlns:a14="http://schemas.microsoft.com/office/drawing/2010/main" val="0"/>
                        </a:ext>
                      </a:extLst>
                    </a:blip>
                    <a:stretch>
                      <a:fillRect/>
                    </a:stretch>
                  </pic:blipFill>
                  <pic:spPr>
                    <a:xfrm>
                      <a:off x="0" y="0"/>
                      <a:ext cx="2361905" cy="1266667"/>
                    </a:xfrm>
                    <a:prstGeom prst="rect">
                      <a:avLst/>
                    </a:prstGeom>
                  </pic:spPr>
                </pic:pic>
              </a:graphicData>
            </a:graphic>
          </wp:inline>
        </w:drawing>
      </w:r>
    </w:p>
    <w:p w14:paraId="6E773871" w14:textId="77777777" w:rsidR="00952304" w:rsidRPr="0080161B" w:rsidRDefault="00952304" w:rsidP="001647A0">
      <w:pPr>
        <w:pStyle w:val="ListParagraph"/>
        <w:spacing w:after="0" w:line="240" w:lineRule="auto"/>
        <w:jc w:val="center"/>
      </w:pPr>
    </w:p>
    <w:p w14:paraId="6356AAB9" w14:textId="4CB13665" w:rsidR="003009CB" w:rsidRPr="00952304" w:rsidRDefault="007900E2" w:rsidP="00952304">
      <w:pPr>
        <w:pStyle w:val="Heading2"/>
      </w:pPr>
      <w:bookmarkStart w:id="545" w:name="_Toc52813261"/>
      <w:r w:rsidRPr="00952304">
        <w:t xml:space="preserve">Build the </w:t>
      </w:r>
      <w:r w:rsidR="00592B9D" w:rsidRPr="00952304">
        <w:t>Solution</w:t>
      </w:r>
      <w:bookmarkEnd w:id="545"/>
      <w:r w:rsidR="00592B9D" w:rsidRPr="00952304">
        <w:t xml:space="preserve"> </w:t>
      </w:r>
    </w:p>
    <w:p w14:paraId="0EE0653C" w14:textId="51811B61" w:rsidR="003009CB" w:rsidRDefault="00CD6917" w:rsidP="001647A0">
      <w:pPr>
        <w:spacing w:after="0" w:line="240" w:lineRule="auto"/>
        <w:rPr>
          <w:sz w:val="20"/>
          <w:szCs w:val="20"/>
        </w:rPr>
      </w:pPr>
      <w:r w:rsidRPr="00952304">
        <w:rPr>
          <w:sz w:val="20"/>
          <w:szCs w:val="20"/>
        </w:rPr>
        <w:t>The solution requires building locally prior to deploying to Azure</w:t>
      </w:r>
      <w:r w:rsidR="003009CB" w:rsidRPr="00952304">
        <w:rPr>
          <w:sz w:val="20"/>
          <w:szCs w:val="20"/>
        </w:rPr>
        <w:t>.</w:t>
      </w:r>
      <w:r w:rsidRPr="00952304">
        <w:rPr>
          <w:sz w:val="20"/>
          <w:szCs w:val="20"/>
        </w:rPr>
        <w:t xml:space="preserve"> </w:t>
      </w:r>
      <w:r w:rsidR="00D1781C" w:rsidRPr="00952304">
        <w:rPr>
          <w:sz w:val="20"/>
          <w:szCs w:val="20"/>
        </w:rPr>
        <w:t xml:space="preserve">The process of building the solution </w:t>
      </w:r>
      <w:del w:id="546" w:author="Author">
        <w:r w:rsidR="009B2FD0" w:rsidRPr="00952304" w:rsidDel="0097186B">
          <w:rPr>
            <w:sz w:val="20"/>
            <w:szCs w:val="20"/>
          </w:rPr>
          <w:delText>in order to</w:delText>
        </w:r>
      </w:del>
      <w:ins w:id="547" w:author="Author">
        <w:r w:rsidR="0097186B" w:rsidRPr="00952304">
          <w:rPr>
            <w:sz w:val="20"/>
            <w:szCs w:val="20"/>
          </w:rPr>
          <w:t>to</w:t>
        </w:r>
      </w:ins>
      <w:r w:rsidR="009B2FD0" w:rsidRPr="00952304">
        <w:rPr>
          <w:sz w:val="20"/>
          <w:szCs w:val="20"/>
        </w:rPr>
        <w:t xml:space="preserve"> deploy does not require that the user run it locally. As a </w:t>
      </w:r>
      <w:r w:rsidR="001C351F" w:rsidRPr="00952304">
        <w:rPr>
          <w:sz w:val="20"/>
          <w:szCs w:val="20"/>
        </w:rPr>
        <w:t>result,</w:t>
      </w:r>
      <w:r w:rsidR="009B2FD0" w:rsidRPr="00952304">
        <w:rPr>
          <w:sz w:val="20"/>
          <w:szCs w:val="20"/>
        </w:rPr>
        <w:t xml:space="preserve"> </w:t>
      </w:r>
      <w:r w:rsidR="008478D9" w:rsidRPr="00952304">
        <w:rPr>
          <w:sz w:val="20"/>
          <w:szCs w:val="20"/>
        </w:rPr>
        <w:t>the default base installation of Visual Studio 2019 Community Edition has the require</w:t>
      </w:r>
      <w:r w:rsidR="006438F6">
        <w:rPr>
          <w:sz w:val="20"/>
          <w:szCs w:val="20"/>
        </w:rPr>
        <w:t>d</w:t>
      </w:r>
      <w:r w:rsidR="008478D9" w:rsidRPr="00952304">
        <w:rPr>
          <w:sz w:val="20"/>
          <w:szCs w:val="20"/>
        </w:rPr>
        <w:t xml:space="preserve"> prerequisites to complete this task. </w:t>
      </w:r>
    </w:p>
    <w:p w14:paraId="6A97C612" w14:textId="77777777" w:rsidR="00952304" w:rsidRPr="00952304" w:rsidRDefault="00952304" w:rsidP="001647A0">
      <w:pPr>
        <w:spacing w:after="0" w:line="240" w:lineRule="auto"/>
        <w:rPr>
          <w:sz w:val="20"/>
          <w:szCs w:val="20"/>
        </w:rPr>
      </w:pPr>
    </w:p>
    <w:p w14:paraId="308AF8B3" w14:textId="5970D9F3" w:rsidR="008478D9" w:rsidRDefault="001C351F" w:rsidP="001647A0">
      <w:pPr>
        <w:spacing w:after="0" w:line="240" w:lineRule="auto"/>
        <w:rPr>
          <w:sz w:val="20"/>
          <w:szCs w:val="20"/>
        </w:rPr>
      </w:pPr>
      <w:r w:rsidRPr="00952304">
        <w:rPr>
          <w:sz w:val="20"/>
          <w:szCs w:val="20"/>
        </w:rPr>
        <w:t xml:space="preserve">To build the solution, right click on the </w:t>
      </w:r>
      <w:r w:rsidR="00BD45B6" w:rsidRPr="00952304">
        <w:rPr>
          <w:sz w:val="20"/>
          <w:szCs w:val="20"/>
        </w:rPr>
        <w:t xml:space="preserve">solution and select </w:t>
      </w:r>
      <w:r w:rsidR="001C2D25">
        <w:rPr>
          <w:sz w:val="20"/>
          <w:szCs w:val="20"/>
        </w:rPr>
        <w:t>‘</w:t>
      </w:r>
      <w:r w:rsidR="00BD45B6" w:rsidRPr="00952304">
        <w:rPr>
          <w:sz w:val="20"/>
          <w:szCs w:val="20"/>
        </w:rPr>
        <w:t>Build Solution</w:t>
      </w:r>
      <w:r w:rsidR="008A03F2">
        <w:rPr>
          <w:sz w:val="20"/>
          <w:szCs w:val="20"/>
        </w:rPr>
        <w:t>.</w:t>
      </w:r>
      <w:r w:rsidR="001C2D25">
        <w:rPr>
          <w:sz w:val="20"/>
          <w:szCs w:val="20"/>
        </w:rPr>
        <w:t>’</w:t>
      </w:r>
    </w:p>
    <w:p w14:paraId="39A4CD19" w14:textId="77777777" w:rsidR="00952304" w:rsidRPr="00952304" w:rsidRDefault="00952304" w:rsidP="001647A0">
      <w:pPr>
        <w:spacing w:after="0" w:line="240" w:lineRule="auto"/>
        <w:rPr>
          <w:sz w:val="20"/>
          <w:szCs w:val="20"/>
        </w:rPr>
      </w:pPr>
    </w:p>
    <w:p w14:paraId="54F9DCD7" w14:textId="761E4103" w:rsidR="00BD45B6" w:rsidRDefault="0E9D4DEA" w:rsidP="001647A0">
      <w:pPr>
        <w:spacing w:after="0" w:line="240" w:lineRule="auto"/>
      </w:pPr>
      <w:r>
        <w:rPr>
          <w:noProof/>
        </w:rPr>
        <w:drawing>
          <wp:inline distT="0" distB="0" distL="0" distR="0" wp14:anchorId="5D272DFB" wp14:editId="312E81C2">
            <wp:extent cx="5943600" cy="1545590"/>
            <wp:effectExtent l="0" t="0" r="0" b="0"/>
            <wp:docPr id="11" name="Picture 11" descr="Sample screenshot of navigation to &quot;Build Solu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46">
                      <a:extLst>
                        <a:ext uri="{28A0092B-C50C-407E-A947-70E740481C1C}">
                          <a14:useLocalDpi xmlns:a14="http://schemas.microsoft.com/office/drawing/2010/main" val="0"/>
                        </a:ext>
                      </a:extLst>
                    </a:blip>
                    <a:stretch>
                      <a:fillRect/>
                    </a:stretch>
                  </pic:blipFill>
                  <pic:spPr>
                    <a:xfrm>
                      <a:off x="0" y="0"/>
                      <a:ext cx="5943600" cy="1545590"/>
                    </a:xfrm>
                    <a:prstGeom prst="rect">
                      <a:avLst/>
                    </a:prstGeom>
                  </pic:spPr>
                </pic:pic>
              </a:graphicData>
            </a:graphic>
          </wp:inline>
        </w:drawing>
      </w:r>
    </w:p>
    <w:p w14:paraId="7CA2CBBF" w14:textId="77777777" w:rsidR="008A03F2" w:rsidRDefault="008A03F2" w:rsidP="001647A0">
      <w:pPr>
        <w:spacing w:after="0" w:line="240" w:lineRule="auto"/>
        <w:rPr>
          <w:sz w:val="20"/>
          <w:szCs w:val="20"/>
        </w:rPr>
      </w:pPr>
    </w:p>
    <w:p w14:paraId="51986319" w14:textId="1981F81B" w:rsidR="003009CB" w:rsidRDefault="007A0062" w:rsidP="001647A0">
      <w:pPr>
        <w:spacing w:after="0" w:line="240" w:lineRule="auto"/>
        <w:rPr>
          <w:sz w:val="20"/>
          <w:szCs w:val="20"/>
        </w:rPr>
      </w:pPr>
      <w:r w:rsidRPr="008A03F2">
        <w:rPr>
          <w:sz w:val="20"/>
          <w:szCs w:val="20"/>
        </w:rPr>
        <w:t>There are nine build steps</w:t>
      </w:r>
      <w:r w:rsidR="006438F6">
        <w:rPr>
          <w:sz w:val="20"/>
          <w:szCs w:val="20"/>
        </w:rPr>
        <w:t>. T</w:t>
      </w:r>
      <w:r w:rsidRPr="008A03F2">
        <w:rPr>
          <w:sz w:val="20"/>
          <w:szCs w:val="20"/>
        </w:rPr>
        <w:t>he user can confirm that the build was successful by verifying the output:</w:t>
      </w:r>
    </w:p>
    <w:p w14:paraId="295E43A7" w14:textId="77777777" w:rsidR="008A03F2" w:rsidRPr="008A03F2" w:rsidRDefault="008A03F2" w:rsidP="001647A0">
      <w:pPr>
        <w:spacing w:after="0" w:line="240" w:lineRule="auto"/>
        <w:rPr>
          <w:sz w:val="20"/>
          <w:szCs w:val="20"/>
        </w:rPr>
      </w:pPr>
    </w:p>
    <w:p w14:paraId="50855A46" w14:textId="01AB14E9" w:rsidR="007A0062" w:rsidRPr="008A03F2" w:rsidRDefault="50A1E885" w:rsidP="001647A0">
      <w:pPr>
        <w:spacing w:after="0" w:line="240" w:lineRule="auto"/>
        <w:jc w:val="center"/>
        <w:rPr>
          <w:sz w:val="20"/>
          <w:szCs w:val="20"/>
        </w:rPr>
      </w:pPr>
      <w:r>
        <w:rPr>
          <w:noProof/>
        </w:rPr>
        <w:drawing>
          <wp:inline distT="0" distB="0" distL="0" distR="0" wp14:anchorId="3302C350" wp14:editId="76715956">
            <wp:extent cx="5371428" cy="390476"/>
            <wp:effectExtent l="0" t="0" r="1270" b="0"/>
            <wp:docPr id="12" name="Picture 12" descr="Sample screenshot of step #9 showing successful ver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7">
                      <a:extLst>
                        <a:ext uri="{28A0092B-C50C-407E-A947-70E740481C1C}">
                          <a14:useLocalDpi xmlns:a14="http://schemas.microsoft.com/office/drawing/2010/main" val="0"/>
                        </a:ext>
                      </a:extLst>
                    </a:blip>
                    <a:stretch>
                      <a:fillRect/>
                    </a:stretch>
                  </pic:blipFill>
                  <pic:spPr>
                    <a:xfrm>
                      <a:off x="0" y="0"/>
                      <a:ext cx="5371428" cy="390476"/>
                    </a:xfrm>
                    <a:prstGeom prst="rect">
                      <a:avLst/>
                    </a:prstGeom>
                  </pic:spPr>
                </pic:pic>
              </a:graphicData>
            </a:graphic>
          </wp:inline>
        </w:drawing>
      </w:r>
    </w:p>
    <w:p w14:paraId="6382150B" w14:textId="0388D0ED" w:rsidR="00C80C05" w:rsidRPr="008A03F2" w:rsidRDefault="00C80C05" w:rsidP="001647A0">
      <w:pPr>
        <w:spacing w:after="0" w:line="240" w:lineRule="auto"/>
        <w:rPr>
          <w:rFonts w:asciiTheme="majorHAnsi" w:eastAsiaTheme="majorEastAsia" w:hAnsiTheme="majorHAnsi" w:cstheme="majorBidi"/>
          <w:b/>
          <w:color w:val="2F5496" w:themeColor="accent1" w:themeShade="BF"/>
          <w:sz w:val="24"/>
          <w:szCs w:val="24"/>
        </w:rPr>
      </w:pPr>
    </w:p>
    <w:p w14:paraId="13CFC2C9" w14:textId="0FCFABAB" w:rsidR="003009CB" w:rsidRPr="008A03F2" w:rsidRDefault="007900E2" w:rsidP="008A03F2">
      <w:pPr>
        <w:pStyle w:val="Heading2"/>
      </w:pPr>
      <w:bookmarkStart w:id="548" w:name="_Toc52813262"/>
      <w:r w:rsidRPr="008A03F2">
        <w:t>Deploy to Azure</w:t>
      </w:r>
      <w:bookmarkEnd w:id="548"/>
    </w:p>
    <w:p w14:paraId="2470454E" w14:textId="17A29181" w:rsidR="003009CB" w:rsidRDefault="00FD5DB4" w:rsidP="001647A0">
      <w:pPr>
        <w:spacing w:after="0" w:line="240" w:lineRule="auto"/>
        <w:rPr>
          <w:sz w:val="20"/>
          <w:szCs w:val="20"/>
        </w:rPr>
      </w:pPr>
      <w:r w:rsidRPr="008A03F2">
        <w:rPr>
          <w:sz w:val="20"/>
          <w:szCs w:val="20"/>
        </w:rPr>
        <w:t xml:space="preserve">Deploying the solution to the </w:t>
      </w:r>
      <w:r w:rsidR="00820BFD" w:rsidRPr="008A03F2">
        <w:rPr>
          <w:sz w:val="20"/>
          <w:szCs w:val="20"/>
        </w:rPr>
        <w:t>previous</w:t>
      </w:r>
      <w:r w:rsidR="007F0E10" w:rsidRPr="008A03F2">
        <w:rPr>
          <w:sz w:val="20"/>
          <w:szCs w:val="20"/>
        </w:rPr>
        <w:t>ly</w:t>
      </w:r>
      <w:r w:rsidRPr="008A03F2">
        <w:rPr>
          <w:sz w:val="20"/>
          <w:szCs w:val="20"/>
        </w:rPr>
        <w:t xml:space="preserve"> created Azure components </w:t>
      </w:r>
      <w:r w:rsidR="00820BFD" w:rsidRPr="008A03F2">
        <w:rPr>
          <w:sz w:val="20"/>
          <w:szCs w:val="20"/>
        </w:rPr>
        <w:t>requires that the user deploying the solution ha</w:t>
      </w:r>
      <w:r w:rsidR="006438F6">
        <w:rPr>
          <w:sz w:val="20"/>
          <w:szCs w:val="20"/>
        </w:rPr>
        <w:t>s</w:t>
      </w:r>
      <w:r w:rsidR="00820BFD" w:rsidRPr="008A03F2">
        <w:rPr>
          <w:sz w:val="20"/>
          <w:szCs w:val="20"/>
        </w:rPr>
        <w:t xml:space="preserve"> access to </w:t>
      </w:r>
      <w:r w:rsidR="007F0E10" w:rsidRPr="008A03F2">
        <w:rPr>
          <w:sz w:val="20"/>
          <w:szCs w:val="20"/>
        </w:rPr>
        <w:t>those that</w:t>
      </w:r>
      <w:r w:rsidR="00820BFD" w:rsidRPr="008A03F2">
        <w:rPr>
          <w:sz w:val="20"/>
          <w:szCs w:val="20"/>
        </w:rPr>
        <w:t xml:space="preserve"> were </w:t>
      </w:r>
      <w:r w:rsidR="00CF51C1" w:rsidRPr="008A03F2">
        <w:rPr>
          <w:sz w:val="20"/>
          <w:szCs w:val="20"/>
        </w:rPr>
        <w:t>previously</w:t>
      </w:r>
      <w:r w:rsidR="00820BFD" w:rsidRPr="008A03F2">
        <w:rPr>
          <w:sz w:val="20"/>
          <w:szCs w:val="20"/>
        </w:rPr>
        <w:t xml:space="preserve"> created. This guide assumes the user creating the Azure </w:t>
      </w:r>
      <w:r w:rsidR="00CF51C1" w:rsidRPr="008A03F2">
        <w:rPr>
          <w:sz w:val="20"/>
          <w:szCs w:val="20"/>
        </w:rPr>
        <w:t>components</w:t>
      </w:r>
      <w:r w:rsidR="00820BFD" w:rsidRPr="008A03F2">
        <w:rPr>
          <w:sz w:val="20"/>
          <w:szCs w:val="20"/>
        </w:rPr>
        <w:t xml:space="preserve"> is using the same access </w:t>
      </w:r>
      <w:r w:rsidR="00CF51C1" w:rsidRPr="008A03F2">
        <w:rPr>
          <w:sz w:val="20"/>
          <w:szCs w:val="20"/>
        </w:rPr>
        <w:t>credentials</w:t>
      </w:r>
      <w:r w:rsidR="00820BFD" w:rsidRPr="008A03F2">
        <w:rPr>
          <w:sz w:val="20"/>
          <w:szCs w:val="20"/>
        </w:rPr>
        <w:t xml:space="preserve"> as the user that then </w:t>
      </w:r>
      <w:r w:rsidR="00CF51C1" w:rsidRPr="008A03F2">
        <w:rPr>
          <w:sz w:val="20"/>
          <w:szCs w:val="20"/>
        </w:rPr>
        <w:t xml:space="preserve">deploys the </w:t>
      </w:r>
      <w:r w:rsidR="006438F6">
        <w:rPr>
          <w:sz w:val="20"/>
          <w:szCs w:val="20"/>
        </w:rPr>
        <w:t>F</w:t>
      </w:r>
      <w:r w:rsidR="00CF51C1" w:rsidRPr="008A03F2">
        <w:rPr>
          <w:sz w:val="20"/>
          <w:szCs w:val="20"/>
        </w:rPr>
        <w:t>undraising and Engagement solution</w:t>
      </w:r>
      <w:r w:rsidR="003009CB" w:rsidRPr="008A03F2">
        <w:rPr>
          <w:sz w:val="20"/>
          <w:szCs w:val="20"/>
        </w:rPr>
        <w:t xml:space="preserve">. </w:t>
      </w:r>
    </w:p>
    <w:p w14:paraId="2102156E" w14:textId="77777777" w:rsidR="008A03F2" w:rsidRPr="008A03F2" w:rsidRDefault="008A03F2" w:rsidP="001647A0">
      <w:pPr>
        <w:spacing w:after="0" w:line="240" w:lineRule="auto"/>
        <w:rPr>
          <w:sz w:val="20"/>
          <w:szCs w:val="20"/>
        </w:rPr>
      </w:pPr>
    </w:p>
    <w:p w14:paraId="32154BE9" w14:textId="5FDB5C8C" w:rsidR="00684B02" w:rsidRDefault="00684B02" w:rsidP="001647A0">
      <w:pPr>
        <w:spacing w:after="0" w:line="240" w:lineRule="auto"/>
        <w:rPr>
          <w:sz w:val="20"/>
          <w:szCs w:val="20"/>
        </w:rPr>
      </w:pPr>
      <w:r w:rsidRPr="008A03F2">
        <w:rPr>
          <w:sz w:val="20"/>
          <w:szCs w:val="20"/>
        </w:rPr>
        <w:t xml:space="preserve">Visual </w:t>
      </w:r>
      <w:r w:rsidR="002D418E">
        <w:rPr>
          <w:sz w:val="20"/>
          <w:szCs w:val="20"/>
        </w:rPr>
        <w:t>S</w:t>
      </w:r>
      <w:r w:rsidRPr="008A03F2">
        <w:rPr>
          <w:sz w:val="20"/>
          <w:szCs w:val="20"/>
        </w:rPr>
        <w:t xml:space="preserve">tudio 2019 </w:t>
      </w:r>
      <w:r w:rsidR="00F05EDF">
        <w:rPr>
          <w:sz w:val="20"/>
          <w:szCs w:val="20"/>
        </w:rPr>
        <w:t>C</w:t>
      </w:r>
      <w:r w:rsidRPr="008A03F2">
        <w:rPr>
          <w:sz w:val="20"/>
          <w:szCs w:val="20"/>
        </w:rPr>
        <w:t xml:space="preserve">ommunity </w:t>
      </w:r>
      <w:r w:rsidR="00662F46">
        <w:rPr>
          <w:sz w:val="20"/>
          <w:szCs w:val="20"/>
        </w:rPr>
        <w:t>E</w:t>
      </w:r>
      <w:r w:rsidRPr="008A03F2">
        <w:rPr>
          <w:sz w:val="20"/>
          <w:szCs w:val="20"/>
        </w:rPr>
        <w:t>dition supports multiple profiles</w:t>
      </w:r>
      <w:r w:rsidR="006438F6">
        <w:rPr>
          <w:sz w:val="20"/>
          <w:szCs w:val="20"/>
        </w:rPr>
        <w:t>. E</w:t>
      </w:r>
      <w:r w:rsidRPr="008A03F2">
        <w:rPr>
          <w:sz w:val="20"/>
          <w:szCs w:val="20"/>
        </w:rPr>
        <w:t>nsure the profile in use matches the target for the deployment:</w:t>
      </w:r>
    </w:p>
    <w:p w14:paraId="6925A6BC" w14:textId="77777777" w:rsidR="008A03F2" w:rsidRPr="008A03F2" w:rsidRDefault="008A03F2" w:rsidP="001647A0">
      <w:pPr>
        <w:spacing w:after="0" w:line="240" w:lineRule="auto"/>
        <w:rPr>
          <w:sz w:val="20"/>
          <w:szCs w:val="20"/>
        </w:rPr>
      </w:pPr>
    </w:p>
    <w:p w14:paraId="0D6F6155" w14:textId="647A79BF" w:rsidR="00684B02" w:rsidRDefault="7D5BA88B" w:rsidP="001647A0">
      <w:pPr>
        <w:spacing w:after="0" w:line="240" w:lineRule="auto"/>
        <w:jc w:val="center"/>
        <w:rPr>
          <w:sz w:val="20"/>
          <w:szCs w:val="20"/>
        </w:rPr>
      </w:pPr>
      <w:r>
        <w:rPr>
          <w:noProof/>
        </w:rPr>
        <w:drawing>
          <wp:inline distT="0" distB="0" distL="0" distR="0" wp14:anchorId="205C4A1E" wp14:editId="7B55098A">
            <wp:extent cx="4680000" cy="1458431"/>
            <wp:effectExtent l="0" t="0" r="6350" b="8890"/>
            <wp:docPr id="15" name="Picture 15" descr="Sample screenshot of Visual Studio pro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48">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a:ext>
                      </a:extLst>
                    </a:blip>
                    <a:srcRect l="1923" r="2084"/>
                    <a:stretch>
                      <a:fillRect/>
                    </a:stretch>
                  </pic:blipFill>
                  <pic:spPr>
                    <a:xfrm>
                      <a:off x="0" y="0"/>
                      <a:ext cx="4680000" cy="1458431"/>
                    </a:xfrm>
                    <a:prstGeom prst="rect">
                      <a:avLst/>
                    </a:prstGeom>
                  </pic:spPr>
                </pic:pic>
              </a:graphicData>
            </a:graphic>
          </wp:inline>
        </w:drawing>
      </w:r>
    </w:p>
    <w:p w14:paraId="499D9377" w14:textId="77777777" w:rsidR="008A03F2" w:rsidRPr="008A03F2" w:rsidRDefault="008A03F2" w:rsidP="001647A0">
      <w:pPr>
        <w:spacing w:after="0" w:line="240" w:lineRule="auto"/>
        <w:jc w:val="center"/>
        <w:rPr>
          <w:sz w:val="20"/>
          <w:szCs w:val="20"/>
        </w:rPr>
      </w:pPr>
    </w:p>
    <w:p w14:paraId="1AB53CEE" w14:textId="31E8A492" w:rsidR="009112B0" w:rsidRDefault="009112B0" w:rsidP="001647A0">
      <w:pPr>
        <w:spacing w:after="0" w:line="240" w:lineRule="auto"/>
        <w:rPr>
          <w:sz w:val="20"/>
          <w:szCs w:val="20"/>
        </w:rPr>
      </w:pPr>
      <w:r w:rsidRPr="008A03F2">
        <w:rPr>
          <w:sz w:val="20"/>
          <w:szCs w:val="20"/>
        </w:rPr>
        <w:t>There are three components that require deploying to Azure</w:t>
      </w:r>
      <w:r w:rsidR="006438F6">
        <w:rPr>
          <w:sz w:val="20"/>
          <w:szCs w:val="20"/>
        </w:rPr>
        <w:t>:</w:t>
      </w:r>
      <w:r w:rsidRPr="008A03F2">
        <w:rPr>
          <w:sz w:val="20"/>
          <w:szCs w:val="20"/>
        </w:rPr>
        <w:t xml:space="preserve"> </w:t>
      </w:r>
      <w:r w:rsidR="001A016B" w:rsidRPr="008A03F2">
        <w:rPr>
          <w:sz w:val="20"/>
          <w:szCs w:val="20"/>
        </w:rPr>
        <w:t>the API, RecurringDonations</w:t>
      </w:r>
      <w:r w:rsidR="006438F6">
        <w:rPr>
          <w:sz w:val="20"/>
          <w:szCs w:val="20"/>
        </w:rPr>
        <w:t>,</w:t>
      </w:r>
      <w:r w:rsidR="001A016B" w:rsidRPr="008A03F2">
        <w:rPr>
          <w:sz w:val="20"/>
          <w:szCs w:val="20"/>
        </w:rPr>
        <w:t xml:space="preserve"> and the BackgroundServices. Follow these steps to deploy each Azure application</w:t>
      </w:r>
      <w:r w:rsidR="00662F46">
        <w:rPr>
          <w:sz w:val="20"/>
          <w:szCs w:val="20"/>
        </w:rPr>
        <w:t>.</w:t>
      </w:r>
    </w:p>
    <w:p w14:paraId="52CA7E12" w14:textId="77777777" w:rsidR="008A03F2" w:rsidRPr="008A03F2" w:rsidRDefault="008A03F2" w:rsidP="001647A0">
      <w:pPr>
        <w:spacing w:after="0" w:line="240" w:lineRule="auto"/>
        <w:rPr>
          <w:sz w:val="20"/>
          <w:szCs w:val="20"/>
        </w:rPr>
      </w:pPr>
    </w:p>
    <w:p w14:paraId="0C30DE9F" w14:textId="31F4B196" w:rsidR="003009CB" w:rsidRPr="008A03F2" w:rsidRDefault="002F423A" w:rsidP="008A03F2">
      <w:pPr>
        <w:pStyle w:val="Heading3"/>
      </w:pPr>
      <w:r w:rsidRPr="008A03F2">
        <w:t>API</w:t>
      </w:r>
    </w:p>
    <w:p w14:paraId="49D92EF6" w14:textId="4DFA2B67" w:rsidR="003009CB" w:rsidRDefault="00B461B2" w:rsidP="001647A0">
      <w:pPr>
        <w:pStyle w:val="ListParagraph"/>
        <w:numPr>
          <w:ilvl w:val="0"/>
          <w:numId w:val="8"/>
        </w:numPr>
        <w:spacing w:after="0" w:line="240" w:lineRule="auto"/>
        <w:rPr>
          <w:sz w:val="20"/>
          <w:szCs w:val="20"/>
        </w:rPr>
      </w:pPr>
      <w:r w:rsidRPr="008A03F2">
        <w:rPr>
          <w:sz w:val="20"/>
          <w:szCs w:val="20"/>
        </w:rPr>
        <w:t>Right click on the API Visual Studio folder and select ‘Publish</w:t>
      </w:r>
      <w:r w:rsidR="000C4D4B">
        <w:rPr>
          <w:sz w:val="20"/>
          <w:szCs w:val="20"/>
        </w:rPr>
        <w:t>.</w:t>
      </w:r>
      <w:r w:rsidRPr="008A03F2">
        <w:rPr>
          <w:sz w:val="20"/>
          <w:szCs w:val="20"/>
        </w:rPr>
        <w:t>’</w:t>
      </w:r>
    </w:p>
    <w:p w14:paraId="3392286C" w14:textId="77777777" w:rsidR="008A03F2" w:rsidRPr="008A03F2" w:rsidRDefault="008A03F2" w:rsidP="008A03F2">
      <w:pPr>
        <w:pStyle w:val="ListParagraph"/>
        <w:spacing w:after="0" w:line="240" w:lineRule="auto"/>
        <w:rPr>
          <w:sz w:val="20"/>
          <w:szCs w:val="20"/>
        </w:rPr>
      </w:pPr>
    </w:p>
    <w:p w14:paraId="45D2E4FC" w14:textId="09258F47" w:rsidR="00B461B2" w:rsidRDefault="382F0E36" w:rsidP="001647A0">
      <w:pPr>
        <w:pStyle w:val="ListParagraph"/>
        <w:spacing w:after="0" w:line="240" w:lineRule="auto"/>
        <w:ind w:left="0"/>
        <w:jc w:val="center"/>
        <w:rPr>
          <w:sz w:val="20"/>
          <w:szCs w:val="20"/>
        </w:rPr>
      </w:pPr>
      <w:r>
        <w:rPr>
          <w:noProof/>
        </w:rPr>
        <w:drawing>
          <wp:inline distT="0" distB="0" distL="0" distR="0" wp14:anchorId="39F8E8A6" wp14:editId="501F0CB1">
            <wp:extent cx="4680000" cy="1621113"/>
            <wp:effectExtent l="0" t="0" r="6350" b="0"/>
            <wp:docPr id="17" name="Picture 17" descr="Sample screenshot of the Visual Studio API folder and options, with Publish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9">
                      <a:extLst>
                        <a:ext uri="{28A0092B-C50C-407E-A947-70E740481C1C}">
                          <a14:useLocalDpi xmlns:a14="http://schemas.microsoft.com/office/drawing/2010/main" val="0"/>
                        </a:ext>
                      </a:extLst>
                    </a:blip>
                    <a:stretch>
                      <a:fillRect/>
                    </a:stretch>
                  </pic:blipFill>
                  <pic:spPr>
                    <a:xfrm>
                      <a:off x="0" y="0"/>
                      <a:ext cx="4680000" cy="1621113"/>
                    </a:xfrm>
                    <a:prstGeom prst="rect">
                      <a:avLst/>
                    </a:prstGeom>
                  </pic:spPr>
                </pic:pic>
              </a:graphicData>
            </a:graphic>
          </wp:inline>
        </w:drawing>
      </w:r>
    </w:p>
    <w:p w14:paraId="00F65AAF" w14:textId="77777777" w:rsidR="008A03F2" w:rsidRPr="008A03F2" w:rsidRDefault="008A03F2" w:rsidP="001647A0">
      <w:pPr>
        <w:pStyle w:val="ListParagraph"/>
        <w:spacing w:after="0" w:line="240" w:lineRule="auto"/>
        <w:ind w:left="0"/>
        <w:jc w:val="center"/>
        <w:rPr>
          <w:sz w:val="20"/>
          <w:szCs w:val="20"/>
        </w:rPr>
      </w:pPr>
    </w:p>
    <w:p w14:paraId="0D896A76" w14:textId="77777777" w:rsidR="00C57FED" w:rsidRDefault="00C57FED">
      <w:pPr>
        <w:rPr>
          <w:sz w:val="20"/>
          <w:szCs w:val="20"/>
          <w:highlight w:val="lightGray"/>
        </w:rPr>
      </w:pPr>
      <w:r>
        <w:rPr>
          <w:sz w:val="20"/>
          <w:szCs w:val="20"/>
          <w:highlight w:val="lightGray"/>
        </w:rPr>
        <w:br w:type="page"/>
      </w:r>
    </w:p>
    <w:p w14:paraId="1E657B6A" w14:textId="0A03C71C" w:rsidR="00AF1F96" w:rsidRDefault="00AF1F96" w:rsidP="006438F6">
      <w:pPr>
        <w:spacing w:after="0" w:line="240" w:lineRule="auto"/>
        <w:ind w:left="360" w:firstLine="360"/>
        <w:rPr>
          <w:sz w:val="20"/>
          <w:szCs w:val="20"/>
        </w:rPr>
      </w:pPr>
      <w:r w:rsidRPr="00C57FED">
        <w:rPr>
          <w:sz w:val="20"/>
          <w:szCs w:val="20"/>
        </w:rPr>
        <w:t>Select ‘Start</w:t>
      </w:r>
      <w:r w:rsidR="000C4D4B">
        <w:rPr>
          <w:sz w:val="20"/>
          <w:szCs w:val="20"/>
        </w:rPr>
        <w:t>.</w:t>
      </w:r>
      <w:r w:rsidRPr="00C57FED">
        <w:rPr>
          <w:sz w:val="20"/>
          <w:szCs w:val="20"/>
        </w:rPr>
        <w:t>’</w:t>
      </w:r>
    </w:p>
    <w:p w14:paraId="22B60B8E" w14:textId="77777777" w:rsidR="00C57FED" w:rsidRPr="00C57FED" w:rsidRDefault="00C57FED" w:rsidP="00C57FED">
      <w:pPr>
        <w:spacing w:after="0" w:line="240" w:lineRule="auto"/>
        <w:ind w:left="360"/>
        <w:rPr>
          <w:sz w:val="20"/>
          <w:szCs w:val="20"/>
        </w:rPr>
      </w:pPr>
    </w:p>
    <w:p w14:paraId="187F32D2" w14:textId="2EAC93E9" w:rsidR="00AF1F96" w:rsidRDefault="54811E0B" w:rsidP="001647A0">
      <w:pPr>
        <w:pStyle w:val="ListParagraph"/>
        <w:spacing w:after="0" w:line="240" w:lineRule="auto"/>
        <w:ind w:left="0"/>
        <w:jc w:val="center"/>
      </w:pPr>
      <w:r>
        <w:rPr>
          <w:noProof/>
        </w:rPr>
        <w:drawing>
          <wp:inline distT="0" distB="0" distL="0" distR="0" wp14:anchorId="39F44BB6" wp14:editId="1A33E27B">
            <wp:extent cx="4680000" cy="1427085"/>
            <wp:effectExtent l="0" t="0" r="6350" b="1905"/>
            <wp:docPr id="18" name="Picture 18" descr="Sample screenshot of Visual Studio's Publish screen with Sta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50">
                      <a:extLst>
                        <a:ext uri="{28A0092B-C50C-407E-A947-70E740481C1C}">
                          <a14:useLocalDpi xmlns:a14="http://schemas.microsoft.com/office/drawing/2010/main" val="0"/>
                        </a:ext>
                      </a:extLst>
                    </a:blip>
                    <a:stretch>
                      <a:fillRect/>
                    </a:stretch>
                  </pic:blipFill>
                  <pic:spPr>
                    <a:xfrm>
                      <a:off x="0" y="0"/>
                      <a:ext cx="4680000" cy="1427085"/>
                    </a:xfrm>
                    <a:prstGeom prst="rect">
                      <a:avLst/>
                    </a:prstGeom>
                  </pic:spPr>
                </pic:pic>
              </a:graphicData>
            </a:graphic>
          </wp:inline>
        </w:drawing>
      </w:r>
    </w:p>
    <w:p w14:paraId="52680128" w14:textId="7B013152" w:rsidR="004B5BD3" w:rsidRDefault="004B5BD3" w:rsidP="001647A0">
      <w:pPr>
        <w:pStyle w:val="ListParagraph"/>
        <w:spacing w:after="0" w:line="240" w:lineRule="auto"/>
        <w:jc w:val="center"/>
      </w:pPr>
    </w:p>
    <w:p w14:paraId="3C35BC46" w14:textId="0D00757F" w:rsidR="00AF1F96" w:rsidRDefault="004B5BD3" w:rsidP="001647A0">
      <w:pPr>
        <w:pStyle w:val="ListParagraph"/>
        <w:numPr>
          <w:ilvl w:val="0"/>
          <w:numId w:val="8"/>
        </w:numPr>
        <w:spacing w:after="0" w:line="240" w:lineRule="auto"/>
        <w:rPr>
          <w:sz w:val="20"/>
          <w:szCs w:val="20"/>
        </w:rPr>
      </w:pPr>
      <w:r w:rsidRPr="00C57FED">
        <w:rPr>
          <w:sz w:val="20"/>
          <w:szCs w:val="20"/>
        </w:rPr>
        <w:t>Select ‘App Service’ (</w:t>
      </w:r>
      <w:r w:rsidR="00662F46">
        <w:rPr>
          <w:sz w:val="20"/>
          <w:szCs w:val="20"/>
        </w:rPr>
        <w:t>t</w:t>
      </w:r>
      <w:r w:rsidRPr="00C57FED">
        <w:rPr>
          <w:sz w:val="20"/>
          <w:szCs w:val="20"/>
        </w:rPr>
        <w:t>his is the default) and ensure that ‘Select Existing</w:t>
      </w:r>
      <w:r w:rsidR="00662F46">
        <w:rPr>
          <w:sz w:val="20"/>
          <w:szCs w:val="20"/>
        </w:rPr>
        <w:t>’</w:t>
      </w:r>
      <w:r w:rsidRPr="00C57FED">
        <w:rPr>
          <w:sz w:val="20"/>
          <w:szCs w:val="20"/>
        </w:rPr>
        <w:t xml:space="preserve"> is checked:</w:t>
      </w:r>
    </w:p>
    <w:p w14:paraId="16652624" w14:textId="77777777" w:rsidR="00C57FED" w:rsidRPr="00C57FED" w:rsidRDefault="00C57FED" w:rsidP="00C57FED">
      <w:pPr>
        <w:pStyle w:val="ListParagraph"/>
        <w:spacing w:after="0" w:line="240" w:lineRule="auto"/>
        <w:rPr>
          <w:sz w:val="20"/>
          <w:szCs w:val="20"/>
        </w:rPr>
      </w:pPr>
    </w:p>
    <w:p w14:paraId="69F32782" w14:textId="4174FBC2" w:rsidR="004B5BD3" w:rsidRDefault="67D17226" w:rsidP="001647A0">
      <w:pPr>
        <w:pStyle w:val="ListParagraph"/>
        <w:spacing w:after="0" w:line="240" w:lineRule="auto"/>
        <w:jc w:val="center"/>
        <w:rPr>
          <w:sz w:val="20"/>
          <w:szCs w:val="20"/>
        </w:rPr>
      </w:pPr>
      <w:r>
        <w:rPr>
          <w:noProof/>
        </w:rPr>
        <w:drawing>
          <wp:inline distT="0" distB="0" distL="0" distR="0" wp14:anchorId="38CA56B6" wp14:editId="759E6EED">
            <wp:extent cx="4680000" cy="1549870"/>
            <wp:effectExtent l="0" t="0" r="6350" b="0"/>
            <wp:docPr id="19" name="Picture 19" descr="Sample screenshot of App Service screen, with &quot;Select Existing&quot; option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51">
                      <a:extLst>
                        <a:ext uri="{28A0092B-C50C-407E-A947-70E740481C1C}">
                          <a14:useLocalDpi xmlns:a14="http://schemas.microsoft.com/office/drawing/2010/main" val="0"/>
                        </a:ext>
                      </a:extLst>
                    </a:blip>
                    <a:stretch>
                      <a:fillRect/>
                    </a:stretch>
                  </pic:blipFill>
                  <pic:spPr>
                    <a:xfrm>
                      <a:off x="0" y="0"/>
                      <a:ext cx="4680000" cy="1549870"/>
                    </a:xfrm>
                    <a:prstGeom prst="rect">
                      <a:avLst/>
                    </a:prstGeom>
                  </pic:spPr>
                </pic:pic>
              </a:graphicData>
            </a:graphic>
          </wp:inline>
        </w:drawing>
      </w:r>
    </w:p>
    <w:p w14:paraId="3FEB22A9" w14:textId="77777777" w:rsidR="00C57FED" w:rsidRPr="00C57FED" w:rsidRDefault="00C57FED" w:rsidP="001647A0">
      <w:pPr>
        <w:pStyle w:val="ListParagraph"/>
        <w:spacing w:after="0" w:line="240" w:lineRule="auto"/>
        <w:jc w:val="center"/>
        <w:rPr>
          <w:sz w:val="20"/>
          <w:szCs w:val="20"/>
        </w:rPr>
      </w:pPr>
    </w:p>
    <w:p w14:paraId="66036DFA" w14:textId="2FF161E6" w:rsidR="003009CB" w:rsidRDefault="003067BB" w:rsidP="001647A0">
      <w:pPr>
        <w:pStyle w:val="ListParagraph"/>
        <w:numPr>
          <w:ilvl w:val="0"/>
          <w:numId w:val="8"/>
        </w:numPr>
        <w:spacing w:after="0" w:line="240" w:lineRule="auto"/>
        <w:rPr>
          <w:sz w:val="20"/>
          <w:szCs w:val="20"/>
        </w:rPr>
      </w:pPr>
      <w:r w:rsidRPr="00C57FED">
        <w:rPr>
          <w:sz w:val="20"/>
          <w:szCs w:val="20"/>
        </w:rPr>
        <w:t xml:space="preserve">Select ‘Create’ and ensure the profile in use is the profile that has ‘contributor’ rights to the </w:t>
      </w:r>
      <w:r w:rsidR="002612C4">
        <w:rPr>
          <w:sz w:val="20"/>
          <w:szCs w:val="20"/>
        </w:rPr>
        <w:t>A</w:t>
      </w:r>
      <w:r w:rsidRPr="00C57FED">
        <w:rPr>
          <w:sz w:val="20"/>
          <w:szCs w:val="20"/>
        </w:rPr>
        <w:t>zure deployment</w:t>
      </w:r>
      <w:r w:rsidR="006438F6">
        <w:rPr>
          <w:sz w:val="20"/>
          <w:szCs w:val="20"/>
        </w:rPr>
        <w:t>. S</w:t>
      </w:r>
      <w:r w:rsidRPr="00C57FED">
        <w:rPr>
          <w:sz w:val="20"/>
          <w:szCs w:val="20"/>
        </w:rPr>
        <w:t xml:space="preserve">elect the subscriptions, </w:t>
      </w:r>
      <w:r w:rsidR="006650EB" w:rsidRPr="00C57FED">
        <w:rPr>
          <w:sz w:val="20"/>
          <w:szCs w:val="20"/>
        </w:rPr>
        <w:t>change the view to ‘R</w:t>
      </w:r>
      <w:r w:rsidRPr="00C57FED">
        <w:rPr>
          <w:sz w:val="20"/>
          <w:szCs w:val="20"/>
        </w:rPr>
        <w:t xml:space="preserve">esource </w:t>
      </w:r>
      <w:r w:rsidR="006650EB" w:rsidRPr="00C57FED">
        <w:rPr>
          <w:sz w:val="20"/>
          <w:szCs w:val="20"/>
        </w:rPr>
        <w:t>G</w:t>
      </w:r>
      <w:r w:rsidRPr="00C57FED">
        <w:rPr>
          <w:sz w:val="20"/>
          <w:szCs w:val="20"/>
        </w:rPr>
        <w:t>roup</w:t>
      </w:r>
      <w:r w:rsidR="006438F6">
        <w:rPr>
          <w:sz w:val="20"/>
          <w:szCs w:val="20"/>
        </w:rPr>
        <w:t>,</w:t>
      </w:r>
      <w:r w:rsidR="006650EB" w:rsidRPr="00C57FED">
        <w:rPr>
          <w:sz w:val="20"/>
          <w:szCs w:val="20"/>
        </w:rPr>
        <w:t>’</w:t>
      </w:r>
      <w:r w:rsidRPr="00C57FED">
        <w:rPr>
          <w:sz w:val="20"/>
          <w:szCs w:val="20"/>
        </w:rPr>
        <w:t xml:space="preserve"> then locate the ‘API’ created during the </w:t>
      </w:r>
      <w:r w:rsidR="00662F46">
        <w:rPr>
          <w:sz w:val="20"/>
          <w:szCs w:val="20"/>
        </w:rPr>
        <w:t>Azure</w:t>
      </w:r>
      <w:r w:rsidRPr="00C57FED">
        <w:rPr>
          <w:sz w:val="20"/>
          <w:szCs w:val="20"/>
        </w:rPr>
        <w:t xml:space="preserve"> deployment steps:</w:t>
      </w:r>
    </w:p>
    <w:p w14:paraId="45FB55C2" w14:textId="77777777" w:rsidR="00C57FED" w:rsidRPr="00C57FED" w:rsidRDefault="00C57FED" w:rsidP="00C57FED">
      <w:pPr>
        <w:pStyle w:val="ListParagraph"/>
        <w:spacing w:after="0" w:line="240" w:lineRule="auto"/>
        <w:rPr>
          <w:sz w:val="20"/>
          <w:szCs w:val="20"/>
        </w:rPr>
      </w:pPr>
    </w:p>
    <w:p w14:paraId="21B793BE" w14:textId="5615C00D" w:rsidR="003067BB" w:rsidRDefault="121D7D3B" w:rsidP="001647A0">
      <w:pPr>
        <w:pStyle w:val="ListParagraph"/>
        <w:spacing w:after="0" w:line="240" w:lineRule="auto"/>
        <w:ind w:left="360"/>
        <w:jc w:val="center"/>
        <w:rPr>
          <w:sz w:val="20"/>
          <w:szCs w:val="20"/>
        </w:rPr>
      </w:pPr>
      <w:r>
        <w:rPr>
          <w:noProof/>
        </w:rPr>
        <w:drawing>
          <wp:inline distT="0" distB="0" distL="0" distR="0" wp14:anchorId="5C5184B6" wp14:editId="09BD13BC">
            <wp:extent cx="4680000" cy="1412000"/>
            <wp:effectExtent l="0" t="0" r="6350" b="0"/>
            <wp:docPr id="20" name="Picture 20" descr="Sample screenshot of Subscriptions, showing the &quot;Resource group&quot; view, and 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52">
                      <a:extLst>
                        <a:ext uri="{28A0092B-C50C-407E-A947-70E740481C1C}">
                          <a14:useLocalDpi xmlns:a14="http://schemas.microsoft.com/office/drawing/2010/main" val="0"/>
                        </a:ext>
                      </a:extLst>
                    </a:blip>
                    <a:stretch>
                      <a:fillRect/>
                    </a:stretch>
                  </pic:blipFill>
                  <pic:spPr>
                    <a:xfrm>
                      <a:off x="0" y="0"/>
                      <a:ext cx="4680000" cy="1412000"/>
                    </a:xfrm>
                    <a:prstGeom prst="rect">
                      <a:avLst/>
                    </a:prstGeom>
                  </pic:spPr>
                </pic:pic>
              </a:graphicData>
            </a:graphic>
          </wp:inline>
        </w:drawing>
      </w:r>
    </w:p>
    <w:p w14:paraId="1B75A4FE" w14:textId="77777777" w:rsidR="00C57FED" w:rsidRPr="00C57FED" w:rsidRDefault="00C57FED" w:rsidP="001647A0">
      <w:pPr>
        <w:pStyle w:val="ListParagraph"/>
        <w:spacing w:after="0" w:line="240" w:lineRule="auto"/>
        <w:ind w:left="360"/>
        <w:jc w:val="center"/>
        <w:rPr>
          <w:sz w:val="20"/>
          <w:szCs w:val="20"/>
        </w:rPr>
      </w:pPr>
    </w:p>
    <w:p w14:paraId="5D788360" w14:textId="21BD54E7" w:rsidR="00BA6673" w:rsidRDefault="00BA6673" w:rsidP="001647A0">
      <w:pPr>
        <w:pStyle w:val="ListParagraph"/>
        <w:numPr>
          <w:ilvl w:val="0"/>
          <w:numId w:val="8"/>
        </w:numPr>
        <w:spacing w:after="0" w:line="240" w:lineRule="auto"/>
        <w:rPr>
          <w:sz w:val="20"/>
          <w:szCs w:val="20"/>
        </w:rPr>
      </w:pPr>
      <w:r w:rsidRPr="00C57FED">
        <w:rPr>
          <w:sz w:val="20"/>
          <w:szCs w:val="20"/>
        </w:rPr>
        <w:t>Select ‘OK’ then ‘Publish</w:t>
      </w:r>
      <w:r w:rsidR="00565D50">
        <w:rPr>
          <w:sz w:val="20"/>
          <w:szCs w:val="20"/>
        </w:rPr>
        <w:t>.</w:t>
      </w:r>
      <w:r w:rsidRPr="00C57FED">
        <w:rPr>
          <w:sz w:val="20"/>
          <w:szCs w:val="20"/>
        </w:rPr>
        <w:t>’</w:t>
      </w:r>
    </w:p>
    <w:p w14:paraId="4B01124B" w14:textId="77777777" w:rsidR="00C57FED" w:rsidRPr="00C57FED" w:rsidRDefault="00C57FED" w:rsidP="00C57FED">
      <w:pPr>
        <w:spacing w:after="0" w:line="240" w:lineRule="auto"/>
        <w:ind w:left="360"/>
        <w:rPr>
          <w:sz w:val="20"/>
          <w:szCs w:val="20"/>
        </w:rPr>
      </w:pPr>
    </w:p>
    <w:p w14:paraId="268A1AF9" w14:textId="745F4982" w:rsidR="00BA6673" w:rsidRDefault="097A2EA2" w:rsidP="001647A0">
      <w:pPr>
        <w:pStyle w:val="ListParagraph"/>
        <w:spacing w:after="0" w:line="240" w:lineRule="auto"/>
        <w:jc w:val="center"/>
        <w:rPr>
          <w:sz w:val="20"/>
          <w:szCs w:val="20"/>
        </w:rPr>
      </w:pPr>
      <w:r>
        <w:rPr>
          <w:noProof/>
        </w:rPr>
        <w:drawing>
          <wp:inline distT="0" distB="0" distL="0" distR="0" wp14:anchorId="74B4FE3E" wp14:editId="2A1BB87A">
            <wp:extent cx="4680000" cy="651000"/>
            <wp:effectExtent l="0" t="0" r="6350" b="0"/>
            <wp:docPr id="21" name="Picture 21" descr="Sample screenshot of Publish 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53">
                      <a:extLst>
                        <a:ext uri="{28A0092B-C50C-407E-A947-70E740481C1C}">
                          <a14:useLocalDpi xmlns:a14="http://schemas.microsoft.com/office/drawing/2010/main" val="0"/>
                        </a:ext>
                      </a:extLst>
                    </a:blip>
                    <a:stretch>
                      <a:fillRect/>
                    </a:stretch>
                  </pic:blipFill>
                  <pic:spPr>
                    <a:xfrm>
                      <a:off x="0" y="0"/>
                      <a:ext cx="4680000" cy="651000"/>
                    </a:xfrm>
                    <a:prstGeom prst="rect">
                      <a:avLst/>
                    </a:prstGeom>
                  </pic:spPr>
                </pic:pic>
              </a:graphicData>
            </a:graphic>
          </wp:inline>
        </w:drawing>
      </w:r>
    </w:p>
    <w:p w14:paraId="0694083A" w14:textId="77777777" w:rsidR="00C57FED" w:rsidRPr="00C57FED" w:rsidRDefault="00C57FED" w:rsidP="001647A0">
      <w:pPr>
        <w:pStyle w:val="ListParagraph"/>
        <w:spacing w:after="0" w:line="240" w:lineRule="auto"/>
        <w:jc w:val="center"/>
        <w:rPr>
          <w:sz w:val="20"/>
          <w:szCs w:val="20"/>
        </w:rPr>
      </w:pPr>
    </w:p>
    <w:p w14:paraId="0909FDBF" w14:textId="77777777" w:rsidR="00C57FED" w:rsidRDefault="00C57FED">
      <w:pPr>
        <w:rPr>
          <w:sz w:val="20"/>
          <w:szCs w:val="20"/>
        </w:rPr>
      </w:pPr>
      <w:r>
        <w:rPr>
          <w:sz w:val="20"/>
          <w:szCs w:val="20"/>
        </w:rPr>
        <w:br w:type="page"/>
      </w:r>
    </w:p>
    <w:p w14:paraId="5F7EBAAC" w14:textId="19778C38" w:rsidR="00B72770" w:rsidRDefault="00B72770" w:rsidP="001647A0">
      <w:pPr>
        <w:pStyle w:val="ListParagraph"/>
        <w:numPr>
          <w:ilvl w:val="0"/>
          <w:numId w:val="8"/>
        </w:numPr>
        <w:spacing w:after="0" w:line="240" w:lineRule="auto"/>
        <w:rPr>
          <w:sz w:val="20"/>
          <w:szCs w:val="20"/>
        </w:rPr>
      </w:pPr>
      <w:r w:rsidRPr="00C57FED">
        <w:rPr>
          <w:sz w:val="20"/>
          <w:szCs w:val="20"/>
        </w:rPr>
        <w:t xml:space="preserve">Verify the success by ensuring the </w:t>
      </w:r>
      <w:r w:rsidR="007C30C5" w:rsidRPr="00C57FED">
        <w:rPr>
          <w:sz w:val="20"/>
          <w:szCs w:val="20"/>
        </w:rPr>
        <w:t>‘Output’ section displays the successful deployment:</w:t>
      </w:r>
    </w:p>
    <w:p w14:paraId="1A4B116B" w14:textId="77777777" w:rsidR="00D2390B" w:rsidRPr="00C57FED" w:rsidRDefault="00D2390B" w:rsidP="00D2390B">
      <w:pPr>
        <w:pStyle w:val="ListParagraph"/>
        <w:spacing w:after="0" w:line="240" w:lineRule="auto"/>
        <w:rPr>
          <w:sz w:val="20"/>
          <w:szCs w:val="20"/>
        </w:rPr>
      </w:pPr>
    </w:p>
    <w:p w14:paraId="7848FBD2" w14:textId="0599D748" w:rsidR="0051510B" w:rsidRPr="00C57FED" w:rsidRDefault="0F6646B6" w:rsidP="001647A0">
      <w:pPr>
        <w:pStyle w:val="ListParagraph"/>
        <w:spacing w:after="0" w:line="240" w:lineRule="auto"/>
        <w:jc w:val="center"/>
        <w:rPr>
          <w:sz w:val="20"/>
          <w:szCs w:val="20"/>
        </w:rPr>
      </w:pPr>
      <w:r>
        <w:rPr>
          <w:noProof/>
        </w:rPr>
        <w:drawing>
          <wp:inline distT="0" distB="0" distL="0" distR="0" wp14:anchorId="18E0E5EA" wp14:editId="003F83EF">
            <wp:extent cx="4680000" cy="1155000"/>
            <wp:effectExtent l="0" t="0" r="6350" b="7620"/>
            <wp:docPr id="22" name="Picture 22" descr="Sample screenshot of Output section showing successful deployment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4">
                      <a:extLst>
                        <a:ext uri="{28A0092B-C50C-407E-A947-70E740481C1C}">
                          <a14:useLocalDpi xmlns:a14="http://schemas.microsoft.com/office/drawing/2010/main" val="0"/>
                        </a:ext>
                      </a:extLst>
                    </a:blip>
                    <a:stretch>
                      <a:fillRect/>
                    </a:stretch>
                  </pic:blipFill>
                  <pic:spPr>
                    <a:xfrm>
                      <a:off x="0" y="0"/>
                      <a:ext cx="4680000" cy="1155000"/>
                    </a:xfrm>
                    <a:prstGeom prst="rect">
                      <a:avLst/>
                    </a:prstGeom>
                  </pic:spPr>
                </pic:pic>
              </a:graphicData>
            </a:graphic>
          </wp:inline>
        </w:drawing>
      </w:r>
    </w:p>
    <w:p w14:paraId="17C3F1EE" w14:textId="77777777" w:rsidR="007C30C5" w:rsidRPr="00C57FED" w:rsidRDefault="007C30C5" w:rsidP="001647A0">
      <w:pPr>
        <w:pStyle w:val="ListParagraph"/>
        <w:spacing w:after="0" w:line="240" w:lineRule="auto"/>
        <w:rPr>
          <w:sz w:val="20"/>
          <w:szCs w:val="20"/>
        </w:rPr>
      </w:pPr>
    </w:p>
    <w:p w14:paraId="3C3CF764" w14:textId="5F582CE0" w:rsidR="00973FEC" w:rsidRPr="00C57FED" w:rsidRDefault="00973FEC" w:rsidP="00C57FED">
      <w:pPr>
        <w:pStyle w:val="Heading3"/>
      </w:pPr>
      <w:r w:rsidRPr="00C57FED">
        <w:t>Recurring Donation</w:t>
      </w:r>
    </w:p>
    <w:p w14:paraId="59BCDFB1" w14:textId="484C9C2C" w:rsidR="00BB4205" w:rsidRDefault="00BB4205" w:rsidP="001647A0">
      <w:pPr>
        <w:pStyle w:val="ListParagraph"/>
        <w:numPr>
          <w:ilvl w:val="0"/>
          <w:numId w:val="9"/>
        </w:numPr>
        <w:spacing w:after="0" w:line="240" w:lineRule="auto"/>
        <w:rPr>
          <w:sz w:val="20"/>
          <w:szCs w:val="20"/>
        </w:rPr>
      </w:pPr>
      <w:r w:rsidRPr="00C57FED">
        <w:rPr>
          <w:sz w:val="20"/>
          <w:szCs w:val="20"/>
        </w:rPr>
        <w:t xml:space="preserve">Right click on the </w:t>
      </w:r>
      <w:r w:rsidR="005A72C2" w:rsidRPr="00C57FED">
        <w:rPr>
          <w:sz w:val="20"/>
          <w:szCs w:val="20"/>
        </w:rPr>
        <w:t>‘</w:t>
      </w:r>
      <w:r w:rsidR="004375D0" w:rsidRPr="00C57FED">
        <w:rPr>
          <w:sz w:val="20"/>
          <w:szCs w:val="20"/>
        </w:rPr>
        <w:t>Recurring</w:t>
      </w:r>
      <w:r w:rsidR="005A72C2" w:rsidRPr="00C57FED">
        <w:rPr>
          <w:sz w:val="20"/>
          <w:szCs w:val="20"/>
        </w:rPr>
        <w:t>Donations’</w:t>
      </w:r>
      <w:r w:rsidRPr="00C57FED">
        <w:rPr>
          <w:sz w:val="20"/>
          <w:szCs w:val="20"/>
        </w:rPr>
        <w:t xml:space="preserve"> Visual Studio folder and select ‘Publish</w:t>
      </w:r>
      <w:r w:rsidR="00F313F1">
        <w:rPr>
          <w:sz w:val="20"/>
          <w:szCs w:val="20"/>
        </w:rPr>
        <w:t>.</w:t>
      </w:r>
      <w:r w:rsidRPr="00C57FED">
        <w:rPr>
          <w:sz w:val="20"/>
          <w:szCs w:val="20"/>
        </w:rPr>
        <w:t>’</w:t>
      </w:r>
    </w:p>
    <w:p w14:paraId="3DD92EA1" w14:textId="77777777" w:rsidR="00C57FED" w:rsidRPr="00C57FED" w:rsidRDefault="00C57FED" w:rsidP="00D2390B">
      <w:pPr>
        <w:pStyle w:val="ListParagraph"/>
        <w:spacing w:after="0" w:line="240" w:lineRule="auto"/>
        <w:rPr>
          <w:sz w:val="20"/>
          <w:szCs w:val="20"/>
        </w:rPr>
      </w:pPr>
    </w:p>
    <w:p w14:paraId="3DDE6D8E" w14:textId="4FDEA8E9" w:rsidR="00BB4205" w:rsidRDefault="65969D26" w:rsidP="001647A0">
      <w:pPr>
        <w:pStyle w:val="ListParagraph"/>
        <w:spacing w:after="0" w:line="240" w:lineRule="auto"/>
        <w:ind w:left="0"/>
        <w:jc w:val="center"/>
        <w:rPr>
          <w:sz w:val="20"/>
          <w:szCs w:val="20"/>
        </w:rPr>
      </w:pPr>
      <w:r>
        <w:rPr>
          <w:noProof/>
        </w:rPr>
        <w:drawing>
          <wp:inline distT="0" distB="0" distL="0" distR="0" wp14:anchorId="0290FCB4" wp14:editId="22C335F2">
            <wp:extent cx="4680000" cy="1528800"/>
            <wp:effectExtent l="0" t="0" r="6350" b="0"/>
            <wp:docPr id="29" name="Picture 29" descr="Sample screenshot of &quot;RecurringDonations&quot; file in Visual Studio and selections, with &quot;Publish&quot;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55">
                      <a:extLst>
                        <a:ext uri="{28A0092B-C50C-407E-A947-70E740481C1C}">
                          <a14:useLocalDpi xmlns:a14="http://schemas.microsoft.com/office/drawing/2010/main" val="0"/>
                        </a:ext>
                      </a:extLst>
                    </a:blip>
                    <a:stretch>
                      <a:fillRect/>
                    </a:stretch>
                  </pic:blipFill>
                  <pic:spPr>
                    <a:xfrm>
                      <a:off x="0" y="0"/>
                      <a:ext cx="4680000" cy="1528800"/>
                    </a:xfrm>
                    <a:prstGeom prst="rect">
                      <a:avLst/>
                    </a:prstGeom>
                  </pic:spPr>
                </pic:pic>
              </a:graphicData>
            </a:graphic>
          </wp:inline>
        </w:drawing>
      </w:r>
    </w:p>
    <w:p w14:paraId="2C02C4FE" w14:textId="77777777" w:rsidR="00C57FED" w:rsidRPr="00C57FED" w:rsidRDefault="00C57FED" w:rsidP="001647A0">
      <w:pPr>
        <w:pStyle w:val="ListParagraph"/>
        <w:spacing w:after="0" w:line="240" w:lineRule="auto"/>
        <w:ind w:left="0"/>
        <w:jc w:val="center"/>
        <w:rPr>
          <w:sz w:val="20"/>
          <w:szCs w:val="20"/>
        </w:rPr>
      </w:pPr>
    </w:p>
    <w:p w14:paraId="191DBBC7" w14:textId="14E7193B" w:rsidR="00BB4205" w:rsidRDefault="00BB4205" w:rsidP="001647A0">
      <w:pPr>
        <w:pStyle w:val="ListParagraph"/>
        <w:numPr>
          <w:ilvl w:val="0"/>
          <w:numId w:val="9"/>
        </w:numPr>
        <w:spacing w:after="0" w:line="240" w:lineRule="auto"/>
        <w:rPr>
          <w:sz w:val="20"/>
          <w:szCs w:val="20"/>
        </w:rPr>
      </w:pPr>
      <w:r w:rsidRPr="00C57FED">
        <w:rPr>
          <w:sz w:val="20"/>
          <w:szCs w:val="20"/>
        </w:rPr>
        <w:t>Select ‘</w:t>
      </w:r>
      <w:r w:rsidR="00173450" w:rsidRPr="00C57FED">
        <w:rPr>
          <w:sz w:val="20"/>
          <w:szCs w:val="20"/>
        </w:rPr>
        <w:t>Azure WebJobs’ then ‘Select Existing</w:t>
      </w:r>
      <w:r w:rsidR="00662F46">
        <w:rPr>
          <w:sz w:val="20"/>
          <w:szCs w:val="20"/>
        </w:rPr>
        <w:t>.</w:t>
      </w:r>
      <w:r w:rsidR="00173450" w:rsidRPr="00C57FED">
        <w:rPr>
          <w:sz w:val="20"/>
          <w:szCs w:val="20"/>
        </w:rPr>
        <w:t>’</w:t>
      </w:r>
    </w:p>
    <w:p w14:paraId="5E01492A" w14:textId="77777777" w:rsidR="00C57FED" w:rsidRPr="00C57FED" w:rsidRDefault="00C57FED" w:rsidP="00C57FED">
      <w:pPr>
        <w:pStyle w:val="ListParagraph"/>
        <w:spacing w:after="0" w:line="240" w:lineRule="auto"/>
        <w:rPr>
          <w:sz w:val="20"/>
          <w:szCs w:val="20"/>
        </w:rPr>
      </w:pPr>
    </w:p>
    <w:p w14:paraId="24B976F2" w14:textId="7260C5BE" w:rsidR="00BB4205" w:rsidRDefault="5EFAF1DA" w:rsidP="001647A0">
      <w:pPr>
        <w:pStyle w:val="ListParagraph"/>
        <w:spacing w:after="0" w:line="240" w:lineRule="auto"/>
        <w:ind w:left="0"/>
        <w:jc w:val="center"/>
        <w:rPr>
          <w:noProof/>
          <w:sz w:val="20"/>
          <w:szCs w:val="20"/>
        </w:rPr>
      </w:pPr>
      <w:r w:rsidRPr="35373224">
        <w:rPr>
          <w:noProof/>
          <w:sz w:val="20"/>
          <w:szCs w:val="20"/>
        </w:rPr>
        <w:t xml:space="preserve"> </w:t>
      </w:r>
      <w:r>
        <w:rPr>
          <w:noProof/>
        </w:rPr>
        <w:drawing>
          <wp:inline distT="0" distB="0" distL="0" distR="0" wp14:anchorId="07B6E96F" wp14:editId="79C6DF73">
            <wp:extent cx="4680000" cy="1073603"/>
            <wp:effectExtent l="0" t="0" r="6350" b="0"/>
            <wp:docPr id="30" name="Picture 30" descr="Sample screenshot of Azure WebJobs screen with &quot;Select Existing&quo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56">
                      <a:extLst>
                        <a:ext uri="{28A0092B-C50C-407E-A947-70E740481C1C}">
                          <a14:useLocalDpi xmlns:a14="http://schemas.microsoft.com/office/drawing/2010/main" val="0"/>
                        </a:ext>
                      </a:extLst>
                    </a:blip>
                    <a:stretch>
                      <a:fillRect/>
                    </a:stretch>
                  </pic:blipFill>
                  <pic:spPr>
                    <a:xfrm>
                      <a:off x="0" y="0"/>
                      <a:ext cx="4680000" cy="1073603"/>
                    </a:xfrm>
                    <a:prstGeom prst="rect">
                      <a:avLst/>
                    </a:prstGeom>
                  </pic:spPr>
                </pic:pic>
              </a:graphicData>
            </a:graphic>
          </wp:inline>
        </w:drawing>
      </w:r>
    </w:p>
    <w:p w14:paraId="058F0E80" w14:textId="77777777" w:rsidR="00C57FED" w:rsidRPr="00C57FED" w:rsidRDefault="00C57FED" w:rsidP="001647A0">
      <w:pPr>
        <w:pStyle w:val="ListParagraph"/>
        <w:spacing w:after="0" w:line="240" w:lineRule="auto"/>
        <w:ind w:left="0"/>
        <w:jc w:val="center"/>
        <w:rPr>
          <w:sz w:val="20"/>
          <w:szCs w:val="20"/>
        </w:rPr>
      </w:pPr>
    </w:p>
    <w:p w14:paraId="0F1AE472" w14:textId="09E50255" w:rsidR="00BB4205" w:rsidRDefault="00BB4205" w:rsidP="001647A0">
      <w:pPr>
        <w:pStyle w:val="ListParagraph"/>
        <w:numPr>
          <w:ilvl w:val="0"/>
          <w:numId w:val="9"/>
        </w:numPr>
        <w:spacing w:after="0" w:line="240" w:lineRule="auto"/>
        <w:rPr>
          <w:sz w:val="20"/>
          <w:szCs w:val="20"/>
        </w:rPr>
      </w:pPr>
      <w:r w:rsidRPr="00C57FED">
        <w:rPr>
          <w:sz w:val="20"/>
          <w:szCs w:val="20"/>
        </w:rPr>
        <w:t>Select ‘Create</w:t>
      </w:r>
      <w:r w:rsidR="004F5CE1" w:rsidRPr="00C57FED">
        <w:rPr>
          <w:sz w:val="20"/>
          <w:szCs w:val="20"/>
        </w:rPr>
        <w:t xml:space="preserve"> Profile</w:t>
      </w:r>
      <w:r w:rsidRPr="00C57FED">
        <w:rPr>
          <w:sz w:val="20"/>
          <w:szCs w:val="20"/>
        </w:rPr>
        <w:t xml:space="preserve">’ and ensure the profile in use is the profile that has ‘contributor’ rights to the </w:t>
      </w:r>
      <w:r w:rsidR="008317E8">
        <w:rPr>
          <w:sz w:val="20"/>
          <w:szCs w:val="20"/>
        </w:rPr>
        <w:t>A</w:t>
      </w:r>
      <w:r w:rsidRPr="00C57FED">
        <w:rPr>
          <w:sz w:val="20"/>
          <w:szCs w:val="20"/>
        </w:rPr>
        <w:t>zure deployment</w:t>
      </w:r>
      <w:r w:rsidR="006438F6">
        <w:rPr>
          <w:sz w:val="20"/>
          <w:szCs w:val="20"/>
        </w:rPr>
        <w:t>. S</w:t>
      </w:r>
      <w:r w:rsidRPr="00C57FED">
        <w:rPr>
          <w:sz w:val="20"/>
          <w:szCs w:val="20"/>
        </w:rPr>
        <w:t>elect the subscriptions, change the view to ‘Resource Group</w:t>
      </w:r>
      <w:r w:rsidR="006438F6">
        <w:rPr>
          <w:sz w:val="20"/>
          <w:szCs w:val="20"/>
        </w:rPr>
        <w:t>,</w:t>
      </w:r>
      <w:r w:rsidRPr="00C57FED">
        <w:rPr>
          <w:sz w:val="20"/>
          <w:szCs w:val="20"/>
        </w:rPr>
        <w:t>’ then locate the ‘</w:t>
      </w:r>
      <w:r w:rsidR="007F3C2D" w:rsidRPr="00C57FED">
        <w:rPr>
          <w:sz w:val="20"/>
          <w:szCs w:val="20"/>
        </w:rPr>
        <w:t>Recurring Donation App’</w:t>
      </w:r>
      <w:r w:rsidRPr="00C57FED">
        <w:rPr>
          <w:sz w:val="20"/>
          <w:szCs w:val="20"/>
        </w:rPr>
        <w:t xml:space="preserve"> created during the </w:t>
      </w:r>
      <w:r w:rsidR="00B42FD7">
        <w:rPr>
          <w:sz w:val="20"/>
          <w:szCs w:val="20"/>
        </w:rPr>
        <w:t>A</w:t>
      </w:r>
      <w:r w:rsidRPr="00C57FED">
        <w:rPr>
          <w:sz w:val="20"/>
          <w:szCs w:val="20"/>
        </w:rPr>
        <w:t>zure deployment steps:</w:t>
      </w:r>
    </w:p>
    <w:p w14:paraId="1EA3FA2F" w14:textId="77777777" w:rsidR="00C57FED" w:rsidRPr="00C57FED" w:rsidRDefault="00C57FED" w:rsidP="00C57FED">
      <w:pPr>
        <w:pStyle w:val="ListParagraph"/>
        <w:spacing w:after="0" w:line="240" w:lineRule="auto"/>
        <w:rPr>
          <w:sz w:val="20"/>
          <w:szCs w:val="20"/>
        </w:rPr>
      </w:pPr>
    </w:p>
    <w:p w14:paraId="15BAB1F3" w14:textId="13C19A4B" w:rsidR="00BB4205" w:rsidRDefault="3B676403" w:rsidP="001647A0">
      <w:pPr>
        <w:pStyle w:val="ListParagraph"/>
        <w:spacing w:after="0" w:line="240" w:lineRule="auto"/>
        <w:ind w:left="360"/>
        <w:jc w:val="center"/>
        <w:rPr>
          <w:noProof/>
        </w:rPr>
      </w:pPr>
      <w:r w:rsidRPr="35373224">
        <w:rPr>
          <w:noProof/>
        </w:rPr>
        <w:t xml:space="preserve"> </w:t>
      </w:r>
      <w:r>
        <w:rPr>
          <w:noProof/>
        </w:rPr>
        <w:drawing>
          <wp:inline distT="0" distB="0" distL="0" distR="0" wp14:anchorId="2BCD0518" wp14:editId="086F29C2">
            <wp:extent cx="4680000" cy="1435000"/>
            <wp:effectExtent l="0" t="0" r="6350" b="0"/>
            <wp:docPr id="31" name="Picture 31" descr="Sample screenshot of &quot;Subscription&quot; section with &quot;Resource group&quot; view and Recurring Donation App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57">
                      <a:extLst>
                        <a:ext uri="{28A0092B-C50C-407E-A947-70E740481C1C}">
                          <a14:useLocalDpi xmlns:a14="http://schemas.microsoft.com/office/drawing/2010/main" val="0"/>
                        </a:ext>
                      </a:extLst>
                    </a:blip>
                    <a:stretch>
                      <a:fillRect/>
                    </a:stretch>
                  </pic:blipFill>
                  <pic:spPr>
                    <a:xfrm>
                      <a:off x="0" y="0"/>
                      <a:ext cx="4680000" cy="1435000"/>
                    </a:xfrm>
                    <a:prstGeom prst="rect">
                      <a:avLst/>
                    </a:prstGeom>
                  </pic:spPr>
                </pic:pic>
              </a:graphicData>
            </a:graphic>
          </wp:inline>
        </w:drawing>
      </w:r>
    </w:p>
    <w:p w14:paraId="0548F216" w14:textId="77777777" w:rsidR="00C57FED" w:rsidRDefault="00C57FED" w:rsidP="001647A0">
      <w:pPr>
        <w:pStyle w:val="ListParagraph"/>
        <w:spacing w:after="0" w:line="240" w:lineRule="auto"/>
        <w:ind w:left="360"/>
        <w:jc w:val="center"/>
      </w:pPr>
    </w:p>
    <w:p w14:paraId="7BE27753" w14:textId="77777777" w:rsidR="00C57FED" w:rsidRDefault="00C57FED">
      <w:pPr>
        <w:rPr>
          <w:sz w:val="20"/>
          <w:szCs w:val="20"/>
        </w:rPr>
      </w:pPr>
      <w:r>
        <w:rPr>
          <w:sz w:val="20"/>
          <w:szCs w:val="20"/>
        </w:rPr>
        <w:br w:type="page"/>
      </w:r>
    </w:p>
    <w:p w14:paraId="36497B2A" w14:textId="2B7A9176" w:rsidR="00BB4205" w:rsidRDefault="00BB4205" w:rsidP="001647A0">
      <w:pPr>
        <w:pStyle w:val="ListParagraph"/>
        <w:numPr>
          <w:ilvl w:val="0"/>
          <w:numId w:val="9"/>
        </w:numPr>
        <w:spacing w:after="0" w:line="240" w:lineRule="auto"/>
        <w:rPr>
          <w:sz w:val="20"/>
          <w:szCs w:val="20"/>
        </w:rPr>
      </w:pPr>
      <w:r w:rsidRPr="00C57FED">
        <w:rPr>
          <w:sz w:val="20"/>
          <w:szCs w:val="20"/>
        </w:rPr>
        <w:t>Select ‘OK’ then ‘Publish</w:t>
      </w:r>
      <w:r w:rsidR="005D4D4B">
        <w:rPr>
          <w:sz w:val="20"/>
          <w:szCs w:val="20"/>
        </w:rPr>
        <w:t>.</w:t>
      </w:r>
      <w:r w:rsidRPr="00C57FED">
        <w:rPr>
          <w:sz w:val="20"/>
          <w:szCs w:val="20"/>
        </w:rPr>
        <w:t>’</w:t>
      </w:r>
    </w:p>
    <w:p w14:paraId="77B42A0C" w14:textId="77777777" w:rsidR="00C57FED" w:rsidRPr="00C57FED" w:rsidRDefault="00C57FED" w:rsidP="00C57FED">
      <w:pPr>
        <w:pStyle w:val="ListParagraph"/>
        <w:spacing w:after="0" w:line="240" w:lineRule="auto"/>
        <w:rPr>
          <w:sz w:val="20"/>
          <w:szCs w:val="20"/>
        </w:rPr>
      </w:pPr>
    </w:p>
    <w:p w14:paraId="3C06C377" w14:textId="55BE0100" w:rsidR="00BB4205" w:rsidRDefault="56468524" w:rsidP="001647A0">
      <w:pPr>
        <w:pStyle w:val="ListParagraph"/>
        <w:spacing w:after="0" w:line="240" w:lineRule="auto"/>
        <w:jc w:val="center"/>
        <w:rPr>
          <w:noProof/>
          <w:sz w:val="20"/>
          <w:szCs w:val="20"/>
        </w:rPr>
      </w:pPr>
      <w:r w:rsidRPr="35373224">
        <w:rPr>
          <w:noProof/>
          <w:sz w:val="20"/>
          <w:szCs w:val="20"/>
        </w:rPr>
        <w:t xml:space="preserve"> </w:t>
      </w:r>
      <w:r>
        <w:rPr>
          <w:noProof/>
        </w:rPr>
        <w:drawing>
          <wp:inline distT="0" distB="0" distL="0" distR="0" wp14:anchorId="04824372" wp14:editId="262453DE">
            <wp:extent cx="4680000" cy="714500"/>
            <wp:effectExtent l="0" t="0" r="6350" b="9525"/>
            <wp:docPr id="32" name="Picture 32" descr="Sample screenshot of &quot;Publish&quo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58">
                      <a:extLst>
                        <a:ext uri="{28A0092B-C50C-407E-A947-70E740481C1C}">
                          <a14:useLocalDpi xmlns:a14="http://schemas.microsoft.com/office/drawing/2010/main" val="0"/>
                        </a:ext>
                      </a:extLst>
                    </a:blip>
                    <a:stretch>
                      <a:fillRect/>
                    </a:stretch>
                  </pic:blipFill>
                  <pic:spPr>
                    <a:xfrm>
                      <a:off x="0" y="0"/>
                      <a:ext cx="4680000" cy="714500"/>
                    </a:xfrm>
                    <a:prstGeom prst="rect">
                      <a:avLst/>
                    </a:prstGeom>
                  </pic:spPr>
                </pic:pic>
              </a:graphicData>
            </a:graphic>
          </wp:inline>
        </w:drawing>
      </w:r>
    </w:p>
    <w:p w14:paraId="7539338A" w14:textId="77777777" w:rsidR="00C57FED" w:rsidRPr="00C57FED" w:rsidRDefault="00C57FED" w:rsidP="00C57FED">
      <w:pPr>
        <w:pStyle w:val="ListParagraph"/>
        <w:spacing w:after="0" w:line="240" w:lineRule="auto"/>
        <w:rPr>
          <w:sz w:val="20"/>
          <w:szCs w:val="20"/>
        </w:rPr>
      </w:pPr>
    </w:p>
    <w:p w14:paraId="6A857176" w14:textId="7D756B3F" w:rsidR="00BB4205" w:rsidRDefault="00BB4205" w:rsidP="001647A0">
      <w:pPr>
        <w:pStyle w:val="ListParagraph"/>
        <w:numPr>
          <w:ilvl w:val="0"/>
          <w:numId w:val="9"/>
        </w:numPr>
        <w:spacing w:after="0" w:line="240" w:lineRule="auto"/>
        <w:rPr>
          <w:sz w:val="20"/>
          <w:szCs w:val="20"/>
        </w:rPr>
      </w:pPr>
      <w:r w:rsidRPr="00C57FED">
        <w:rPr>
          <w:sz w:val="20"/>
          <w:szCs w:val="20"/>
        </w:rPr>
        <w:t>Verify success by ensuring the ‘Output’ section displays the successful deployment:</w:t>
      </w:r>
    </w:p>
    <w:p w14:paraId="468C23A5" w14:textId="77777777" w:rsidR="00C57FED" w:rsidRPr="00C57FED" w:rsidRDefault="00C57FED" w:rsidP="00C57FED">
      <w:pPr>
        <w:pStyle w:val="ListParagraph"/>
        <w:spacing w:after="0" w:line="240" w:lineRule="auto"/>
        <w:rPr>
          <w:sz w:val="20"/>
          <w:szCs w:val="20"/>
        </w:rPr>
      </w:pPr>
    </w:p>
    <w:p w14:paraId="1C5EB5C7" w14:textId="09403C9F" w:rsidR="00BB4205" w:rsidRDefault="134FC2CE" w:rsidP="001647A0">
      <w:pPr>
        <w:pStyle w:val="ListParagraph"/>
        <w:spacing w:after="0" w:line="240" w:lineRule="auto"/>
        <w:jc w:val="center"/>
        <w:rPr>
          <w:sz w:val="20"/>
          <w:szCs w:val="20"/>
        </w:rPr>
      </w:pPr>
      <w:r>
        <w:rPr>
          <w:noProof/>
        </w:rPr>
        <w:drawing>
          <wp:inline distT="0" distB="0" distL="0" distR="0" wp14:anchorId="4674F9C9" wp14:editId="378C8656">
            <wp:extent cx="4680000" cy="1155000"/>
            <wp:effectExtent l="0" t="0" r="6350" b="7620"/>
            <wp:docPr id="28" name="Picture 28" descr="Sample screenshot of Output section with successful deployment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54">
                      <a:extLst>
                        <a:ext uri="{28A0092B-C50C-407E-A947-70E740481C1C}">
                          <a14:useLocalDpi xmlns:a14="http://schemas.microsoft.com/office/drawing/2010/main" val="0"/>
                        </a:ext>
                      </a:extLst>
                    </a:blip>
                    <a:stretch>
                      <a:fillRect/>
                    </a:stretch>
                  </pic:blipFill>
                  <pic:spPr>
                    <a:xfrm>
                      <a:off x="0" y="0"/>
                      <a:ext cx="4680000" cy="1155000"/>
                    </a:xfrm>
                    <a:prstGeom prst="rect">
                      <a:avLst/>
                    </a:prstGeom>
                  </pic:spPr>
                </pic:pic>
              </a:graphicData>
            </a:graphic>
          </wp:inline>
        </w:drawing>
      </w:r>
    </w:p>
    <w:p w14:paraId="006264C6" w14:textId="77777777" w:rsidR="00C57FED" w:rsidRPr="00C57FED" w:rsidRDefault="00C57FED" w:rsidP="001647A0">
      <w:pPr>
        <w:pStyle w:val="ListParagraph"/>
        <w:spacing w:after="0" w:line="240" w:lineRule="auto"/>
        <w:jc w:val="center"/>
        <w:rPr>
          <w:sz w:val="20"/>
          <w:szCs w:val="20"/>
        </w:rPr>
      </w:pPr>
    </w:p>
    <w:p w14:paraId="27E4C743" w14:textId="7E347CAD" w:rsidR="00434B6A" w:rsidRPr="00C57FED" w:rsidRDefault="00434B6A" w:rsidP="00C57FED">
      <w:pPr>
        <w:pStyle w:val="Heading3"/>
      </w:pPr>
      <w:r w:rsidRPr="00C57FED">
        <w:t>Background Services</w:t>
      </w:r>
    </w:p>
    <w:p w14:paraId="0EBD164E" w14:textId="175FEF8E" w:rsidR="00434B6A" w:rsidRDefault="00434B6A" w:rsidP="001647A0">
      <w:pPr>
        <w:pStyle w:val="ListParagraph"/>
        <w:numPr>
          <w:ilvl w:val="0"/>
          <w:numId w:val="10"/>
        </w:numPr>
        <w:spacing w:after="0" w:line="240" w:lineRule="auto"/>
        <w:rPr>
          <w:sz w:val="20"/>
          <w:szCs w:val="20"/>
        </w:rPr>
      </w:pPr>
      <w:r w:rsidRPr="00C57FED">
        <w:rPr>
          <w:sz w:val="20"/>
          <w:szCs w:val="20"/>
        </w:rPr>
        <w:t>Right click on the ‘</w:t>
      </w:r>
      <w:r w:rsidR="000E5924" w:rsidRPr="00C57FED">
        <w:rPr>
          <w:sz w:val="20"/>
          <w:szCs w:val="20"/>
        </w:rPr>
        <w:t>BackgroundServices</w:t>
      </w:r>
      <w:r w:rsidRPr="00C57FED">
        <w:rPr>
          <w:sz w:val="20"/>
          <w:szCs w:val="20"/>
        </w:rPr>
        <w:t xml:space="preserve">’ </w:t>
      </w:r>
      <w:r w:rsidR="00DE082C" w:rsidRPr="00C57FED">
        <w:rPr>
          <w:sz w:val="20"/>
          <w:szCs w:val="20"/>
        </w:rPr>
        <w:t xml:space="preserve">folder in </w:t>
      </w:r>
      <w:r w:rsidRPr="00C57FED">
        <w:rPr>
          <w:sz w:val="20"/>
          <w:szCs w:val="20"/>
        </w:rPr>
        <w:t>Visual Studio folder and select ‘Publish</w:t>
      </w:r>
      <w:r w:rsidR="00A07880">
        <w:rPr>
          <w:sz w:val="20"/>
          <w:szCs w:val="20"/>
        </w:rPr>
        <w:t>.</w:t>
      </w:r>
      <w:r w:rsidRPr="00C57FED">
        <w:rPr>
          <w:sz w:val="20"/>
          <w:szCs w:val="20"/>
        </w:rPr>
        <w:t>’</w:t>
      </w:r>
    </w:p>
    <w:p w14:paraId="525BBB2F" w14:textId="77777777" w:rsidR="00C57FED" w:rsidRPr="00C57FED" w:rsidRDefault="00C57FED" w:rsidP="00C57FED">
      <w:pPr>
        <w:pStyle w:val="ListParagraph"/>
        <w:spacing w:after="0" w:line="240" w:lineRule="auto"/>
        <w:rPr>
          <w:sz w:val="20"/>
          <w:szCs w:val="20"/>
        </w:rPr>
      </w:pPr>
    </w:p>
    <w:p w14:paraId="5C4EBCEA" w14:textId="2428E1A1" w:rsidR="00DE082C" w:rsidRDefault="3AF5D237" w:rsidP="001647A0">
      <w:pPr>
        <w:pStyle w:val="ListParagraph"/>
        <w:spacing w:after="0" w:line="240" w:lineRule="auto"/>
        <w:jc w:val="center"/>
      </w:pPr>
      <w:r>
        <w:rPr>
          <w:noProof/>
        </w:rPr>
        <w:drawing>
          <wp:inline distT="0" distB="0" distL="0" distR="0" wp14:anchorId="1DDA18FD" wp14:editId="348995A1">
            <wp:extent cx="4680000" cy="1310400"/>
            <wp:effectExtent l="0" t="0" r="6350" b="4445"/>
            <wp:docPr id="33" name="Picture 33" descr="Sample screenshot of Visual Studio's &quot;BackgroundServices&quot; folder with Publish option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59">
                      <a:extLst>
                        <a:ext uri="{28A0092B-C50C-407E-A947-70E740481C1C}">
                          <a14:useLocalDpi xmlns:a14="http://schemas.microsoft.com/office/drawing/2010/main" val="0"/>
                        </a:ext>
                      </a:extLst>
                    </a:blip>
                    <a:stretch>
                      <a:fillRect/>
                    </a:stretch>
                  </pic:blipFill>
                  <pic:spPr>
                    <a:xfrm>
                      <a:off x="0" y="0"/>
                      <a:ext cx="4680000" cy="1310400"/>
                    </a:xfrm>
                    <a:prstGeom prst="rect">
                      <a:avLst/>
                    </a:prstGeom>
                  </pic:spPr>
                </pic:pic>
              </a:graphicData>
            </a:graphic>
          </wp:inline>
        </w:drawing>
      </w:r>
    </w:p>
    <w:p w14:paraId="4F649203" w14:textId="77777777" w:rsidR="00C57FED" w:rsidRDefault="00C57FED" w:rsidP="001647A0">
      <w:pPr>
        <w:pStyle w:val="ListParagraph"/>
        <w:spacing w:after="0" w:line="240" w:lineRule="auto"/>
        <w:jc w:val="center"/>
      </w:pPr>
    </w:p>
    <w:p w14:paraId="784A5021" w14:textId="40D29744" w:rsidR="00DE082C" w:rsidRDefault="00715817" w:rsidP="001647A0">
      <w:pPr>
        <w:pStyle w:val="ListParagraph"/>
        <w:numPr>
          <w:ilvl w:val="0"/>
          <w:numId w:val="10"/>
        </w:numPr>
        <w:spacing w:after="0" w:line="240" w:lineRule="auto"/>
        <w:rPr>
          <w:sz w:val="20"/>
          <w:szCs w:val="20"/>
        </w:rPr>
      </w:pPr>
      <w:r w:rsidRPr="00C57FED">
        <w:rPr>
          <w:sz w:val="20"/>
          <w:szCs w:val="20"/>
        </w:rPr>
        <w:t>Select ‘Folder’ then ‘Next</w:t>
      </w:r>
      <w:r w:rsidR="00A07880">
        <w:rPr>
          <w:sz w:val="20"/>
          <w:szCs w:val="20"/>
        </w:rPr>
        <w:t>.</w:t>
      </w:r>
      <w:r w:rsidRPr="00C57FED">
        <w:rPr>
          <w:sz w:val="20"/>
          <w:szCs w:val="20"/>
        </w:rPr>
        <w:t>’</w:t>
      </w:r>
    </w:p>
    <w:p w14:paraId="06EDD0AB" w14:textId="77777777" w:rsidR="00C57FED" w:rsidRPr="00C57FED" w:rsidRDefault="00C57FED" w:rsidP="00C57FED">
      <w:pPr>
        <w:pStyle w:val="ListParagraph"/>
        <w:spacing w:after="0" w:line="240" w:lineRule="auto"/>
        <w:rPr>
          <w:sz w:val="20"/>
          <w:szCs w:val="20"/>
        </w:rPr>
      </w:pPr>
    </w:p>
    <w:p w14:paraId="15E9F0F7" w14:textId="6C6AF61A" w:rsidR="00715817" w:rsidRDefault="4B9AD39A" w:rsidP="001647A0">
      <w:pPr>
        <w:pStyle w:val="ListParagraph"/>
        <w:spacing w:after="0" w:line="240" w:lineRule="auto"/>
        <w:jc w:val="center"/>
        <w:rPr>
          <w:sz w:val="20"/>
          <w:szCs w:val="20"/>
        </w:rPr>
      </w:pPr>
      <w:r>
        <w:rPr>
          <w:noProof/>
        </w:rPr>
        <w:drawing>
          <wp:inline distT="0" distB="0" distL="0" distR="0" wp14:anchorId="04C2FCF3" wp14:editId="25AD8E17">
            <wp:extent cx="4680000" cy="1525000"/>
            <wp:effectExtent l="0" t="0" r="6350" b="0"/>
            <wp:docPr id="34" name="Picture 34" descr="Sample screenshot of options with Folder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60">
                      <a:extLst>
                        <a:ext uri="{28A0092B-C50C-407E-A947-70E740481C1C}">
                          <a14:useLocalDpi xmlns:a14="http://schemas.microsoft.com/office/drawing/2010/main" val="0"/>
                        </a:ext>
                      </a:extLst>
                    </a:blip>
                    <a:stretch>
                      <a:fillRect/>
                    </a:stretch>
                  </pic:blipFill>
                  <pic:spPr>
                    <a:xfrm>
                      <a:off x="0" y="0"/>
                      <a:ext cx="4680000" cy="1525000"/>
                    </a:xfrm>
                    <a:prstGeom prst="rect">
                      <a:avLst/>
                    </a:prstGeom>
                  </pic:spPr>
                </pic:pic>
              </a:graphicData>
            </a:graphic>
          </wp:inline>
        </w:drawing>
      </w:r>
    </w:p>
    <w:p w14:paraId="5E70364F" w14:textId="77777777" w:rsidR="00C57FED" w:rsidRPr="00C57FED" w:rsidRDefault="00C57FED" w:rsidP="001647A0">
      <w:pPr>
        <w:pStyle w:val="ListParagraph"/>
        <w:spacing w:after="0" w:line="240" w:lineRule="auto"/>
        <w:jc w:val="center"/>
        <w:rPr>
          <w:sz w:val="20"/>
          <w:szCs w:val="20"/>
        </w:rPr>
      </w:pPr>
    </w:p>
    <w:p w14:paraId="04DB9A89" w14:textId="77777777" w:rsidR="00A07880" w:rsidRDefault="00A07880">
      <w:pPr>
        <w:rPr>
          <w:sz w:val="20"/>
          <w:szCs w:val="20"/>
        </w:rPr>
      </w:pPr>
      <w:r>
        <w:rPr>
          <w:sz w:val="20"/>
          <w:szCs w:val="20"/>
        </w:rPr>
        <w:br w:type="page"/>
      </w:r>
    </w:p>
    <w:p w14:paraId="57A88793" w14:textId="19F5714C" w:rsidR="00715817" w:rsidRDefault="00E44876" w:rsidP="001647A0">
      <w:pPr>
        <w:pStyle w:val="ListParagraph"/>
        <w:numPr>
          <w:ilvl w:val="0"/>
          <w:numId w:val="10"/>
        </w:numPr>
        <w:spacing w:after="0" w:line="240" w:lineRule="auto"/>
        <w:rPr>
          <w:sz w:val="20"/>
          <w:szCs w:val="20"/>
        </w:rPr>
      </w:pPr>
      <w:r w:rsidRPr="00C57FED">
        <w:rPr>
          <w:sz w:val="20"/>
          <w:szCs w:val="20"/>
        </w:rPr>
        <w:t xml:space="preserve">Select a local folder </w:t>
      </w:r>
      <w:r w:rsidR="00E4593E" w:rsidRPr="00C57FED">
        <w:rPr>
          <w:sz w:val="20"/>
          <w:szCs w:val="20"/>
        </w:rPr>
        <w:t>repository</w:t>
      </w:r>
      <w:r w:rsidRPr="00C57FED">
        <w:rPr>
          <w:sz w:val="20"/>
          <w:szCs w:val="20"/>
        </w:rPr>
        <w:t xml:space="preserve"> that you have permission to </w:t>
      </w:r>
      <w:r w:rsidR="00B66E88" w:rsidRPr="00C57FED">
        <w:rPr>
          <w:sz w:val="20"/>
          <w:szCs w:val="20"/>
        </w:rPr>
        <w:t xml:space="preserve">write to e.g. </w:t>
      </w:r>
      <w:r w:rsidR="00B15EBE" w:rsidRPr="00C57FED">
        <w:rPr>
          <w:sz w:val="20"/>
          <w:szCs w:val="20"/>
        </w:rPr>
        <w:t>C:\Users\</w:t>
      </w:r>
      <w:r w:rsidR="00687603" w:rsidRPr="00C57FED">
        <w:rPr>
          <w:sz w:val="20"/>
          <w:szCs w:val="20"/>
        </w:rPr>
        <w:t>Username\Documents</w:t>
      </w:r>
      <w:r w:rsidR="00163969" w:rsidRPr="00C57FED">
        <w:rPr>
          <w:sz w:val="20"/>
          <w:szCs w:val="20"/>
        </w:rPr>
        <w:t>\</w:t>
      </w:r>
      <w:r w:rsidR="00C51E99" w:rsidRPr="00C57FED">
        <w:rPr>
          <w:sz w:val="20"/>
          <w:szCs w:val="20"/>
        </w:rPr>
        <w:t>Deployment Folder</w:t>
      </w:r>
      <w:r w:rsidR="00A07880">
        <w:rPr>
          <w:sz w:val="20"/>
          <w:szCs w:val="20"/>
        </w:rPr>
        <w:t>.</w:t>
      </w:r>
    </w:p>
    <w:p w14:paraId="3A1A31CE" w14:textId="77777777" w:rsidR="00A07880" w:rsidRPr="00C57FED" w:rsidRDefault="00A07880" w:rsidP="00A07880">
      <w:pPr>
        <w:pStyle w:val="ListParagraph"/>
        <w:spacing w:after="0" w:line="240" w:lineRule="auto"/>
        <w:rPr>
          <w:sz w:val="20"/>
          <w:szCs w:val="20"/>
        </w:rPr>
      </w:pPr>
    </w:p>
    <w:p w14:paraId="45E28F99" w14:textId="780832B1" w:rsidR="00B66E88" w:rsidRDefault="240C2CED" w:rsidP="001647A0">
      <w:pPr>
        <w:pStyle w:val="ListParagraph"/>
        <w:spacing w:after="0" w:line="240" w:lineRule="auto"/>
        <w:jc w:val="center"/>
      </w:pPr>
      <w:r>
        <w:rPr>
          <w:noProof/>
        </w:rPr>
        <w:drawing>
          <wp:inline distT="0" distB="0" distL="0" distR="0" wp14:anchorId="214826A8" wp14:editId="6DF2531F">
            <wp:extent cx="4680000" cy="1086500"/>
            <wp:effectExtent l="0" t="0" r="6350" b="0"/>
            <wp:docPr id="35" name="Picture 35" descr="Sample screenshot of folder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61">
                      <a:extLst>
                        <a:ext uri="{28A0092B-C50C-407E-A947-70E740481C1C}">
                          <a14:useLocalDpi xmlns:a14="http://schemas.microsoft.com/office/drawing/2010/main" val="0"/>
                        </a:ext>
                      </a:extLst>
                    </a:blip>
                    <a:stretch>
                      <a:fillRect/>
                    </a:stretch>
                  </pic:blipFill>
                  <pic:spPr>
                    <a:xfrm>
                      <a:off x="0" y="0"/>
                      <a:ext cx="4680000" cy="1086500"/>
                    </a:xfrm>
                    <a:prstGeom prst="rect">
                      <a:avLst/>
                    </a:prstGeom>
                  </pic:spPr>
                </pic:pic>
              </a:graphicData>
            </a:graphic>
          </wp:inline>
        </w:drawing>
      </w:r>
    </w:p>
    <w:p w14:paraId="6D8DB871" w14:textId="77777777" w:rsidR="00A07880" w:rsidRDefault="00A07880" w:rsidP="001647A0">
      <w:pPr>
        <w:pStyle w:val="ListParagraph"/>
        <w:spacing w:after="0" w:line="240" w:lineRule="auto"/>
        <w:jc w:val="center"/>
      </w:pPr>
    </w:p>
    <w:p w14:paraId="4F88F21D" w14:textId="514ADABD" w:rsidR="00D43076" w:rsidRDefault="00130E83" w:rsidP="001647A0">
      <w:pPr>
        <w:pStyle w:val="ListParagraph"/>
        <w:numPr>
          <w:ilvl w:val="0"/>
          <w:numId w:val="10"/>
        </w:numPr>
        <w:spacing w:after="0" w:line="240" w:lineRule="auto"/>
        <w:rPr>
          <w:sz w:val="20"/>
          <w:szCs w:val="20"/>
        </w:rPr>
      </w:pPr>
      <w:r w:rsidRPr="00C57FED">
        <w:rPr>
          <w:sz w:val="20"/>
          <w:szCs w:val="20"/>
        </w:rPr>
        <w:t>Select ‘Publish</w:t>
      </w:r>
      <w:r w:rsidR="000B6347">
        <w:rPr>
          <w:sz w:val="20"/>
          <w:szCs w:val="20"/>
        </w:rPr>
        <w:t>.</w:t>
      </w:r>
      <w:r w:rsidRPr="00C57FED">
        <w:rPr>
          <w:sz w:val="20"/>
          <w:szCs w:val="20"/>
        </w:rPr>
        <w:t>’</w:t>
      </w:r>
    </w:p>
    <w:p w14:paraId="53D8F05B" w14:textId="77777777" w:rsidR="00C57FED" w:rsidRPr="00C57FED" w:rsidRDefault="00C57FED" w:rsidP="00C57FED">
      <w:pPr>
        <w:pStyle w:val="ListParagraph"/>
        <w:spacing w:after="0" w:line="240" w:lineRule="auto"/>
        <w:rPr>
          <w:sz w:val="20"/>
          <w:szCs w:val="20"/>
        </w:rPr>
      </w:pPr>
    </w:p>
    <w:p w14:paraId="4A842859" w14:textId="4489AE8C" w:rsidR="00130E83" w:rsidRDefault="2B880020" w:rsidP="001647A0">
      <w:pPr>
        <w:pStyle w:val="ListParagraph"/>
        <w:spacing w:after="0" w:line="240" w:lineRule="auto"/>
        <w:jc w:val="center"/>
        <w:rPr>
          <w:sz w:val="20"/>
          <w:szCs w:val="20"/>
        </w:rPr>
      </w:pPr>
      <w:r>
        <w:rPr>
          <w:noProof/>
        </w:rPr>
        <w:drawing>
          <wp:inline distT="0" distB="0" distL="0" distR="0" wp14:anchorId="507200B4" wp14:editId="39626CCC">
            <wp:extent cx="4680000" cy="1374500"/>
            <wp:effectExtent l="0" t="0" r="6350" b="0"/>
            <wp:docPr id="36" name="Picture 36" descr="Sample screenshot of &quot;Publish&quo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62">
                      <a:extLst>
                        <a:ext uri="{28A0092B-C50C-407E-A947-70E740481C1C}">
                          <a14:useLocalDpi xmlns:a14="http://schemas.microsoft.com/office/drawing/2010/main" val="0"/>
                        </a:ext>
                      </a:extLst>
                    </a:blip>
                    <a:stretch>
                      <a:fillRect/>
                    </a:stretch>
                  </pic:blipFill>
                  <pic:spPr>
                    <a:xfrm>
                      <a:off x="0" y="0"/>
                      <a:ext cx="4680000" cy="1374500"/>
                    </a:xfrm>
                    <a:prstGeom prst="rect">
                      <a:avLst/>
                    </a:prstGeom>
                  </pic:spPr>
                </pic:pic>
              </a:graphicData>
            </a:graphic>
          </wp:inline>
        </w:drawing>
      </w:r>
    </w:p>
    <w:p w14:paraId="70FA0261" w14:textId="77777777" w:rsidR="00C57FED" w:rsidRPr="00C57FED" w:rsidRDefault="00C57FED" w:rsidP="001647A0">
      <w:pPr>
        <w:pStyle w:val="ListParagraph"/>
        <w:spacing w:after="0" w:line="240" w:lineRule="auto"/>
        <w:jc w:val="center"/>
        <w:rPr>
          <w:sz w:val="20"/>
          <w:szCs w:val="20"/>
        </w:rPr>
      </w:pPr>
    </w:p>
    <w:p w14:paraId="2A8462F8" w14:textId="43312D2C" w:rsidR="00EA4322" w:rsidRDefault="008966D8" w:rsidP="001647A0">
      <w:pPr>
        <w:pStyle w:val="ListParagraph"/>
        <w:numPr>
          <w:ilvl w:val="0"/>
          <w:numId w:val="10"/>
        </w:numPr>
        <w:spacing w:after="0" w:line="240" w:lineRule="auto"/>
        <w:rPr>
          <w:sz w:val="20"/>
          <w:szCs w:val="20"/>
        </w:rPr>
      </w:pPr>
      <w:r w:rsidRPr="00C57FED">
        <w:rPr>
          <w:sz w:val="20"/>
          <w:szCs w:val="20"/>
        </w:rPr>
        <w:t xml:space="preserve">Confirm the build was </w:t>
      </w:r>
      <w:r w:rsidR="007E45DD" w:rsidRPr="00C57FED">
        <w:rPr>
          <w:sz w:val="20"/>
          <w:szCs w:val="20"/>
        </w:rPr>
        <w:t>successful</w:t>
      </w:r>
      <w:r w:rsidR="000B6347">
        <w:rPr>
          <w:sz w:val="20"/>
          <w:szCs w:val="20"/>
        </w:rPr>
        <w:t>.</w:t>
      </w:r>
    </w:p>
    <w:p w14:paraId="4E1230A1" w14:textId="77777777" w:rsidR="00C57FED" w:rsidRPr="00C57FED" w:rsidRDefault="00C57FED" w:rsidP="00C57FED">
      <w:pPr>
        <w:pStyle w:val="ListParagraph"/>
        <w:spacing w:after="0" w:line="240" w:lineRule="auto"/>
        <w:rPr>
          <w:sz w:val="20"/>
          <w:szCs w:val="20"/>
        </w:rPr>
      </w:pPr>
    </w:p>
    <w:p w14:paraId="78705B12" w14:textId="12C8D635" w:rsidR="00BB4205" w:rsidRPr="00C57FED" w:rsidRDefault="4133382E" w:rsidP="001647A0">
      <w:pPr>
        <w:pStyle w:val="ListParagraph"/>
        <w:spacing w:after="0" w:line="240" w:lineRule="auto"/>
        <w:jc w:val="center"/>
        <w:rPr>
          <w:sz w:val="20"/>
          <w:szCs w:val="20"/>
        </w:rPr>
      </w:pPr>
      <w:r>
        <w:rPr>
          <w:noProof/>
        </w:rPr>
        <w:drawing>
          <wp:inline distT="0" distB="0" distL="0" distR="0" wp14:anchorId="002DD689" wp14:editId="23FC41B5">
            <wp:extent cx="4680000" cy="718095"/>
            <wp:effectExtent l="0" t="0" r="0" b="6350"/>
            <wp:docPr id="37" name="Picture 37" descr="Sample screenshot or Output with success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63">
                      <a:extLst>
                        <a:ext uri="{28A0092B-C50C-407E-A947-70E740481C1C}">
                          <a14:useLocalDpi xmlns:a14="http://schemas.microsoft.com/office/drawing/2010/main" val="0"/>
                        </a:ext>
                      </a:extLst>
                    </a:blip>
                    <a:stretch>
                      <a:fillRect/>
                    </a:stretch>
                  </pic:blipFill>
                  <pic:spPr>
                    <a:xfrm>
                      <a:off x="0" y="0"/>
                      <a:ext cx="4680000" cy="718095"/>
                    </a:xfrm>
                    <a:prstGeom prst="rect">
                      <a:avLst/>
                    </a:prstGeom>
                  </pic:spPr>
                </pic:pic>
              </a:graphicData>
            </a:graphic>
          </wp:inline>
        </w:drawing>
      </w:r>
    </w:p>
    <w:p w14:paraId="26B6E2F0" w14:textId="77777777" w:rsidR="000E6A83" w:rsidRPr="00C57FED" w:rsidRDefault="000E6A83" w:rsidP="001647A0">
      <w:pPr>
        <w:pStyle w:val="ListParagraph"/>
        <w:spacing w:after="0" w:line="240" w:lineRule="auto"/>
        <w:jc w:val="center"/>
        <w:rPr>
          <w:sz w:val="20"/>
          <w:szCs w:val="20"/>
        </w:rPr>
      </w:pPr>
    </w:p>
    <w:p w14:paraId="7324DE71" w14:textId="77777777" w:rsidR="00F55D3C" w:rsidRDefault="00F55D3C">
      <w:pPr>
        <w:rPr>
          <w:sz w:val="20"/>
          <w:szCs w:val="20"/>
        </w:rPr>
      </w:pPr>
      <w:r>
        <w:rPr>
          <w:sz w:val="20"/>
          <w:szCs w:val="20"/>
        </w:rPr>
        <w:br w:type="page"/>
      </w:r>
    </w:p>
    <w:p w14:paraId="40BD5A2F" w14:textId="6A01F5A6" w:rsidR="000E6A83" w:rsidRDefault="00914340" w:rsidP="001647A0">
      <w:pPr>
        <w:pStyle w:val="ListParagraph"/>
        <w:numPr>
          <w:ilvl w:val="0"/>
          <w:numId w:val="10"/>
        </w:numPr>
        <w:spacing w:after="0" w:line="240" w:lineRule="auto"/>
        <w:rPr>
          <w:sz w:val="20"/>
          <w:szCs w:val="20"/>
        </w:rPr>
      </w:pPr>
      <w:r w:rsidRPr="00C57FED">
        <w:rPr>
          <w:sz w:val="20"/>
          <w:szCs w:val="20"/>
        </w:rPr>
        <w:t xml:space="preserve">Navigate to the deployment folder, </w:t>
      </w:r>
      <w:r w:rsidR="00CF1FC8" w:rsidRPr="00C57FED">
        <w:rPr>
          <w:sz w:val="20"/>
          <w:szCs w:val="20"/>
        </w:rPr>
        <w:t>select all folders in the deployment path</w:t>
      </w:r>
      <w:r w:rsidR="006438F6">
        <w:rPr>
          <w:sz w:val="20"/>
          <w:szCs w:val="20"/>
        </w:rPr>
        <w:t>,</w:t>
      </w:r>
      <w:r w:rsidR="00CF1FC8" w:rsidRPr="00C57FED">
        <w:rPr>
          <w:sz w:val="20"/>
          <w:szCs w:val="20"/>
        </w:rPr>
        <w:t xml:space="preserve"> and add them to a zip file</w:t>
      </w:r>
      <w:r w:rsidR="009E6CFE">
        <w:rPr>
          <w:sz w:val="20"/>
          <w:szCs w:val="20"/>
        </w:rPr>
        <w:t>.</w:t>
      </w:r>
    </w:p>
    <w:p w14:paraId="389009F3" w14:textId="77777777" w:rsidR="00C57FED" w:rsidRPr="00C57FED" w:rsidRDefault="00C57FED" w:rsidP="00C57FED">
      <w:pPr>
        <w:pStyle w:val="ListParagraph"/>
        <w:spacing w:after="0" w:line="240" w:lineRule="auto"/>
        <w:rPr>
          <w:sz w:val="20"/>
          <w:szCs w:val="20"/>
        </w:rPr>
      </w:pPr>
    </w:p>
    <w:p w14:paraId="2238F36F" w14:textId="6876909B" w:rsidR="00CF1FC8" w:rsidRDefault="569C4210" w:rsidP="001647A0">
      <w:pPr>
        <w:pStyle w:val="ListParagraph"/>
        <w:spacing w:after="0" w:line="240" w:lineRule="auto"/>
        <w:jc w:val="center"/>
        <w:rPr>
          <w:sz w:val="20"/>
          <w:szCs w:val="20"/>
        </w:rPr>
      </w:pPr>
      <w:r>
        <w:rPr>
          <w:noProof/>
        </w:rPr>
        <w:drawing>
          <wp:inline distT="0" distB="0" distL="0" distR="0" wp14:anchorId="631BAB3A" wp14:editId="3A3D299C">
            <wp:extent cx="4680000" cy="3314500"/>
            <wp:effectExtent l="0" t="0" r="6350" b="635"/>
            <wp:docPr id="38" name="Picture 38" descr="Sample screenshot of deployment folders being added to  a zip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64">
                      <a:extLst>
                        <a:ext uri="{28A0092B-C50C-407E-A947-70E740481C1C}">
                          <a14:useLocalDpi xmlns:a14="http://schemas.microsoft.com/office/drawing/2010/main" val="0"/>
                        </a:ext>
                      </a:extLst>
                    </a:blip>
                    <a:stretch>
                      <a:fillRect/>
                    </a:stretch>
                  </pic:blipFill>
                  <pic:spPr>
                    <a:xfrm>
                      <a:off x="0" y="0"/>
                      <a:ext cx="4680000" cy="3314500"/>
                    </a:xfrm>
                    <a:prstGeom prst="rect">
                      <a:avLst/>
                    </a:prstGeom>
                  </pic:spPr>
                </pic:pic>
              </a:graphicData>
            </a:graphic>
          </wp:inline>
        </w:drawing>
      </w:r>
    </w:p>
    <w:p w14:paraId="27967861" w14:textId="77777777" w:rsidR="00F55D3C" w:rsidRPr="00C57FED" w:rsidRDefault="00F55D3C" w:rsidP="001647A0">
      <w:pPr>
        <w:pStyle w:val="ListParagraph"/>
        <w:spacing w:after="0" w:line="240" w:lineRule="auto"/>
        <w:jc w:val="center"/>
        <w:rPr>
          <w:sz w:val="20"/>
          <w:szCs w:val="20"/>
        </w:rPr>
      </w:pPr>
    </w:p>
    <w:p w14:paraId="69513BD3" w14:textId="6839DB5C" w:rsidR="009765B8" w:rsidRDefault="00D56836" w:rsidP="001647A0">
      <w:pPr>
        <w:pStyle w:val="ListParagraph"/>
        <w:numPr>
          <w:ilvl w:val="0"/>
          <w:numId w:val="10"/>
        </w:numPr>
        <w:spacing w:after="0" w:line="240" w:lineRule="auto"/>
        <w:rPr>
          <w:sz w:val="20"/>
          <w:szCs w:val="20"/>
        </w:rPr>
      </w:pPr>
      <w:r w:rsidRPr="00C57FED">
        <w:rPr>
          <w:sz w:val="20"/>
          <w:szCs w:val="20"/>
        </w:rPr>
        <w:t xml:space="preserve">Navigate to the originally created function app within Azure, </w:t>
      </w:r>
      <w:r w:rsidR="00C46FC8" w:rsidRPr="00C57FED">
        <w:rPr>
          <w:sz w:val="20"/>
          <w:szCs w:val="20"/>
        </w:rPr>
        <w:t xml:space="preserve">select ‘Advanced </w:t>
      </w:r>
      <w:r w:rsidR="00435E66" w:rsidRPr="00C57FED">
        <w:rPr>
          <w:sz w:val="20"/>
          <w:szCs w:val="20"/>
        </w:rPr>
        <w:t>Tools</w:t>
      </w:r>
      <w:r w:rsidR="006438F6">
        <w:rPr>
          <w:sz w:val="20"/>
          <w:szCs w:val="20"/>
        </w:rPr>
        <w:t>,</w:t>
      </w:r>
      <w:r w:rsidR="00435E66" w:rsidRPr="00C57FED">
        <w:rPr>
          <w:sz w:val="20"/>
          <w:szCs w:val="20"/>
        </w:rPr>
        <w:t>’</w:t>
      </w:r>
      <w:r w:rsidR="00E14FFF" w:rsidRPr="00C57FED">
        <w:rPr>
          <w:sz w:val="20"/>
          <w:szCs w:val="20"/>
        </w:rPr>
        <w:t xml:space="preserve"> then select ‘Go</w:t>
      </w:r>
      <w:r w:rsidR="009E6CFE">
        <w:rPr>
          <w:sz w:val="20"/>
          <w:szCs w:val="20"/>
        </w:rPr>
        <w:t>.</w:t>
      </w:r>
      <w:r w:rsidR="00E14FFF" w:rsidRPr="00C57FED">
        <w:rPr>
          <w:sz w:val="20"/>
          <w:szCs w:val="20"/>
        </w:rPr>
        <w:t>’</w:t>
      </w:r>
    </w:p>
    <w:p w14:paraId="445D8377" w14:textId="77777777" w:rsidR="00C57FED" w:rsidRPr="00C57FED" w:rsidRDefault="00C57FED" w:rsidP="00C57FED">
      <w:pPr>
        <w:pStyle w:val="ListParagraph"/>
        <w:spacing w:after="0" w:line="240" w:lineRule="auto"/>
        <w:rPr>
          <w:sz w:val="20"/>
          <w:szCs w:val="20"/>
        </w:rPr>
      </w:pPr>
    </w:p>
    <w:p w14:paraId="2AF081C4" w14:textId="351E0A08" w:rsidR="00435E66" w:rsidRPr="00C57FED" w:rsidRDefault="16607EAE" w:rsidP="001647A0">
      <w:pPr>
        <w:pStyle w:val="ListParagraph"/>
        <w:spacing w:after="0" w:line="240" w:lineRule="auto"/>
        <w:jc w:val="center"/>
        <w:rPr>
          <w:sz w:val="20"/>
          <w:szCs w:val="20"/>
        </w:rPr>
      </w:pPr>
      <w:r>
        <w:rPr>
          <w:noProof/>
        </w:rPr>
        <w:drawing>
          <wp:inline distT="0" distB="0" distL="0" distR="0" wp14:anchorId="13347CA7" wp14:editId="1C77E78F">
            <wp:extent cx="3600000" cy="3441177"/>
            <wp:effectExtent l="0" t="0" r="635" b="6985"/>
            <wp:docPr id="39" name="Picture 39" descr="Sample screenshot within app with &quot;Advanced Tools&quo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65">
                      <a:extLst>
                        <a:ext uri="{28A0092B-C50C-407E-A947-70E740481C1C}">
                          <a14:useLocalDpi xmlns:a14="http://schemas.microsoft.com/office/drawing/2010/main" val="0"/>
                        </a:ext>
                      </a:extLst>
                    </a:blip>
                    <a:stretch>
                      <a:fillRect/>
                    </a:stretch>
                  </pic:blipFill>
                  <pic:spPr>
                    <a:xfrm>
                      <a:off x="0" y="0"/>
                      <a:ext cx="3600000" cy="3441177"/>
                    </a:xfrm>
                    <a:prstGeom prst="rect">
                      <a:avLst/>
                    </a:prstGeom>
                  </pic:spPr>
                </pic:pic>
              </a:graphicData>
            </a:graphic>
          </wp:inline>
        </w:drawing>
      </w:r>
    </w:p>
    <w:p w14:paraId="657558DE" w14:textId="030BBB94" w:rsidR="00230269" w:rsidRDefault="0026741A" w:rsidP="001647A0">
      <w:pPr>
        <w:pStyle w:val="ListParagraph"/>
        <w:numPr>
          <w:ilvl w:val="0"/>
          <w:numId w:val="10"/>
        </w:numPr>
        <w:spacing w:after="0" w:line="240" w:lineRule="auto"/>
        <w:rPr>
          <w:sz w:val="20"/>
          <w:szCs w:val="20"/>
        </w:rPr>
      </w:pPr>
      <w:r w:rsidRPr="00C57FED">
        <w:rPr>
          <w:sz w:val="20"/>
          <w:szCs w:val="20"/>
        </w:rPr>
        <w:t xml:space="preserve">From the </w:t>
      </w:r>
      <w:r w:rsidR="00AE4022" w:rsidRPr="00C57FED">
        <w:rPr>
          <w:sz w:val="20"/>
          <w:szCs w:val="20"/>
        </w:rPr>
        <w:t xml:space="preserve">explorer tools, </w:t>
      </w:r>
      <w:r w:rsidR="00A854B1" w:rsidRPr="00C57FED">
        <w:rPr>
          <w:sz w:val="20"/>
          <w:szCs w:val="20"/>
        </w:rPr>
        <w:t>select ‘Tools’ then ‘Zip Push Deploy</w:t>
      </w:r>
      <w:r w:rsidR="009023EF">
        <w:rPr>
          <w:sz w:val="20"/>
          <w:szCs w:val="20"/>
        </w:rPr>
        <w:t>.</w:t>
      </w:r>
      <w:r w:rsidR="00A854B1" w:rsidRPr="00C57FED">
        <w:rPr>
          <w:sz w:val="20"/>
          <w:szCs w:val="20"/>
        </w:rPr>
        <w:t>’</w:t>
      </w:r>
    </w:p>
    <w:p w14:paraId="74AF84C0" w14:textId="77777777" w:rsidR="00C57FED" w:rsidRPr="00C57FED" w:rsidRDefault="00C57FED" w:rsidP="00C57FED">
      <w:pPr>
        <w:pStyle w:val="ListParagraph"/>
        <w:spacing w:after="0" w:line="240" w:lineRule="auto"/>
        <w:rPr>
          <w:sz w:val="20"/>
          <w:szCs w:val="20"/>
        </w:rPr>
      </w:pPr>
    </w:p>
    <w:p w14:paraId="6BF904F4" w14:textId="0C84C1AC" w:rsidR="00A854B1" w:rsidRDefault="75E912E3" w:rsidP="001647A0">
      <w:pPr>
        <w:pStyle w:val="ListParagraph"/>
        <w:spacing w:after="0" w:line="240" w:lineRule="auto"/>
        <w:jc w:val="center"/>
        <w:rPr>
          <w:sz w:val="20"/>
          <w:szCs w:val="20"/>
        </w:rPr>
      </w:pPr>
      <w:r>
        <w:rPr>
          <w:noProof/>
        </w:rPr>
        <w:drawing>
          <wp:inline distT="0" distB="0" distL="0" distR="0" wp14:anchorId="46533360" wp14:editId="00C20259">
            <wp:extent cx="4680000" cy="1606000"/>
            <wp:effectExtent l="0" t="0" r="6350" b="0"/>
            <wp:docPr id="40" name="Picture 40" descr="Sample screenshot of Tools options and &quot;Zip Push Deploy&quo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66">
                      <a:extLst>
                        <a:ext uri="{28A0092B-C50C-407E-A947-70E740481C1C}">
                          <a14:useLocalDpi xmlns:a14="http://schemas.microsoft.com/office/drawing/2010/main" val="0"/>
                        </a:ext>
                      </a:extLst>
                    </a:blip>
                    <a:stretch>
                      <a:fillRect/>
                    </a:stretch>
                  </pic:blipFill>
                  <pic:spPr>
                    <a:xfrm>
                      <a:off x="0" y="0"/>
                      <a:ext cx="4680000" cy="1606000"/>
                    </a:xfrm>
                    <a:prstGeom prst="rect">
                      <a:avLst/>
                    </a:prstGeom>
                  </pic:spPr>
                </pic:pic>
              </a:graphicData>
            </a:graphic>
          </wp:inline>
        </w:drawing>
      </w:r>
    </w:p>
    <w:p w14:paraId="2A689609" w14:textId="64D789F7" w:rsidR="00C57FED" w:rsidRDefault="00C57FED">
      <w:pPr>
        <w:rPr>
          <w:sz w:val="20"/>
          <w:szCs w:val="20"/>
        </w:rPr>
      </w:pPr>
    </w:p>
    <w:p w14:paraId="5E865C4E" w14:textId="3D03DB95" w:rsidR="00F35F8D" w:rsidRDefault="00F35F8D" w:rsidP="001647A0">
      <w:pPr>
        <w:pStyle w:val="ListParagraph"/>
        <w:numPr>
          <w:ilvl w:val="0"/>
          <w:numId w:val="10"/>
        </w:numPr>
        <w:spacing w:after="0" w:line="240" w:lineRule="auto"/>
        <w:rPr>
          <w:sz w:val="20"/>
          <w:szCs w:val="20"/>
        </w:rPr>
      </w:pPr>
      <w:r w:rsidRPr="00C57FED">
        <w:rPr>
          <w:sz w:val="20"/>
          <w:szCs w:val="20"/>
        </w:rPr>
        <w:t xml:space="preserve">Drag and </w:t>
      </w:r>
      <w:ins w:id="549" w:author="Author">
        <w:r w:rsidR="00BE01B2">
          <w:rPr>
            <w:sz w:val="20"/>
            <w:szCs w:val="20"/>
          </w:rPr>
          <w:t>d</w:t>
        </w:r>
      </w:ins>
      <w:del w:id="550" w:author="Author">
        <w:r w:rsidRPr="00C57FED" w:rsidDel="00BE01B2">
          <w:rPr>
            <w:sz w:val="20"/>
            <w:szCs w:val="20"/>
          </w:rPr>
          <w:delText>D</w:delText>
        </w:r>
      </w:del>
      <w:r w:rsidRPr="00C57FED">
        <w:rPr>
          <w:sz w:val="20"/>
          <w:szCs w:val="20"/>
        </w:rPr>
        <w:t>rop the zip file directly to the open browser window</w:t>
      </w:r>
      <w:r w:rsidR="009023EF">
        <w:rPr>
          <w:sz w:val="20"/>
          <w:szCs w:val="20"/>
        </w:rPr>
        <w:t>.</w:t>
      </w:r>
    </w:p>
    <w:p w14:paraId="7309E5FE" w14:textId="77777777" w:rsidR="00C57FED" w:rsidRPr="00C57FED" w:rsidRDefault="00C57FED" w:rsidP="00C57FED">
      <w:pPr>
        <w:pStyle w:val="ListParagraph"/>
        <w:spacing w:after="0" w:line="240" w:lineRule="auto"/>
        <w:rPr>
          <w:sz w:val="20"/>
          <w:szCs w:val="20"/>
        </w:rPr>
      </w:pPr>
    </w:p>
    <w:p w14:paraId="7B70EA7F" w14:textId="5DC946CB" w:rsidR="00F35F8D" w:rsidRDefault="25688E96" w:rsidP="001647A0">
      <w:pPr>
        <w:pStyle w:val="ListParagraph"/>
        <w:spacing w:after="0" w:line="240" w:lineRule="auto"/>
        <w:jc w:val="center"/>
        <w:rPr>
          <w:sz w:val="20"/>
          <w:szCs w:val="20"/>
        </w:rPr>
      </w:pPr>
      <w:r>
        <w:rPr>
          <w:noProof/>
        </w:rPr>
        <w:drawing>
          <wp:inline distT="0" distB="0" distL="0" distR="0" wp14:anchorId="4AFF0D26" wp14:editId="56E68BFF">
            <wp:extent cx="4680000" cy="2211500"/>
            <wp:effectExtent l="0" t="0" r="6350" b="0"/>
            <wp:docPr id="41" name="Picture 41" descr="Sample screenshot or dragging zip file to browser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67">
                      <a:extLst>
                        <a:ext uri="{28A0092B-C50C-407E-A947-70E740481C1C}">
                          <a14:useLocalDpi xmlns:a14="http://schemas.microsoft.com/office/drawing/2010/main" val="0"/>
                        </a:ext>
                      </a:extLst>
                    </a:blip>
                    <a:stretch>
                      <a:fillRect/>
                    </a:stretch>
                  </pic:blipFill>
                  <pic:spPr>
                    <a:xfrm>
                      <a:off x="0" y="0"/>
                      <a:ext cx="4680000" cy="2211500"/>
                    </a:xfrm>
                    <a:prstGeom prst="rect">
                      <a:avLst/>
                    </a:prstGeom>
                  </pic:spPr>
                </pic:pic>
              </a:graphicData>
            </a:graphic>
          </wp:inline>
        </w:drawing>
      </w:r>
    </w:p>
    <w:p w14:paraId="0DADCDF7" w14:textId="77777777" w:rsidR="00C57FED" w:rsidRPr="00C57FED" w:rsidRDefault="00C57FED" w:rsidP="001647A0">
      <w:pPr>
        <w:pStyle w:val="ListParagraph"/>
        <w:spacing w:after="0" w:line="240" w:lineRule="auto"/>
        <w:jc w:val="center"/>
        <w:rPr>
          <w:sz w:val="20"/>
          <w:szCs w:val="20"/>
        </w:rPr>
      </w:pPr>
    </w:p>
    <w:p w14:paraId="77F2C1DC" w14:textId="2AB2507C" w:rsidR="00DF5E5F" w:rsidRDefault="006567BE" w:rsidP="001647A0">
      <w:pPr>
        <w:pStyle w:val="ListParagraph"/>
        <w:numPr>
          <w:ilvl w:val="0"/>
          <w:numId w:val="10"/>
        </w:numPr>
        <w:spacing w:after="0" w:line="240" w:lineRule="auto"/>
        <w:rPr>
          <w:sz w:val="20"/>
          <w:szCs w:val="20"/>
        </w:rPr>
      </w:pPr>
      <w:r w:rsidRPr="00C57FED">
        <w:rPr>
          <w:sz w:val="20"/>
          <w:szCs w:val="20"/>
        </w:rPr>
        <w:t>The process will complete and display a successful deployment message</w:t>
      </w:r>
      <w:r w:rsidR="009023EF">
        <w:rPr>
          <w:sz w:val="20"/>
          <w:szCs w:val="20"/>
        </w:rPr>
        <w:t>.</w:t>
      </w:r>
    </w:p>
    <w:p w14:paraId="5C87E529" w14:textId="77777777" w:rsidR="00C57FED" w:rsidRPr="00C57FED" w:rsidRDefault="00C57FED" w:rsidP="00C57FED">
      <w:pPr>
        <w:pStyle w:val="ListParagraph"/>
        <w:spacing w:after="0" w:line="240" w:lineRule="auto"/>
        <w:rPr>
          <w:sz w:val="20"/>
          <w:szCs w:val="20"/>
        </w:rPr>
      </w:pPr>
    </w:p>
    <w:p w14:paraId="5AE83D1F" w14:textId="646F34E7" w:rsidR="00685CD7" w:rsidRDefault="37CE7EAB" w:rsidP="001647A0">
      <w:pPr>
        <w:pStyle w:val="ListParagraph"/>
        <w:spacing w:after="0" w:line="240" w:lineRule="auto"/>
        <w:jc w:val="center"/>
        <w:rPr>
          <w:sz w:val="20"/>
          <w:szCs w:val="20"/>
        </w:rPr>
      </w:pPr>
      <w:r>
        <w:rPr>
          <w:noProof/>
        </w:rPr>
        <w:drawing>
          <wp:inline distT="0" distB="0" distL="0" distR="0" wp14:anchorId="0B5A9148" wp14:editId="24E63695">
            <wp:extent cx="4679785" cy="2264410"/>
            <wp:effectExtent l="0" t="0" r="6985" b="2540"/>
            <wp:docPr id="42" name="Picture 42" descr="Sample screenshot of successful deployment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68">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t="51752"/>
                    <a:stretch>
                      <a:fillRect/>
                    </a:stretch>
                  </pic:blipFill>
                  <pic:spPr>
                    <a:xfrm>
                      <a:off x="0" y="0"/>
                      <a:ext cx="4679785" cy="2264410"/>
                    </a:xfrm>
                    <a:prstGeom prst="rect">
                      <a:avLst/>
                    </a:prstGeom>
                  </pic:spPr>
                </pic:pic>
              </a:graphicData>
            </a:graphic>
          </wp:inline>
        </w:drawing>
      </w:r>
    </w:p>
    <w:p w14:paraId="194D680C" w14:textId="77777777" w:rsidR="00C57FED" w:rsidRPr="00C57FED" w:rsidRDefault="00C57FED" w:rsidP="001647A0">
      <w:pPr>
        <w:pStyle w:val="ListParagraph"/>
        <w:spacing w:after="0" w:line="240" w:lineRule="auto"/>
        <w:jc w:val="center"/>
        <w:rPr>
          <w:sz w:val="20"/>
          <w:szCs w:val="20"/>
        </w:rPr>
      </w:pPr>
    </w:p>
    <w:p w14:paraId="40FF9430" w14:textId="12636E04" w:rsidR="00434B6A" w:rsidRPr="00662F46" w:rsidRDefault="00D32F15" w:rsidP="001647A0">
      <w:pPr>
        <w:pStyle w:val="ListParagraph"/>
        <w:numPr>
          <w:ilvl w:val="0"/>
          <w:numId w:val="10"/>
        </w:numPr>
        <w:spacing w:after="0" w:line="240" w:lineRule="auto"/>
        <w:rPr>
          <w:sz w:val="20"/>
          <w:szCs w:val="20"/>
        </w:rPr>
      </w:pPr>
      <w:r w:rsidRPr="00C57FED">
        <w:rPr>
          <w:sz w:val="20"/>
          <w:szCs w:val="20"/>
        </w:rPr>
        <w:t>Your deployment is complete</w:t>
      </w:r>
      <w:r w:rsidR="006438F6">
        <w:rPr>
          <w:sz w:val="20"/>
          <w:szCs w:val="20"/>
        </w:rPr>
        <w:t>. A</w:t>
      </w:r>
      <w:r w:rsidRPr="00C57FED">
        <w:rPr>
          <w:sz w:val="20"/>
          <w:szCs w:val="20"/>
        </w:rPr>
        <w:t xml:space="preserve">ll three </w:t>
      </w:r>
      <w:r w:rsidR="00662F46">
        <w:rPr>
          <w:sz w:val="20"/>
          <w:szCs w:val="20"/>
        </w:rPr>
        <w:t>Azure</w:t>
      </w:r>
      <w:r w:rsidRPr="00C57FED">
        <w:rPr>
          <w:sz w:val="20"/>
          <w:szCs w:val="20"/>
        </w:rPr>
        <w:t xml:space="preserve"> components are now deployed</w:t>
      </w:r>
      <w:r w:rsidR="00662F46">
        <w:rPr>
          <w:sz w:val="20"/>
          <w:szCs w:val="20"/>
        </w:rPr>
        <w:t>.</w:t>
      </w:r>
    </w:p>
    <w:p w14:paraId="610A8648" w14:textId="72C1F3F3" w:rsidR="0047422D" w:rsidRPr="008A03F2" w:rsidRDefault="0047422D" w:rsidP="0047422D">
      <w:pPr>
        <w:pStyle w:val="Heading2"/>
        <w:rPr>
          <w:del w:id="551" w:author="Author"/>
        </w:rPr>
      </w:pPr>
      <w:bookmarkStart w:id="552" w:name="_Toc52813263"/>
      <w:del w:id="553" w:author="Author">
        <w:r w:rsidDel="31A5302A">
          <w:delText xml:space="preserve">Populate the </w:delText>
        </w:r>
        <w:r w:rsidDel="5FC31A92">
          <w:delText>Azure SQL Schema</w:delText>
        </w:r>
        <w:bookmarkEnd w:id="552"/>
      </w:del>
    </w:p>
    <w:p w14:paraId="6BCE59C9" w14:textId="5A06BE1F" w:rsidR="0047422D" w:rsidRPr="00CD5B19" w:rsidRDefault="008B3B54" w:rsidP="32A59F32">
      <w:pPr>
        <w:spacing w:after="0" w:line="240" w:lineRule="auto"/>
        <w:rPr>
          <w:del w:id="554" w:author="Author"/>
          <w:sz w:val="20"/>
          <w:szCs w:val="20"/>
        </w:rPr>
      </w:pPr>
      <w:del w:id="555" w:author="Author">
        <w:r w:rsidRPr="35373224" w:rsidDel="1BFDBD35">
          <w:rPr>
            <w:sz w:val="20"/>
            <w:szCs w:val="20"/>
          </w:rPr>
          <w:delText>When updating an existing deployment or creating an environment for the first time, ensuring the latest schema</w:delText>
        </w:r>
        <w:r w:rsidRPr="35373224" w:rsidDel="4C7E8FA9">
          <w:rPr>
            <w:sz w:val="20"/>
            <w:szCs w:val="20"/>
          </w:rPr>
          <w:delText xml:space="preserve"> is deployed before using the solution is a critical step. As the functionality within Fundraising and Engagement relies on a select copy of related tables from Dynamics</w:delText>
        </w:r>
        <w:r w:rsidRPr="35373224" w:rsidDel="59000B8B">
          <w:rPr>
            <w:sz w:val="20"/>
            <w:szCs w:val="20"/>
          </w:rPr>
          <w:delText xml:space="preserve"> 365,</w:delText>
        </w:r>
        <w:r w:rsidRPr="35373224" w:rsidDel="4C7E8FA9">
          <w:rPr>
            <w:sz w:val="20"/>
            <w:szCs w:val="20"/>
          </w:rPr>
          <w:delText xml:space="preserve"> the Schema needs to match those expected </w:delText>
        </w:r>
        <w:r w:rsidRPr="35373224" w:rsidDel="735FE6D2">
          <w:rPr>
            <w:sz w:val="20"/>
            <w:szCs w:val="20"/>
          </w:rPr>
          <w:delText xml:space="preserve">tables and columns needed for the API to accurately record changes in data from Dynamics. </w:delText>
        </w:r>
      </w:del>
    </w:p>
    <w:p w14:paraId="665767DB" w14:textId="77777777" w:rsidR="0047422D" w:rsidRPr="00CD5B19" w:rsidRDefault="0047422D" w:rsidP="35373224">
      <w:pPr>
        <w:spacing w:after="0" w:line="240" w:lineRule="auto"/>
        <w:rPr>
          <w:del w:id="556" w:author="Author"/>
          <w:sz w:val="20"/>
          <w:szCs w:val="20"/>
        </w:rPr>
      </w:pPr>
    </w:p>
    <w:p w14:paraId="588C44C2" w14:textId="391E16F1" w:rsidR="00120110" w:rsidRPr="00CD5B19" w:rsidRDefault="00120110" w:rsidP="35373224">
      <w:pPr>
        <w:spacing w:after="0" w:line="240" w:lineRule="auto"/>
        <w:rPr>
          <w:del w:id="557" w:author="Author"/>
          <w:sz w:val="20"/>
          <w:szCs w:val="20"/>
        </w:rPr>
      </w:pPr>
      <w:del w:id="558" w:author="Author">
        <w:r w:rsidRPr="35373224" w:rsidDel="29804BB7">
          <w:rPr>
            <w:sz w:val="20"/>
            <w:szCs w:val="20"/>
          </w:rPr>
          <w:delText xml:space="preserve">The goal is to </w:delText>
        </w:r>
        <w:r w:rsidRPr="35373224" w:rsidDel="2D031B44">
          <w:rPr>
            <w:sz w:val="20"/>
            <w:szCs w:val="20"/>
          </w:rPr>
          <w:delText xml:space="preserve">deploy the latest SQL migration script provided in the Fundraising and Engagement GitHub repository. The steps here are the same for those creating a new environment or those updating an existing one, although it may not seem correct to run the entire script when you are updating an environment, the migrations first check that this step has not been implemented before intelligently skipping over that section of the script. </w:delText>
        </w:r>
        <w:r w:rsidRPr="35373224" w:rsidDel="29804BB7">
          <w:rPr>
            <w:sz w:val="20"/>
            <w:szCs w:val="20"/>
          </w:rPr>
          <w:delText xml:space="preserve"> </w:delText>
        </w:r>
      </w:del>
    </w:p>
    <w:p w14:paraId="18369AB3" w14:textId="77777777" w:rsidR="00120110" w:rsidRPr="00CD5B19" w:rsidRDefault="00120110" w:rsidP="35373224">
      <w:pPr>
        <w:spacing w:after="0" w:line="240" w:lineRule="auto"/>
        <w:rPr>
          <w:del w:id="559" w:author="Autho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120110" w:rsidRPr="00CD5B19" w14:paraId="0FE233AD" w14:textId="77777777" w:rsidTr="35373224">
        <w:trPr>
          <w:del w:id="560" w:author="Author"/>
        </w:trPr>
        <w:tc>
          <w:tcPr>
            <w:tcW w:w="9350" w:type="dxa"/>
            <w:shd w:val="clear" w:color="auto" w:fill="F2F2F2" w:themeFill="background1" w:themeFillShade="F2"/>
          </w:tcPr>
          <w:p w14:paraId="01D97ECD" w14:textId="2AC47D82" w:rsidR="00120110" w:rsidRPr="00CD5B19" w:rsidRDefault="00120110" w:rsidP="005C7E82">
            <w:pPr>
              <w:rPr>
                <w:rFonts w:cstheme="minorHAnsi"/>
                <w:sz w:val="20"/>
                <w:szCs w:val="20"/>
              </w:rPr>
            </w:pPr>
            <w:r w:rsidRPr="00CD5B19">
              <w:rPr>
                <w:rFonts w:cstheme="minorHAnsi"/>
                <w:sz w:val="20"/>
                <w:szCs w:val="20"/>
              </w:rPr>
              <w:t xml:space="preserve">Note: If you have already deployed the Fundraising and Engagement Azure components using this guide, connect to </w:t>
            </w:r>
            <w:ins w:id="561" w:author="Author">
              <w:r w:rsidR="003C7CF6">
                <w:rPr>
                  <w:rFonts w:cstheme="minorHAnsi"/>
                  <w:sz w:val="20"/>
                  <w:szCs w:val="20"/>
                </w:rPr>
                <w:fldChar w:fldCharType="begin"/>
              </w:r>
              <w:r w:rsidR="003C7CF6">
                <w:rPr>
                  <w:rFonts w:cstheme="minorHAnsi"/>
                  <w:sz w:val="20"/>
                  <w:szCs w:val="20"/>
                </w:rPr>
                <w:instrText xml:space="preserve"> HYPERLINK "https://github.com/microsoft/Industry-Accelerator-Nonprofit" </w:instrText>
              </w:r>
              <w:r w:rsidR="003C7CF6">
                <w:rPr>
                  <w:rFonts w:cstheme="minorHAnsi"/>
                  <w:sz w:val="20"/>
                  <w:szCs w:val="20"/>
                </w:rPr>
                <w:fldChar w:fldCharType="separate"/>
              </w:r>
              <w:r w:rsidRPr="003C7CF6">
                <w:rPr>
                  <w:rStyle w:val="Hyperlink"/>
                  <w:rFonts w:cstheme="minorHAnsi"/>
                  <w:sz w:val="20"/>
                  <w:szCs w:val="20"/>
                </w:rPr>
                <w:t>GitHub</w:t>
              </w:r>
              <w:r w:rsidR="003C7CF6">
                <w:rPr>
                  <w:rFonts w:cstheme="minorHAnsi"/>
                  <w:sz w:val="20"/>
                  <w:szCs w:val="20"/>
                </w:rPr>
                <w:fldChar w:fldCharType="end"/>
              </w:r>
            </w:ins>
            <w:r w:rsidRPr="00CD5B19">
              <w:rPr>
                <w:rFonts w:cstheme="minorHAnsi"/>
                <w:sz w:val="20"/>
                <w:szCs w:val="20"/>
              </w:rPr>
              <w:t xml:space="preserve"> to retrieve the latest </w:t>
            </w:r>
            <w:r w:rsidR="003F7600" w:rsidRPr="00CD5B19">
              <w:rPr>
                <w:rFonts w:cstheme="minorHAnsi"/>
                <w:sz w:val="20"/>
                <w:szCs w:val="20"/>
              </w:rPr>
              <w:t>SQL Migration file</w:t>
            </w:r>
            <w:del w:id="562" w:author="Author">
              <w:r w:rsidRPr="00CD5B19" w:rsidDel="003C7CF6">
                <w:rPr>
                  <w:rFonts w:cstheme="minorHAnsi"/>
                  <w:sz w:val="20"/>
                  <w:szCs w:val="20"/>
                </w:rPr>
                <w:delText xml:space="preserve"> </w:delText>
              </w:r>
              <w:r w:rsidR="005C7E82" w:rsidDel="003C7CF6">
                <w:fldChar w:fldCharType="begin"/>
              </w:r>
              <w:r w:rsidR="005C7E82" w:rsidDel="003C7CF6">
                <w:delInstrText xml:space="preserve"> HYPERLINK "https://github.com/microsoft/Industry-Accelerator-Nonprofit" </w:delInstrText>
              </w:r>
              <w:r w:rsidR="005C7E82" w:rsidDel="003C7CF6">
                <w:fldChar w:fldCharType="separate"/>
              </w:r>
              <w:r w:rsidRPr="00CD5B19" w:rsidDel="003C7CF6">
                <w:rPr>
                  <w:rStyle w:val="Hyperlink"/>
                  <w:rFonts w:cstheme="minorHAnsi"/>
                  <w:sz w:val="20"/>
                  <w:szCs w:val="20"/>
                </w:rPr>
                <w:delText>here</w:delText>
              </w:r>
              <w:r w:rsidR="005C7E82" w:rsidDel="003C7CF6">
                <w:rPr>
                  <w:rStyle w:val="Hyperlink"/>
                  <w:rFonts w:cstheme="minorHAnsi"/>
                  <w:sz w:val="20"/>
                  <w:szCs w:val="20"/>
                </w:rPr>
                <w:fldChar w:fldCharType="end"/>
              </w:r>
            </w:del>
            <w:r w:rsidRPr="00CD5B19">
              <w:rPr>
                <w:rFonts w:cstheme="minorHAnsi"/>
                <w:sz w:val="20"/>
                <w:szCs w:val="20"/>
              </w:rPr>
              <w:t xml:space="preserve">. Always use the most up to date version of the solution when deploying to Azure. </w:t>
            </w:r>
          </w:p>
        </w:tc>
      </w:tr>
    </w:tbl>
    <w:p w14:paraId="0177626A" w14:textId="77777777" w:rsidR="0047422D" w:rsidRPr="00CD5B19" w:rsidRDefault="0047422D" w:rsidP="35373224">
      <w:pPr>
        <w:spacing w:after="0" w:line="240" w:lineRule="auto"/>
        <w:rPr>
          <w:del w:id="563" w:author="Author"/>
          <w:sz w:val="20"/>
          <w:szCs w:val="20"/>
        </w:rPr>
      </w:pPr>
    </w:p>
    <w:p w14:paraId="5C072B09" w14:textId="0CD7EF4A" w:rsidR="0047422D" w:rsidRDefault="00CD5B19" w:rsidP="35373224">
      <w:pPr>
        <w:pStyle w:val="ListParagraph"/>
        <w:numPr>
          <w:ilvl w:val="0"/>
          <w:numId w:val="11"/>
        </w:numPr>
        <w:rPr>
          <w:ins w:id="564" w:author="Author"/>
          <w:del w:id="565" w:author="Author"/>
          <w:sz w:val="20"/>
          <w:szCs w:val="20"/>
        </w:rPr>
      </w:pPr>
      <w:del w:id="566" w:author="Author">
        <w:r w:rsidRPr="35373224" w:rsidDel="58D61176">
          <w:rPr>
            <w:sz w:val="20"/>
            <w:szCs w:val="20"/>
          </w:rPr>
          <w:delText xml:space="preserve">Navigate to </w:delText>
        </w:r>
        <w:r w:rsidRPr="35373224" w:rsidDel="55E859AC">
          <w:rPr>
            <w:sz w:val="20"/>
            <w:szCs w:val="20"/>
          </w:rPr>
          <w:delText>SQL Server management Studio</w:delText>
        </w:r>
        <w:r w:rsidRPr="35373224" w:rsidDel="2DCEF62B">
          <w:rPr>
            <w:sz w:val="20"/>
            <w:szCs w:val="20"/>
          </w:rPr>
          <w:delText>, connect to the recently created Azure SQL server and database</w:delText>
        </w:r>
        <w:r w:rsidRPr="35373224" w:rsidDel="63328520">
          <w:rPr>
            <w:sz w:val="20"/>
            <w:szCs w:val="20"/>
          </w:rPr>
          <w:delText xml:space="preserve"> as the SQL Server </w:delText>
        </w:r>
        <w:r w:rsidRPr="35373224" w:rsidDel="59B84720">
          <w:rPr>
            <w:sz w:val="20"/>
            <w:szCs w:val="20"/>
          </w:rPr>
          <w:delText>Admin</w:delText>
        </w:r>
        <w:r w:rsidRPr="35373224" w:rsidDel="63328520">
          <w:rPr>
            <w:sz w:val="20"/>
            <w:szCs w:val="20"/>
          </w:rPr>
          <w:delText xml:space="preserve"> User</w:delText>
        </w:r>
        <w:r w:rsidRPr="35373224" w:rsidDel="59B84720">
          <w:rPr>
            <w:sz w:val="20"/>
            <w:szCs w:val="20"/>
          </w:rPr>
          <w:delText xml:space="preserve"> and password as configured in </w:delText>
        </w:r>
      </w:del>
      <w:ins w:id="567" w:author="Author">
        <w:r>
          <w:rPr>
            <w:sz w:val="20"/>
            <w:szCs w:val="20"/>
          </w:rPr>
          <w:fldChar w:fldCharType="begin"/>
        </w:r>
        <w:r w:rsidRPr="35373224">
          <w:rPr>
            <w:sz w:val="20"/>
            <w:szCs w:val="20"/>
          </w:rPr>
          <w:instrText xml:space="preserve"> HYPERLINK "https://aka.ms/fearmdeploymentguide" </w:instrText>
        </w:r>
        <w:r>
          <w:rPr>
            <w:sz w:val="20"/>
            <w:szCs w:val="20"/>
          </w:rPr>
          <w:fldChar w:fldCharType="end"/>
        </w:r>
      </w:ins>
      <w:del w:id="568" w:author="Author">
        <w:r w:rsidRPr="35373224" w:rsidDel="13C02BEE">
          <w:rPr>
            <w:sz w:val="20"/>
            <w:szCs w:val="20"/>
          </w:rPr>
          <w:delText xml:space="preserve">deployment section </w:delText>
        </w:r>
        <w:r>
          <w:fldChar w:fldCharType="begin"/>
        </w:r>
        <w:r>
          <w:delInstrText xml:space="preserve"> HYPERLINK \l "_Completing_the_ARM" </w:delInstrText>
        </w:r>
        <w:r>
          <w:fldChar w:fldCharType="separate"/>
        </w:r>
      </w:del>
      <w:del w:id="569" w:author="CJ Brooks" w:date="2020-10-07T00:55:00Z">
        <w:r w:rsidRPr="35373224">
          <w:fldChar w:fldCharType="begin"/>
        </w:r>
        <w:r>
          <w:delInstrText xml:space="preserve">HYPERLINK "l "_Completing_the_ARM" </w:delInstrText>
        </w:r>
        <w:r w:rsidRPr="35373224">
          <w:fldChar w:fldCharType="separate"/>
        </w:r>
      </w:del>
      <w:del w:id="570" w:author="Author">
        <w:r w:rsidRPr="35373224" w:rsidDel="13C02BEE">
          <w:rPr>
            <w:sz w:val="20"/>
            <w:szCs w:val="20"/>
          </w:rPr>
          <w:delText>here</w:delText>
        </w:r>
        <w:r w:rsidRPr="35373224">
          <w:rPr>
            <w:rStyle w:val="Hyperlink"/>
            <w:sz w:val="20"/>
            <w:szCs w:val="20"/>
          </w:rPr>
          <w:fldChar w:fldCharType="end"/>
        </w:r>
      </w:del>
      <w:del w:id="571" w:author="CJ Brooks" w:date="2020-10-07T00:55:00Z">
        <w:r>
          <w:fldChar w:fldCharType="end"/>
        </w:r>
      </w:del>
      <w:del w:id="572" w:author="Author">
        <w:r w:rsidRPr="35373224" w:rsidDel="63328520">
          <w:rPr>
            <w:sz w:val="20"/>
            <w:szCs w:val="20"/>
          </w:rPr>
          <w:delText xml:space="preserve">. </w:delText>
        </w:r>
      </w:del>
    </w:p>
    <w:p w14:paraId="1CFF4337" w14:textId="77777777" w:rsidR="003F3630" w:rsidRPr="003F3630" w:rsidRDefault="003F3630">
      <w:pPr>
        <w:spacing w:after="0" w:line="240" w:lineRule="auto"/>
        <w:ind w:left="360"/>
        <w:rPr>
          <w:del w:id="573" w:author="Author"/>
          <w:sz w:val="20"/>
          <w:szCs w:val="20"/>
        </w:rPr>
        <w:pPrChange w:id="574" w:author="Author">
          <w:pPr>
            <w:pStyle w:val="ListParagraph"/>
            <w:numPr>
              <w:numId w:val="11"/>
            </w:numPr>
            <w:ind w:hanging="360"/>
          </w:pPr>
        </w:pPrChange>
      </w:pPr>
    </w:p>
    <w:p w14:paraId="74942AC9" w14:textId="2FF3EE4F" w:rsidR="00A972DB" w:rsidRDefault="19F4FA93" w:rsidP="35373224">
      <w:pPr>
        <w:pStyle w:val="ListParagraph"/>
        <w:ind w:left="360"/>
        <w:jc w:val="center"/>
        <w:rPr>
          <w:ins w:id="575" w:author="Author"/>
          <w:del w:id="576" w:author="Author"/>
          <w:sz w:val="20"/>
          <w:szCs w:val="20"/>
        </w:rPr>
      </w:pPr>
      <w:del w:id="577" w:author="Author">
        <w:r>
          <w:rPr>
            <w:noProof/>
          </w:rPr>
          <w:drawing>
            <wp:inline distT="0" distB="0" distL="0" distR="0" wp14:anchorId="3C0A2CC2" wp14:editId="360EB27C">
              <wp:extent cx="2880000" cy="1904923"/>
              <wp:effectExtent l="0" t="0" r="0" b="635"/>
              <wp:docPr id="1" name="Picture 1" descr="Screenshot of SQL Server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9">
                        <a:extLst>
                          <a:ext uri="{28A0092B-C50C-407E-A947-70E740481C1C}">
                            <a14:useLocalDpi xmlns:a14="http://schemas.microsoft.com/office/drawing/2010/main" val="0"/>
                          </a:ext>
                        </a:extLst>
                      </a:blip>
                      <a:stretch>
                        <a:fillRect/>
                      </a:stretch>
                    </pic:blipFill>
                    <pic:spPr>
                      <a:xfrm>
                        <a:off x="0" y="0"/>
                        <a:ext cx="2880000" cy="1904923"/>
                      </a:xfrm>
                      <a:prstGeom prst="rect">
                        <a:avLst/>
                      </a:prstGeom>
                    </pic:spPr>
                  </pic:pic>
                </a:graphicData>
              </a:graphic>
            </wp:inline>
          </w:drawing>
        </w:r>
      </w:del>
    </w:p>
    <w:p w14:paraId="6E644F9E" w14:textId="5E448ABE" w:rsidR="002B4502" w:rsidRPr="00CD5B19" w:rsidDel="000B4795" w:rsidRDefault="002B4502">
      <w:pPr>
        <w:pStyle w:val="ListParagraph"/>
        <w:spacing w:after="0" w:line="240" w:lineRule="auto"/>
        <w:ind w:left="360"/>
        <w:jc w:val="center"/>
        <w:rPr>
          <w:del w:id="578" w:author="Author"/>
          <w:rFonts w:cstheme="minorHAnsi"/>
          <w:sz w:val="20"/>
          <w:szCs w:val="20"/>
        </w:rPr>
        <w:pPrChange w:id="579" w:author="Author">
          <w:pPr>
            <w:pStyle w:val="ListParagraph"/>
            <w:ind w:left="360"/>
            <w:jc w:val="center"/>
          </w:pPr>
        </w:pPrChang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715988" w:rsidRPr="00CD5B19" w:rsidDel="000B4795" w14:paraId="31A7C95A" w14:textId="3F1686F7" w:rsidTr="005C7E82">
        <w:trPr>
          <w:del w:id="580" w:author="Author"/>
        </w:trPr>
        <w:tc>
          <w:tcPr>
            <w:tcW w:w="9350" w:type="dxa"/>
            <w:shd w:val="clear" w:color="auto" w:fill="F2F2F2" w:themeFill="background1" w:themeFillShade="F2"/>
          </w:tcPr>
          <w:p w14:paraId="311299EC" w14:textId="56E58B1C" w:rsidR="00715988" w:rsidRPr="00CD5B19" w:rsidDel="000B4795" w:rsidRDefault="00715988" w:rsidP="005C7E82">
            <w:pPr>
              <w:rPr>
                <w:del w:id="581" w:author="Author"/>
                <w:rFonts w:cstheme="minorHAnsi"/>
                <w:sz w:val="20"/>
                <w:szCs w:val="20"/>
              </w:rPr>
            </w:pPr>
            <w:del w:id="582" w:author="Author">
              <w:r w:rsidRPr="00CD5B19" w:rsidDel="000B4795">
                <w:rPr>
                  <w:rFonts w:cstheme="minorHAnsi"/>
                  <w:sz w:val="20"/>
                  <w:szCs w:val="20"/>
                </w:rPr>
                <w:delText xml:space="preserve">Note: </w:delText>
              </w:r>
            </w:del>
            <w:ins w:id="583" w:author="Author">
              <w:del w:id="584" w:author="Author">
                <w:r w:rsidR="002B4502" w:rsidDel="000B4795">
                  <w:rPr>
                    <w:rFonts w:cstheme="minorHAnsi"/>
                    <w:sz w:val="20"/>
                    <w:szCs w:val="20"/>
                  </w:rPr>
                  <w:delText>S</w:delText>
                </w:r>
              </w:del>
            </w:ins>
            <w:del w:id="585" w:author="Author">
              <w:r w:rsidDel="000B4795">
                <w:rPr>
                  <w:rFonts w:cstheme="minorHAnsi"/>
                  <w:sz w:val="20"/>
                  <w:szCs w:val="20"/>
                </w:rPr>
                <w:delText xml:space="preserve">see the </w:delText>
              </w:r>
              <w:r w:rsidR="00D74FB6" w:rsidDel="000B4795">
                <w:rPr>
                  <w:rFonts w:cstheme="minorHAnsi"/>
                  <w:sz w:val="20"/>
                  <w:szCs w:val="20"/>
                </w:rPr>
                <w:delText xml:space="preserve">earlier section on configuring SQL Server Management Studio </w:delText>
              </w:r>
              <w:r w:rsidR="005C7E82" w:rsidDel="000B4795">
                <w:fldChar w:fldCharType="begin"/>
              </w:r>
              <w:r w:rsidR="005C7E82" w:rsidDel="000B4795">
                <w:delInstrText xml:space="preserve"> HYPERLINK \l "_Configure_SQL_Server" </w:delInstrText>
              </w:r>
              <w:r w:rsidR="005C7E82" w:rsidDel="000B4795">
                <w:fldChar w:fldCharType="separate"/>
              </w:r>
              <w:r w:rsidR="00D74FB6" w:rsidRPr="00E52B20" w:rsidDel="000B4795">
                <w:rPr>
                  <w:rStyle w:val="Hyperlink"/>
                  <w:rFonts w:cstheme="minorHAnsi"/>
                  <w:sz w:val="20"/>
                  <w:szCs w:val="20"/>
                </w:rPr>
                <w:delText>her</w:delText>
              </w:r>
              <w:r w:rsidRPr="00E52B20" w:rsidDel="000B4795">
                <w:rPr>
                  <w:rStyle w:val="Hyperlink"/>
                  <w:rFonts w:cstheme="minorHAnsi"/>
                  <w:sz w:val="20"/>
                  <w:szCs w:val="20"/>
                </w:rPr>
                <w:delText>e</w:delText>
              </w:r>
              <w:r w:rsidR="005C7E82" w:rsidDel="000B4795">
                <w:rPr>
                  <w:rStyle w:val="Hyperlink"/>
                  <w:rFonts w:cstheme="minorHAnsi"/>
                  <w:sz w:val="20"/>
                  <w:szCs w:val="20"/>
                </w:rPr>
                <w:fldChar w:fldCharType="end"/>
              </w:r>
              <w:r w:rsidRPr="00CD5B19" w:rsidDel="000B4795">
                <w:rPr>
                  <w:rFonts w:cstheme="minorHAnsi"/>
                  <w:sz w:val="20"/>
                  <w:szCs w:val="20"/>
                </w:rPr>
                <w:delText xml:space="preserve">. </w:delText>
              </w:r>
            </w:del>
          </w:p>
        </w:tc>
      </w:tr>
    </w:tbl>
    <w:p w14:paraId="0CE45AA3" w14:textId="77777777" w:rsidR="00715988" w:rsidRDefault="00715988" w:rsidP="35373224">
      <w:pPr>
        <w:spacing w:after="0" w:line="240" w:lineRule="auto"/>
        <w:rPr>
          <w:del w:id="586" w:author="Author"/>
          <w:sz w:val="20"/>
          <w:szCs w:val="20"/>
        </w:rPr>
      </w:pPr>
    </w:p>
    <w:p w14:paraId="7F372DAF" w14:textId="068B9323" w:rsidR="00A15595" w:rsidRPr="00A15595" w:rsidRDefault="7F3FC6D2" w:rsidP="1E13418C">
      <w:pPr>
        <w:pStyle w:val="ListParagraph"/>
        <w:numPr>
          <w:ilvl w:val="0"/>
          <w:numId w:val="11"/>
        </w:numPr>
        <w:spacing w:after="0" w:line="240" w:lineRule="auto"/>
        <w:rPr>
          <w:del w:id="587" w:author="Author"/>
          <w:sz w:val="20"/>
          <w:szCs w:val="20"/>
        </w:rPr>
      </w:pPr>
      <w:del w:id="588" w:author="Author">
        <w:r w:rsidRPr="35373224" w:rsidDel="3FEAF74C">
          <w:rPr>
            <w:sz w:val="20"/>
            <w:szCs w:val="20"/>
          </w:rPr>
          <w:delText xml:space="preserve">With the </w:delText>
        </w:r>
        <w:r w:rsidRPr="35373224" w:rsidDel="287EF87F">
          <w:rPr>
            <w:sz w:val="20"/>
            <w:szCs w:val="20"/>
          </w:rPr>
          <w:delText>destination</w:delText>
        </w:r>
        <w:r w:rsidRPr="35373224" w:rsidDel="3FEAF74C">
          <w:rPr>
            <w:sz w:val="20"/>
            <w:szCs w:val="20"/>
          </w:rPr>
          <w:delText xml:space="preserve"> SQL Database highlighted, locate the </w:delText>
        </w:r>
        <w:r w:rsidRPr="35373224" w:rsidDel="287EF87F">
          <w:rPr>
            <w:sz w:val="20"/>
            <w:szCs w:val="20"/>
          </w:rPr>
          <w:delText xml:space="preserve">most recent </w:delText>
        </w:r>
        <w:r w:rsidRPr="35373224" w:rsidDel="3FEAF74C">
          <w:rPr>
            <w:sz w:val="20"/>
            <w:szCs w:val="20"/>
          </w:rPr>
          <w:delText xml:space="preserve">migration SQL script </w:delText>
        </w:r>
        <w:r w:rsidRPr="35373224" w:rsidDel="287EF87F">
          <w:rPr>
            <w:sz w:val="20"/>
            <w:szCs w:val="20"/>
          </w:rPr>
          <w:delText xml:space="preserve">from GitHub and </w:delText>
        </w:r>
        <w:r w:rsidRPr="35373224" w:rsidDel="55D4868B">
          <w:rPr>
            <w:sz w:val="20"/>
            <w:szCs w:val="20"/>
          </w:rPr>
          <w:delText xml:space="preserve">simply </w:delText>
        </w:r>
        <w:r w:rsidRPr="35373224" w:rsidDel="287EF87F">
          <w:rPr>
            <w:sz w:val="20"/>
            <w:szCs w:val="20"/>
          </w:rPr>
          <w:delText>drag and drop the file to the empty window in SQL Server Management Studio:</w:delText>
        </w:r>
      </w:del>
    </w:p>
    <w:p w14:paraId="4A597D94" w14:textId="35A68FCD" w:rsidR="00E52B20" w:rsidRDefault="1451733E" w:rsidP="35373224">
      <w:pPr>
        <w:spacing w:after="0" w:line="240" w:lineRule="auto"/>
        <w:rPr>
          <w:ins w:id="589" w:author="Author"/>
          <w:del w:id="590" w:author="Author"/>
          <w:sz w:val="20"/>
          <w:szCs w:val="20"/>
        </w:rPr>
      </w:pPr>
      <w:del w:id="591" w:author="Author">
        <w:r>
          <w:rPr>
            <w:noProof/>
          </w:rPr>
          <w:drawing>
            <wp:inline distT="0" distB="0" distL="0" distR="0" wp14:anchorId="651EA9BE" wp14:editId="477AE776">
              <wp:extent cx="5943600" cy="2679700"/>
              <wp:effectExtent l="0" t="0" r="0" b="6350"/>
              <wp:docPr id="3" name="Picture 3" descr="Screenshot of SQL script window and SQL Server Management Studio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70">
                        <a:extLst>
                          <a:ext uri="{28A0092B-C50C-407E-A947-70E740481C1C}">
                            <a14:useLocalDpi xmlns:a14="http://schemas.microsoft.com/office/drawing/2010/main" val="0"/>
                          </a:ext>
                        </a:extLst>
                      </a:blip>
                      <a:stretch>
                        <a:fillRect/>
                      </a:stretch>
                    </pic:blipFill>
                    <pic:spPr>
                      <a:xfrm>
                        <a:off x="0" y="0"/>
                        <a:ext cx="5943600" cy="2679700"/>
                      </a:xfrm>
                      <a:prstGeom prst="rect">
                        <a:avLst/>
                      </a:prstGeom>
                    </pic:spPr>
                  </pic:pic>
                </a:graphicData>
              </a:graphic>
            </wp:inline>
          </w:drawing>
        </w:r>
      </w:del>
    </w:p>
    <w:p w14:paraId="779C9338" w14:textId="77777777" w:rsidR="000B4795" w:rsidRDefault="000B4795" w:rsidP="35373224">
      <w:pPr>
        <w:spacing w:after="0" w:line="240" w:lineRule="auto"/>
        <w:rPr>
          <w:del w:id="592" w:author="Author"/>
          <w:sz w:val="20"/>
          <w:szCs w:val="20"/>
        </w:rPr>
      </w:pPr>
    </w:p>
    <w:p w14:paraId="5623F68C" w14:textId="4FBF3AE1" w:rsidR="00C22B6E" w:rsidRDefault="009A144B" w:rsidP="35373224">
      <w:pPr>
        <w:pStyle w:val="ListParagraph"/>
        <w:numPr>
          <w:ilvl w:val="0"/>
          <w:numId w:val="11"/>
        </w:numPr>
        <w:spacing w:after="0" w:line="240" w:lineRule="auto"/>
        <w:rPr>
          <w:ins w:id="593" w:author="Author"/>
          <w:del w:id="594" w:author="Author"/>
          <w:sz w:val="20"/>
          <w:szCs w:val="20"/>
        </w:rPr>
      </w:pPr>
      <w:del w:id="595" w:author="Author">
        <w:r w:rsidRPr="35373224" w:rsidDel="13BAD47C">
          <w:rPr>
            <w:sz w:val="20"/>
            <w:szCs w:val="20"/>
          </w:rPr>
          <w:delText>With the script now populated, run the entire script to now populate the table structure</w:delText>
        </w:r>
        <w:r w:rsidRPr="35373224" w:rsidDel="6DC182A1">
          <w:rPr>
            <w:sz w:val="20"/>
            <w:szCs w:val="20"/>
          </w:rPr>
          <w:delText xml:space="preserve"> by selecting ‘Execute’ or hitting the F4 key</w:delText>
        </w:r>
      </w:del>
    </w:p>
    <w:p w14:paraId="22E107CE" w14:textId="77777777" w:rsidR="000B4795" w:rsidRDefault="000B4795">
      <w:pPr>
        <w:pStyle w:val="ListParagraph"/>
        <w:spacing w:after="0" w:line="240" w:lineRule="auto"/>
        <w:rPr>
          <w:del w:id="596" w:author="Author"/>
          <w:sz w:val="20"/>
          <w:szCs w:val="20"/>
        </w:rPr>
        <w:pPrChange w:id="597" w:author="Author">
          <w:pPr>
            <w:pStyle w:val="ListParagraph"/>
            <w:numPr>
              <w:numId w:val="11"/>
            </w:numPr>
            <w:spacing w:after="0" w:line="240" w:lineRule="auto"/>
            <w:ind w:hanging="360"/>
          </w:pPr>
        </w:pPrChange>
      </w:pPr>
    </w:p>
    <w:p w14:paraId="7CED667D" w14:textId="32236936" w:rsidR="00B843D6" w:rsidRDefault="6DC182A1" w:rsidP="35373224">
      <w:pPr>
        <w:pStyle w:val="ListParagraph"/>
        <w:spacing w:after="0" w:line="240" w:lineRule="auto"/>
        <w:ind w:left="0"/>
        <w:jc w:val="center"/>
        <w:rPr>
          <w:del w:id="598" w:author="Author"/>
          <w:sz w:val="20"/>
          <w:szCs w:val="20"/>
        </w:rPr>
      </w:pPr>
      <w:del w:id="599" w:author="Author">
        <w:r>
          <w:rPr>
            <w:noProof/>
          </w:rPr>
          <w:drawing>
            <wp:inline distT="0" distB="0" distL="0" distR="0" wp14:anchorId="13881616" wp14:editId="36B23413">
              <wp:extent cx="5943600" cy="2879090"/>
              <wp:effectExtent l="0" t="0" r="0" b="0"/>
              <wp:docPr id="4" name="Picture 4" descr="Screenshot of script populating in SQL Server Management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71">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inline>
          </w:drawing>
        </w:r>
      </w:del>
    </w:p>
    <w:p w14:paraId="326E4A4E" w14:textId="77777777" w:rsidR="00942814" w:rsidRDefault="00942814" w:rsidP="35373224">
      <w:pPr>
        <w:pStyle w:val="ListParagraph"/>
        <w:spacing w:after="0" w:line="240" w:lineRule="auto"/>
        <w:ind w:left="0"/>
        <w:jc w:val="center"/>
        <w:rPr>
          <w:del w:id="600" w:author="Author"/>
          <w:sz w:val="20"/>
          <w:szCs w:val="20"/>
        </w:rPr>
      </w:pPr>
    </w:p>
    <w:p w14:paraId="164C86D8" w14:textId="08FD490E" w:rsidR="00244E00" w:rsidRDefault="00244E00" w:rsidP="35373224">
      <w:pPr>
        <w:pStyle w:val="ListParagraph"/>
        <w:numPr>
          <w:ilvl w:val="0"/>
          <w:numId w:val="11"/>
        </w:numPr>
        <w:spacing w:after="0" w:line="240" w:lineRule="auto"/>
        <w:rPr>
          <w:ins w:id="601" w:author="Author"/>
          <w:del w:id="602" w:author="Author"/>
          <w:sz w:val="20"/>
          <w:szCs w:val="20"/>
        </w:rPr>
      </w:pPr>
      <w:del w:id="603" w:author="Author">
        <w:r w:rsidRPr="35373224" w:rsidDel="067D4D7E">
          <w:rPr>
            <w:sz w:val="20"/>
            <w:szCs w:val="20"/>
          </w:rPr>
          <w:delText xml:space="preserve">Confirm the process is </w:delText>
        </w:r>
        <w:r w:rsidRPr="35373224" w:rsidDel="1C0FAF9C">
          <w:rPr>
            <w:sz w:val="20"/>
            <w:szCs w:val="20"/>
          </w:rPr>
          <w:delText>successful</w:delText>
        </w:r>
        <w:r w:rsidRPr="35373224" w:rsidDel="067D4D7E">
          <w:rPr>
            <w:sz w:val="20"/>
            <w:szCs w:val="20"/>
          </w:rPr>
          <w:delText xml:space="preserve"> by reviewing the </w:delText>
        </w:r>
        <w:r w:rsidRPr="35373224" w:rsidDel="1C0FAF9C">
          <w:rPr>
            <w:sz w:val="20"/>
            <w:szCs w:val="20"/>
          </w:rPr>
          <w:delText>‘Messages’ tab which should display “Commands completed successfully”. This marks the final step in the process</w:delText>
        </w:r>
      </w:del>
    </w:p>
    <w:p w14:paraId="7C111D7C" w14:textId="77777777" w:rsidR="00456ED0" w:rsidRDefault="00456ED0">
      <w:pPr>
        <w:pStyle w:val="ListParagraph"/>
        <w:spacing w:after="0" w:line="240" w:lineRule="auto"/>
        <w:rPr>
          <w:del w:id="604" w:author="Author"/>
          <w:sz w:val="20"/>
          <w:szCs w:val="20"/>
        </w:rPr>
        <w:pPrChange w:id="605" w:author="Author">
          <w:pPr>
            <w:pStyle w:val="ListParagraph"/>
            <w:numPr>
              <w:numId w:val="11"/>
            </w:numPr>
            <w:spacing w:after="0" w:line="240" w:lineRule="auto"/>
            <w:ind w:hanging="360"/>
          </w:pPr>
        </w:pPrChange>
      </w:pPr>
    </w:p>
    <w:p w14:paraId="01C7A451" w14:textId="793C82B6" w:rsidR="00942814" w:rsidRDefault="056636DF" w:rsidP="35373224">
      <w:pPr>
        <w:pStyle w:val="ListParagraph"/>
        <w:spacing w:after="0" w:line="240" w:lineRule="auto"/>
        <w:rPr>
          <w:del w:id="606" w:author="Author"/>
          <w:sz w:val="20"/>
          <w:szCs w:val="20"/>
        </w:rPr>
      </w:pPr>
      <w:del w:id="607" w:author="Author">
        <w:r>
          <w:rPr>
            <w:noProof/>
          </w:rPr>
          <w:drawing>
            <wp:inline distT="0" distB="0" distL="0" distR="0" wp14:anchorId="216F7BE7" wp14:editId="545CF78C">
              <wp:extent cx="3790476" cy="1104762"/>
              <wp:effectExtent l="0" t="0" r="635" b="635"/>
              <wp:docPr id="13" name="Picture 13" descr="Screenshot of Messages tab showing the Commands completed successfu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72">
                        <a:extLst>
                          <a:ext uri="{28A0092B-C50C-407E-A947-70E740481C1C}">
                            <a14:useLocalDpi xmlns:a14="http://schemas.microsoft.com/office/drawing/2010/main" val="0"/>
                          </a:ext>
                        </a:extLst>
                      </a:blip>
                      <a:stretch>
                        <a:fillRect/>
                      </a:stretch>
                    </pic:blipFill>
                    <pic:spPr>
                      <a:xfrm>
                        <a:off x="0" y="0"/>
                        <a:ext cx="3790476" cy="1104762"/>
                      </a:xfrm>
                      <a:prstGeom prst="rect">
                        <a:avLst/>
                      </a:prstGeom>
                    </pic:spPr>
                  </pic:pic>
                </a:graphicData>
              </a:graphic>
            </wp:inline>
          </w:drawing>
        </w:r>
      </w:del>
    </w:p>
    <w:p w14:paraId="50D4CD34" w14:textId="5E338EEB" w:rsidR="008A11FA" w:rsidRDefault="008A11FA">
      <w:pPr>
        <w:pStyle w:val="Heading2"/>
        <w:rPr>
          <w:ins w:id="608" w:author="Author"/>
        </w:rPr>
        <w:pPrChange w:id="609" w:author="Author">
          <w:pPr>
            <w:pStyle w:val="Heading1"/>
          </w:pPr>
        </w:pPrChange>
      </w:pPr>
      <w:r>
        <w:t>Populate the Azure SQL Schema (</w:t>
      </w:r>
      <w:del w:id="610" w:author="Author">
        <w:r w:rsidDel="00936416">
          <w:delText>Using SQL Script</w:delText>
        </w:r>
      </w:del>
      <w:ins w:id="611" w:author="Author">
        <w:del w:id="612" w:author="Author">
          <w:r w:rsidR="00A67161" w:rsidDel="00936416">
            <w:delText xml:space="preserve"> </w:delText>
          </w:r>
        </w:del>
        <w:r w:rsidR="00936416">
          <w:t xml:space="preserve">Using </w:t>
        </w:r>
      </w:ins>
      <w:r w:rsidR="003B4E05">
        <w:t>C# Migrations</w:t>
      </w:r>
      <w:r>
        <w:t>)</w:t>
      </w:r>
    </w:p>
    <w:p w14:paraId="25893177" w14:textId="1B75ECF5" w:rsidR="003B4E05" w:rsidRDefault="003B4E05" w:rsidP="003B4E05">
      <w:pPr>
        <w:rPr>
          <w:ins w:id="613" w:author="Author"/>
        </w:rPr>
      </w:pPr>
      <w:ins w:id="614" w:author="Author">
        <w:r>
          <w:t>To p</w:t>
        </w:r>
        <w:r w:rsidR="00D3200F">
          <w:t xml:space="preserve">opulate the </w:t>
        </w:r>
        <w:r w:rsidR="00BB3FBB">
          <w:t>newly created database using the C# migrations from within Visual Studio, follow these steps</w:t>
        </w:r>
        <w:r w:rsidR="00CA7739">
          <w:t xml:space="preserve">. </w:t>
        </w:r>
        <w:del w:id="615" w:author="Author">
          <w:r w:rsidR="00BB3FBB" w:rsidDel="00740F8E">
            <w:delText>:</w:delText>
          </w:r>
        </w:del>
      </w:ins>
    </w:p>
    <w:tbl>
      <w:tblPr>
        <w:tblStyle w:val="TableGrid"/>
        <w:tblW w:w="0" w:type="auto"/>
        <w:shd w:val="clear" w:color="auto" w:fill="F2F2F2" w:themeFill="background1" w:themeFillShade="F2"/>
        <w:tblLook w:val="04A0" w:firstRow="1" w:lastRow="0" w:firstColumn="1" w:lastColumn="0" w:noHBand="0" w:noVBand="1"/>
      </w:tblPr>
      <w:tblGrid>
        <w:gridCol w:w="9350"/>
      </w:tblGrid>
      <w:tr w:rsidR="00A67161" w:rsidRPr="00DE0113" w14:paraId="7E6839B5" w14:textId="77777777" w:rsidTr="00C96E20">
        <w:trPr>
          <w:ins w:id="616" w:author="Author"/>
        </w:trPr>
        <w:tc>
          <w:tcPr>
            <w:tcW w:w="9350" w:type="dxa"/>
            <w:tcBorders>
              <w:top w:val="nil"/>
              <w:left w:val="nil"/>
              <w:bottom w:val="nil"/>
              <w:right w:val="nil"/>
            </w:tcBorders>
            <w:shd w:val="clear" w:color="auto" w:fill="F2F2F2" w:themeFill="background1" w:themeFillShade="F2"/>
          </w:tcPr>
          <w:p w14:paraId="4621167B" w14:textId="2AC66C75" w:rsidR="00A67161" w:rsidRPr="00DE0113" w:rsidRDefault="00A67161" w:rsidP="00C96E20">
            <w:pPr>
              <w:rPr>
                <w:ins w:id="617" w:author="Author"/>
                <w:sz w:val="20"/>
                <w:szCs w:val="20"/>
              </w:rPr>
            </w:pPr>
            <w:ins w:id="618" w:author="Author">
              <w:r w:rsidRPr="00DE0113">
                <w:rPr>
                  <w:sz w:val="20"/>
                  <w:szCs w:val="20"/>
                </w:rPr>
                <w:t xml:space="preserve">Note: </w:t>
              </w:r>
              <w:r>
                <w:rPr>
                  <w:sz w:val="20"/>
                  <w:szCs w:val="20"/>
                </w:rPr>
                <w:t>This assumes you have access to the details of the created azure components</w:t>
              </w:r>
              <w:r w:rsidR="00461909">
                <w:rPr>
                  <w:sz w:val="20"/>
                  <w:szCs w:val="20"/>
                </w:rPr>
                <w:t xml:space="preserve"> and have successfully opened the solution in Visual Studio. </w:t>
              </w:r>
              <w:r w:rsidRPr="00DE0113">
                <w:rPr>
                  <w:sz w:val="20"/>
                  <w:szCs w:val="20"/>
                </w:rPr>
                <w:t xml:space="preserve"> </w:t>
              </w:r>
            </w:ins>
          </w:p>
        </w:tc>
      </w:tr>
    </w:tbl>
    <w:p w14:paraId="7F7ACA76" w14:textId="77777777" w:rsidR="00A67161" w:rsidRPr="00135910" w:rsidRDefault="00A67161" w:rsidP="00A67161">
      <w:pPr>
        <w:spacing w:after="0" w:line="240" w:lineRule="auto"/>
        <w:rPr>
          <w:ins w:id="619" w:author="Author"/>
          <w:sz w:val="20"/>
          <w:szCs w:val="20"/>
        </w:rPr>
      </w:pPr>
    </w:p>
    <w:p w14:paraId="28E76884" w14:textId="24B61EDC" w:rsidR="00A67161" w:rsidDel="00A67161" w:rsidRDefault="00A67161" w:rsidP="003B4E05">
      <w:pPr>
        <w:rPr>
          <w:ins w:id="620" w:author="Author"/>
          <w:del w:id="621" w:author="Author"/>
        </w:rPr>
      </w:pPr>
    </w:p>
    <w:p w14:paraId="01F31457" w14:textId="47F02E8A" w:rsidR="00BB3FBB" w:rsidRDefault="00912112" w:rsidP="00912112">
      <w:pPr>
        <w:pStyle w:val="ListParagraph"/>
        <w:numPr>
          <w:ilvl w:val="3"/>
          <w:numId w:val="12"/>
        </w:numPr>
        <w:spacing w:after="0" w:line="240" w:lineRule="auto"/>
        <w:ind w:left="709" w:hanging="425"/>
        <w:rPr>
          <w:ins w:id="622" w:author="Author"/>
          <w:rFonts w:eastAsiaTheme="minorEastAsia"/>
          <w:b/>
          <w:bCs/>
          <w:sz w:val="20"/>
          <w:szCs w:val="20"/>
        </w:rPr>
      </w:pPr>
      <w:ins w:id="623" w:author="Author">
        <w:del w:id="624" w:author="Author">
          <w:r w:rsidRPr="009E7D9B" w:rsidDel="001F45AE">
            <w:rPr>
              <w:rFonts w:eastAsiaTheme="minorEastAsia"/>
              <w:b/>
              <w:bCs/>
              <w:sz w:val="20"/>
              <w:szCs w:val="20"/>
            </w:rPr>
            <w:delText>Azure Web API URL</w:delText>
          </w:r>
        </w:del>
        <w:r w:rsidR="001F45AE">
          <w:rPr>
            <w:rFonts w:eastAsiaTheme="minorEastAsia"/>
            <w:b/>
            <w:bCs/>
            <w:sz w:val="20"/>
            <w:szCs w:val="20"/>
          </w:rPr>
          <w:t>Set the API as the Startup Project</w:t>
        </w:r>
        <w:r w:rsidRPr="009E7D9B">
          <w:rPr>
            <w:rFonts w:eastAsiaTheme="minorEastAsia"/>
            <w:b/>
            <w:bCs/>
            <w:sz w:val="20"/>
            <w:szCs w:val="20"/>
          </w:rPr>
          <w:t>:</w:t>
        </w:r>
      </w:ins>
    </w:p>
    <w:p w14:paraId="25D12888" w14:textId="783580FB" w:rsidR="00F303C9" w:rsidRDefault="00BA0DD4" w:rsidP="00F303C9">
      <w:pPr>
        <w:pStyle w:val="ListParagraph"/>
        <w:spacing w:after="0" w:line="240" w:lineRule="auto"/>
        <w:ind w:left="709"/>
        <w:rPr>
          <w:ins w:id="625" w:author="Author"/>
          <w:rFonts w:eastAsiaTheme="minorEastAsia"/>
          <w:sz w:val="20"/>
          <w:szCs w:val="20"/>
        </w:rPr>
      </w:pPr>
      <w:ins w:id="626" w:author="Author">
        <w:r w:rsidRPr="00DA3EB2">
          <w:rPr>
            <w:rFonts w:eastAsiaTheme="minorEastAsia"/>
            <w:sz w:val="20"/>
            <w:szCs w:val="20"/>
            <w:rPrChange w:id="627" w:author="Author">
              <w:rPr>
                <w:rFonts w:eastAsiaTheme="minorEastAsia"/>
                <w:b/>
                <w:bCs/>
                <w:sz w:val="20"/>
                <w:szCs w:val="20"/>
              </w:rPr>
            </w:rPrChange>
          </w:rPr>
          <w:t xml:space="preserve">From within the project navigation, highlight the “API” </w:t>
        </w:r>
        <w:r w:rsidR="00DA3EB2" w:rsidRPr="00DA3EB2">
          <w:rPr>
            <w:rFonts w:eastAsiaTheme="minorEastAsia"/>
            <w:sz w:val="20"/>
            <w:szCs w:val="20"/>
            <w:rPrChange w:id="628" w:author="Author">
              <w:rPr>
                <w:rFonts w:eastAsiaTheme="minorEastAsia"/>
                <w:b/>
                <w:bCs/>
                <w:sz w:val="20"/>
                <w:szCs w:val="20"/>
              </w:rPr>
            </w:rPrChange>
          </w:rPr>
          <w:t xml:space="preserve">project and right click, then select ‘Make Start Up Project’ </w:t>
        </w:r>
      </w:ins>
    </w:p>
    <w:p w14:paraId="19286980" w14:textId="6699241C" w:rsidR="006D0CC7" w:rsidRPr="00DA3EB2" w:rsidRDefault="006D0CC7">
      <w:pPr>
        <w:pStyle w:val="ListParagraph"/>
        <w:spacing w:after="0" w:line="240" w:lineRule="auto"/>
        <w:ind w:left="709"/>
        <w:jc w:val="center"/>
        <w:rPr>
          <w:ins w:id="629" w:author="Author"/>
          <w:rFonts w:eastAsiaTheme="minorEastAsia"/>
          <w:sz w:val="20"/>
          <w:szCs w:val="20"/>
          <w:rPrChange w:id="630" w:author="Author">
            <w:rPr>
              <w:ins w:id="631" w:author="Author"/>
              <w:rFonts w:eastAsiaTheme="minorEastAsia"/>
              <w:b/>
              <w:bCs/>
              <w:sz w:val="20"/>
              <w:szCs w:val="20"/>
            </w:rPr>
          </w:rPrChange>
        </w:rPr>
        <w:pPrChange w:id="632" w:author="Author">
          <w:pPr>
            <w:pStyle w:val="ListParagraph"/>
            <w:numPr>
              <w:ilvl w:val="3"/>
              <w:numId w:val="12"/>
            </w:numPr>
            <w:spacing w:after="0" w:line="240" w:lineRule="auto"/>
            <w:ind w:left="709" w:hanging="425"/>
          </w:pPr>
        </w:pPrChange>
      </w:pPr>
      <w:ins w:id="633" w:author="Author">
        <w:r>
          <w:rPr>
            <w:noProof/>
          </w:rPr>
          <w:drawing>
            <wp:inline distT="0" distB="0" distL="0" distR="0" wp14:anchorId="723BF2FA" wp14:editId="4F3D4AF2">
              <wp:extent cx="3600000" cy="3560294"/>
              <wp:effectExtent l="0" t="0" r="635" b="2540"/>
              <wp:docPr id="504651275" name="Picture 50465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75"/>
                      <pic:cNvPicPr/>
                    </pic:nvPicPr>
                    <pic:blipFill>
                      <a:blip r:embed="rId73">
                        <a:extLst>
                          <a:ext uri="{28A0092B-C50C-407E-A947-70E740481C1C}">
                            <a14:useLocalDpi xmlns:a14="http://schemas.microsoft.com/office/drawing/2010/main" val="0"/>
                          </a:ext>
                        </a:extLst>
                      </a:blip>
                      <a:stretch>
                        <a:fillRect/>
                      </a:stretch>
                    </pic:blipFill>
                    <pic:spPr>
                      <a:xfrm>
                        <a:off x="0" y="0"/>
                        <a:ext cx="3600000" cy="3560294"/>
                      </a:xfrm>
                      <a:prstGeom prst="rect">
                        <a:avLst/>
                      </a:prstGeom>
                    </pic:spPr>
                  </pic:pic>
                </a:graphicData>
              </a:graphic>
            </wp:inline>
          </w:drawing>
        </w:r>
      </w:ins>
    </w:p>
    <w:p w14:paraId="15692D58" w14:textId="73C84A9C" w:rsidR="0018441B" w:rsidRDefault="0018441B" w:rsidP="0018441B">
      <w:pPr>
        <w:pStyle w:val="ListParagraph"/>
        <w:numPr>
          <w:ilvl w:val="3"/>
          <w:numId w:val="12"/>
        </w:numPr>
        <w:spacing w:after="0" w:line="240" w:lineRule="auto"/>
        <w:ind w:left="709" w:hanging="425"/>
        <w:rPr>
          <w:ins w:id="634" w:author="Author"/>
          <w:rFonts w:eastAsiaTheme="minorEastAsia"/>
          <w:b/>
          <w:bCs/>
          <w:sz w:val="20"/>
          <w:szCs w:val="20"/>
        </w:rPr>
      </w:pPr>
      <w:ins w:id="635" w:author="Author">
        <w:del w:id="636" w:author="Author">
          <w:r w:rsidDel="00B759FC">
            <w:rPr>
              <w:rFonts w:eastAsiaTheme="minorEastAsia"/>
              <w:b/>
              <w:bCs/>
              <w:sz w:val="20"/>
              <w:szCs w:val="20"/>
            </w:rPr>
            <w:delText>Set the API as the Startup Project</w:delText>
          </w:r>
          <w:r w:rsidR="00B759FC" w:rsidDel="00430130">
            <w:rPr>
              <w:rFonts w:eastAsiaTheme="minorEastAsia"/>
              <w:b/>
              <w:bCs/>
              <w:sz w:val="20"/>
              <w:szCs w:val="20"/>
            </w:rPr>
            <w:delText>Create</w:delText>
          </w:r>
        </w:del>
        <w:r w:rsidR="00430130">
          <w:rPr>
            <w:rFonts w:eastAsiaTheme="minorEastAsia"/>
            <w:b/>
            <w:bCs/>
            <w:sz w:val="20"/>
            <w:szCs w:val="20"/>
          </w:rPr>
          <w:t>Update</w:t>
        </w:r>
        <w:r w:rsidR="00B759FC">
          <w:rPr>
            <w:rFonts w:eastAsiaTheme="minorEastAsia"/>
            <w:b/>
            <w:bCs/>
            <w:sz w:val="20"/>
            <w:szCs w:val="20"/>
          </w:rPr>
          <w:t xml:space="preserve"> the appsettings.Development.json File</w:t>
        </w:r>
        <w:r w:rsidRPr="009E7D9B">
          <w:rPr>
            <w:rFonts w:eastAsiaTheme="minorEastAsia"/>
            <w:b/>
            <w:bCs/>
            <w:sz w:val="20"/>
            <w:szCs w:val="20"/>
          </w:rPr>
          <w:t>:</w:t>
        </w:r>
      </w:ins>
    </w:p>
    <w:p w14:paraId="1B6484E5" w14:textId="1196BF43" w:rsidR="009E384F" w:rsidRDefault="009E384F" w:rsidP="009E384F">
      <w:pPr>
        <w:pStyle w:val="ListParagraph"/>
        <w:spacing w:after="0" w:line="240" w:lineRule="auto"/>
        <w:ind w:left="709"/>
        <w:rPr>
          <w:ins w:id="637" w:author="Author"/>
          <w:rFonts w:eastAsiaTheme="minorEastAsia"/>
          <w:sz w:val="20"/>
          <w:szCs w:val="20"/>
        </w:rPr>
      </w:pPr>
      <w:ins w:id="638" w:author="Author">
        <w:r>
          <w:rPr>
            <w:rFonts w:eastAsiaTheme="minorEastAsia"/>
            <w:sz w:val="20"/>
            <w:szCs w:val="20"/>
          </w:rPr>
          <w:t xml:space="preserve">Locate the </w:t>
        </w:r>
        <w:r w:rsidRPr="009E384F">
          <w:rPr>
            <w:rFonts w:eastAsiaTheme="minorEastAsia"/>
            <w:sz w:val="20"/>
            <w:szCs w:val="20"/>
          </w:rPr>
          <w:t>appsettings.Development.json</w:t>
        </w:r>
        <w:r>
          <w:rPr>
            <w:rFonts w:eastAsiaTheme="minorEastAsia"/>
            <w:sz w:val="20"/>
            <w:szCs w:val="20"/>
          </w:rPr>
          <w:t xml:space="preserve"> file in the API project. Double click on this file</w:t>
        </w:r>
        <w:r w:rsidR="00756EA2">
          <w:rPr>
            <w:rFonts w:eastAsiaTheme="minorEastAsia"/>
            <w:sz w:val="20"/>
            <w:szCs w:val="20"/>
          </w:rPr>
          <w:t xml:space="preserve"> to </w:t>
        </w:r>
        <w:r w:rsidR="00E10D6D">
          <w:rPr>
            <w:rFonts w:eastAsiaTheme="minorEastAsia"/>
            <w:sz w:val="20"/>
            <w:szCs w:val="20"/>
          </w:rPr>
          <w:t>review its contents</w:t>
        </w:r>
      </w:ins>
    </w:p>
    <w:p w14:paraId="398A1D29" w14:textId="1B929D91" w:rsidR="00756EA2" w:rsidRDefault="00756EA2" w:rsidP="00756EA2">
      <w:pPr>
        <w:pStyle w:val="ListParagraph"/>
        <w:spacing w:after="0" w:line="240" w:lineRule="auto"/>
        <w:ind w:left="709"/>
        <w:jc w:val="center"/>
        <w:rPr>
          <w:ins w:id="639" w:author="Author"/>
          <w:rFonts w:eastAsiaTheme="minorEastAsia"/>
          <w:sz w:val="20"/>
          <w:szCs w:val="20"/>
        </w:rPr>
      </w:pPr>
      <w:ins w:id="640" w:author="Author">
        <w:r>
          <w:rPr>
            <w:noProof/>
          </w:rPr>
          <w:drawing>
            <wp:inline distT="0" distB="0" distL="0" distR="0" wp14:anchorId="1B817234" wp14:editId="637706D8">
              <wp:extent cx="3600000" cy="1772644"/>
              <wp:effectExtent l="0" t="0" r="635" b="0"/>
              <wp:docPr id="504651276" name="Picture 504651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76"/>
                      <pic:cNvPicPr/>
                    </pic:nvPicPr>
                    <pic:blipFill>
                      <a:blip r:embed="rId74">
                        <a:extLst>
                          <a:ext uri="{28A0092B-C50C-407E-A947-70E740481C1C}">
                            <a14:useLocalDpi xmlns:a14="http://schemas.microsoft.com/office/drawing/2010/main" val="0"/>
                          </a:ext>
                        </a:extLst>
                      </a:blip>
                      <a:stretch>
                        <a:fillRect/>
                      </a:stretch>
                    </pic:blipFill>
                    <pic:spPr>
                      <a:xfrm>
                        <a:off x="0" y="0"/>
                        <a:ext cx="3600000" cy="1772644"/>
                      </a:xfrm>
                      <a:prstGeom prst="rect">
                        <a:avLst/>
                      </a:prstGeom>
                    </pic:spPr>
                  </pic:pic>
                </a:graphicData>
              </a:graphic>
            </wp:inline>
          </w:drawing>
        </w:r>
      </w:ins>
    </w:p>
    <w:p w14:paraId="393383C5" w14:textId="77777777" w:rsidR="00D039B0" w:rsidRDefault="00D039B0" w:rsidP="00756EA2">
      <w:pPr>
        <w:pStyle w:val="ListParagraph"/>
        <w:spacing w:after="0" w:line="240" w:lineRule="auto"/>
        <w:ind w:left="709"/>
        <w:jc w:val="center"/>
        <w:rPr>
          <w:ins w:id="641" w:author="Author"/>
          <w:rFonts w:eastAsiaTheme="minorEastAsia"/>
          <w:sz w:val="20"/>
          <w:szCs w:val="20"/>
        </w:rPr>
      </w:pPr>
    </w:p>
    <w:p w14:paraId="721A0192" w14:textId="77777777" w:rsidR="00D039B0" w:rsidRPr="009E384F" w:rsidRDefault="00D039B0">
      <w:pPr>
        <w:pStyle w:val="ListParagraph"/>
        <w:spacing w:after="0" w:line="240" w:lineRule="auto"/>
        <w:ind w:left="709"/>
        <w:jc w:val="center"/>
        <w:rPr>
          <w:ins w:id="642" w:author="Author"/>
          <w:rFonts w:eastAsiaTheme="minorEastAsia"/>
          <w:sz w:val="20"/>
          <w:szCs w:val="20"/>
          <w:rPrChange w:id="643" w:author="Author">
            <w:rPr>
              <w:ins w:id="644" w:author="Author"/>
              <w:rFonts w:eastAsiaTheme="minorEastAsia"/>
              <w:b/>
              <w:bCs/>
              <w:sz w:val="20"/>
              <w:szCs w:val="20"/>
            </w:rPr>
          </w:rPrChange>
        </w:rPr>
        <w:pPrChange w:id="645" w:author="Author">
          <w:pPr>
            <w:pStyle w:val="ListParagraph"/>
            <w:numPr>
              <w:ilvl w:val="3"/>
              <w:numId w:val="12"/>
            </w:numPr>
            <w:spacing w:after="0" w:line="240" w:lineRule="auto"/>
            <w:ind w:left="709" w:hanging="425"/>
          </w:pPr>
        </w:pPrChange>
      </w:pPr>
    </w:p>
    <w:p w14:paraId="5D0637FE" w14:textId="30C384E4" w:rsidR="00B759FC" w:rsidRDefault="00B759FC" w:rsidP="00B759FC">
      <w:pPr>
        <w:pStyle w:val="ListParagraph"/>
        <w:numPr>
          <w:ilvl w:val="3"/>
          <w:numId w:val="12"/>
        </w:numPr>
        <w:spacing w:after="0" w:line="240" w:lineRule="auto"/>
        <w:ind w:left="709" w:hanging="425"/>
        <w:rPr>
          <w:ins w:id="646" w:author="Author"/>
          <w:rFonts w:eastAsiaTheme="minorEastAsia"/>
          <w:b/>
          <w:bCs/>
          <w:sz w:val="20"/>
          <w:szCs w:val="20"/>
        </w:rPr>
      </w:pPr>
      <w:ins w:id="647" w:author="Author">
        <w:r>
          <w:rPr>
            <w:rFonts w:eastAsiaTheme="minorEastAsia"/>
            <w:b/>
            <w:bCs/>
            <w:sz w:val="20"/>
            <w:szCs w:val="20"/>
          </w:rPr>
          <w:t>Set the PaymentContect data source</w:t>
        </w:r>
        <w:r w:rsidR="007F314E">
          <w:rPr>
            <w:rFonts w:eastAsiaTheme="minorEastAsia"/>
            <w:b/>
            <w:bCs/>
            <w:sz w:val="20"/>
            <w:szCs w:val="20"/>
          </w:rPr>
          <w:t>:</w:t>
        </w:r>
      </w:ins>
    </w:p>
    <w:p w14:paraId="6E06E1A8" w14:textId="67AFBDE3" w:rsidR="00E10D6D" w:rsidRDefault="00112C78" w:rsidP="00E10D6D">
      <w:pPr>
        <w:pStyle w:val="ListParagraph"/>
        <w:spacing w:after="0" w:line="240" w:lineRule="auto"/>
        <w:ind w:left="709"/>
        <w:rPr>
          <w:ins w:id="648" w:author="Author"/>
          <w:rFonts w:eastAsiaTheme="minorEastAsia"/>
          <w:sz w:val="20"/>
          <w:szCs w:val="20"/>
        </w:rPr>
      </w:pPr>
      <w:ins w:id="649" w:author="Author">
        <w:r>
          <w:rPr>
            <w:rFonts w:eastAsiaTheme="minorEastAsia"/>
            <w:sz w:val="20"/>
            <w:szCs w:val="20"/>
          </w:rPr>
          <w:t xml:space="preserve">With the </w:t>
        </w:r>
        <w:r w:rsidRPr="009E384F">
          <w:rPr>
            <w:rFonts w:eastAsiaTheme="minorEastAsia"/>
            <w:sz w:val="20"/>
            <w:szCs w:val="20"/>
          </w:rPr>
          <w:t>appsettings.Development.json</w:t>
        </w:r>
        <w:r w:rsidR="00FF4A95">
          <w:rPr>
            <w:rFonts w:eastAsiaTheme="minorEastAsia"/>
            <w:sz w:val="20"/>
            <w:szCs w:val="20"/>
          </w:rPr>
          <w:t xml:space="preserve"> open, update the connection string with the details captured </w:t>
        </w:r>
        <w:r w:rsidR="000D44DF">
          <w:rPr>
            <w:rFonts w:eastAsiaTheme="minorEastAsia"/>
            <w:sz w:val="20"/>
            <w:szCs w:val="20"/>
          </w:rPr>
          <w:t xml:space="preserve">during the Azure setup. </w:t>
        </w:r>
      </w:ins>
    </w:p>
    <w:p w14:paraId="28CF4F11" w14:textId="4608D9C3" w:rsidR="00CA49E8" w:rsidRDefault="069D1B5F" w:rsidP="00E10D6D">
      <w:pPr>
        <w:pStyle w:val="ListParagraph"/>
        <w:spacing w:after="0" w:line="240" w:lineRule="auto"/>
        <w:ind w:left="709"/>
        <w:rPr>
          <w:ins w:id="650" w:author="Author"/>
          <w:noProof/>
        </w:rPr>
      </w:pPr>
      <w:ins w:id="651" w:author="Author">
        <w:del w:id="652" w:author="Author">
          <w:r>
            <w:rPr>
              <w:noProof/>
            </w:rPr>
            <w:drawing>
              <wp:inline distT="0" distB="0" distL="0" distR="0" wp14:anchorId="6100AF30" wp14:editId="60A32025">
                <wp:extent cx="5943600" cy="1188720"/>
                <wp:effectExtent l="0" t="0" r="0" b="0"/>
                <wp:docPr id="504651277" name="Picture 50465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77"/>
                        <pic:cNvPicPr/>
                      </pic:nvPicPr>
                      <pic:blipFill>
                        <a:blip r:embed="rId75">
                          <a:extLst>
                            <a:ext uri="{28A0092B-C50C-407E-A947-70E740481C1C}">
                              <a14:useLocalDpi xmlns:a14="http://schemas.microsoft.com/office/drawing/2010/main" val="0"/>
                            </a:ext>
                          </a:extLst>
                        </a:blip>
                        <a:stretch>
                          <a:fillRect/>
                        </a:stretch>
                      </pic:blipFill>
                      <pic:spPr>
                        <a:xfrm>
                          <a:off x="0" y="0"/>
                          <a:ext cx="5943600" cy="1188720"/>
                        </a:xfrm>
                        <a:prstGeom prst="rect">
                          <a:avLst/>
                        </a:prstGeom>
                      </pic:spPr>
                    </pic:pic>
                  </a:graphicData>
                </a:graphic>
              </wp:inline>
            </w:drawing>
          </w:r>
        </w:del>
        <w:r w:rsidR="066B4628" w:rsidRPr="35373224">
          <w:rPr>
            <w:noProof/>
          </w:rPr>
          <w:t xml:space="preserve"> </w:t>
        </w:r>
        <w:r w:rsidR="066B4628">
          <w:rPr>
            <w:noProof/>
          </w:rPr>
          <w:drawing>
            <wp:inline distT="0" distB="0" distL="0" distR="0" wp14:anchorId="162A3BA8" wp14:editId="46973FD0">
              <wp:extent cx="5943600" cy="774700"/>
              <wp:effectExtent l="0" t="0" r="0" b="6350"/>
              <wp:docPr id="504651278" name="Picture 504651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78"/>
                      <pic:cNvPicPr/>
                    </pic:nvPicPr>
                    <pic:blipFill>
                      <a:blip r:embed="rId76">
                        <a:extLst>
                          <a:ext uri="{28A0092B-C50C-407E-A947-70E740481C1C}">
                            <a14:useLocalDpi xmlns:a14="http://schemas.microsoft.com/office/drawing/2010/main" val="0"/>
                          </a:ext>
                        </a:extLst>
                      </a:blip>
                      <a:stretch>
                        <a:fillRect/>
                      </a:stretch>
                    </pic:blipFill>
                    <pic:spPr>
                      <a:xfrm>
                        <a:off x="0" y="0"/>
                        <a:ext cx="5943600" cy="774700"/>
                      </a:xfrm>
                      <a:prstGeom prst="rect">
                        <a:avLst/>
                      </a:prstGeom>
                    </pic:spPr>
                  </pic:pic>
                </a:graphicData>
              </a:graphic>
            </wp:inline>
          </w:drawing>
        </w:r>
      </w:ins>
    </w:p>
    <w:p w14:paraId="5423E898" w14:textId="77777777" w:rsidR="004A47D1" w:rsidRDefault="004A47D1" w:rsidP="00E10D6D">
      <w:pPr>
        <w:pStyle w:val="ListParagraph"/>
        <w:spacing w:after="0" w:line="240" w:lineRule="auto"/>
        <w:ind w:left="709"/>
        <w:rPr>
          <w:ins w:id="653" w:author="Author"/>
          <w:noProof/>
        </w:rPr>
      </w:pPr>
    </w:p>
    <w:p w14:paraId="75CE6F4B" w14:textId="7223D251" w:rsidR="004E2E64" w:rsidRDefault="004E2E64" w:rsidP="004E2E64">
      <w:pPr>
        <w:pStyle w:val="ListParagraph"/>
        <w:spacing w:after="0" w:line="240" w:lineRule="auto"/>
        <w:ind w:left="709"/>
        <w:rPr>
          <w:ins w:id="654" w:author="Author"/>
          <w:noProof/>
        </w:rPr>
      </w:pPr>
      <w:ins w:id="655" w:author="Author">
        <w:r>
          <w:rPr>
            <w:noProof/>
          </w:rPr>
          <w:t xml:space="preserve">The </w:t>
        </w:r>
        <w:r w:rsidR="00F04203">
          <w:rPr>
            <w:noProof/>
          </w:rPr>
          <w:t>PaymentConte</w:t>
        </w:r>
        <w:r w:rsidR="00CA1506">
          <w:rPr>
            <w:noProof/>
          </w:rPr>
          <w:t xml:space="preserve">xt value should consist of the SQL Server </w:t>
        </w:r>
        <w:r w:rsidR="004854ED">
          <w:rPr>
            <w:noProof/>
          </w:rPr>
          <w:t xml:space="preserve">with the intial catalogu beeing the name of the database </w:t>
        </w:r>
        <w:r w:rsidR="00186AF4">
          <w:rPr>
            <w:noProof/>
          </w:rPr>
          <w:t>created during the process. In the above example this would be:</w:t>
        </w:r>
      </w:ins>
    </w:p>
    <w:p w14:paraId="6960F0BD" w14:textId="184D1E2D" w:rsidR="00186AF4" w:rsidRDefault="006C09F0" w:rsidP="006C09F0">
      <w:pPr>
        <w:pStyle w:val="ListParagraph"/>
        <w:numPr>
          <w:ilvl w:val="0"/>
          <w:numId w:val="24"/>
        </w:numPr>
        <w:spacing w:after="0" w:line="240" w:lineRule="auto"/>
        <w:rPr>
          <w:ins w:id="656" w:author="Author"/>
          <w:noProof/>
        </w:rPr>
      </w:pPr>
      <w:ins w:id="657" w:author="Author">
        <w:r>
          <w:rPr>
            <w:noProof/>
          </w:rPr>
          <w:t>Data Source:</w:t>
        </w:r>
        <w:r w:rsidR="00936416">
          <w:rPr>
            <w:noProof/>
          </w:rPr>
          <w:t xml:space="preserve"> </w:t>
        </w:r>
        <w:r w:rsidR="00936416" w:rsidRPr="00135DF9">
          <w:rPr>
            <w:rFonts w:eastAsia="Times New Roman"/>
            <w:sz w:val="20"/>
            <w:szCs w:val="20"/>
          </w:rPr>
          <w:t>Contoso-sqlserver-prod</w:t>
        </w:r>
      </w:ins>
    </w:p>
    <w:p w14:paraId="383F6355" w14:textId="31FAF9F2" w:rsidR="006C09F0" w:rsidRPr="004E2E64" w:rsidRDefault="00CC2DF0">
      <w:pPr>
        <w:pStyle w:val="ListParagraph"/>
        <w:numPr>
          <w:ilvl w:val="0"/>
          <w:numId w:val="24"/>
        </w:numPr>
        <w:spacing w:after="0" w:line="240" w:lineRule="auto"/>
        <w:rPr>
          <w:ins w:id="658" w:author="Author"/>
          <w:noProof/>
          <w:rPrChange w:id="659" w:author="Author">
            <w:rPr>
              <w:ins w:id="660" w:author="Author"/>
            </w:rPr>
          </w:rPrChange>
        </w:rPr>
        <w:pPrChange w:id="661" w:author="Author">
          <w:pPr>
            <w:pStyle w:val="ListParagraph"/>
            <w:spacing w:after="0" w:line="240" w:lineRule="auto"/>
            <w:ind w:left="709"/>
          </w:pPr>
        </w:pPrChange>
      </w:pPr>
      <w:ins w:id="662" w:author="Author">
        <w:r>
          <w:rPr>
            <w:noProof/>
          </w:rPr>
          <w:t xml:space="preserve">Initial Catalogue: </w:t>
        </w:r>
        <w:r w:rsidR="00E62C7A" w:rsidRPr="00135DF9">
          <w:rPr>
            <w:rFonts w:eastAsia="Times New Roman"/>
            <w:sz w:val="20"/>
            <w:szCs w:val="20"/>
          </w:rPr>
          <w:t>Contoso-db-prod</w:t>
        </w:r>
      </w:ins>
    </w:p>
    <w:p w14:paraId="4CDA55E9" w14:textId="77777777" w:rsidR="00B00B10" w:rsidRPr="00E10D6D" w:rsidRDefault="00B00B10">
      <w:pPr>
        <w:pStyle w:val="ListParagraph"/>
        <w:spacing w:after="0" w:line="240" w:lineRule="auto"/>
        <w:ind w:left="709"/>
        <w:rPr>
          <w:ins w:id="663" w:author="Author"/>
          <w:rFonts w:eastAsiaTheme="minorEastAsia"/>
          <w:sz w:val="20"/>
          <w:szCs w:val="20"/>
          <w:rPrChange w:id="664" w:author="Author">
            <w:rPr>
              <w:ins w:id="665" w:author="Author"/>
              <w:rFonts w:eastAsiaTheme="minorEastAsia"/>
              <w:b/>
              <w:bCs/>
              <w:sz w:val="20"/>
              <w:szCs w:val="20"/>
            </w:rPr>
          </w:rPrChange>
        </w:rPr>
        <w:pPrChange w:id="666" w:author="Author">
          <w:pPr>
            <w:pStyle w:val="ListParagraph"/>
            <w:numPr>
              <w:ilvl w:val="3"/>
              <w:numId w:val="12"/>
            </w:numPr>
            <w:spacing w:after="0" w:line="240" w:lineRule="auto"/>
            <w:ind w:left="709" w:hanging="425"/>
          </w:pPr>
        </w:pPrChange>
      </w:pPr>
    </w:p>
    <w:p w14:paraId="330657F5" w14:textId="06333162" w:rsidR="0018441B" w:rsidRDefault="007F314E" w:rsidP="00912112">
      <w:pPr>
        <w:pStyle w:val="ListParagraph"/>
        <w:numPr>
          <w:ilvl w:val="3"/>
          <w:numId w:val="12"/>
        </w:numPr>
        <w:spacing w:after="0" w:line="240" w:lineRule="auto"/>
        <w:ind w:left="709" w:hanging="425"/>
        <w:rPr>
          <w:ins w:id="667" w:author="Author"/>
          <w:rFonts w:eastAsiaTheme="minorEastAsia"/>
          <w:b/>
          <w:bCs/>
          <w:sz w:val="20"/>
          <w:szCs w:val="20"/>
        </w:rPr>
      </w:pPr>
      <w:r>
        <w:rPr>
          <w:rFonts w:eastAsiaTheme="minorEastAsia"/>
          <w:b/>
          <w:bCs/>
          <w:sz w:val="20"/>
          <w:szCs w:val="20"/>
        </w:rPr>
        <w:t xml:space="preserve">Create the </w:t>
      </w:r>
      <w:r w:rsidR="000957F2">
        <w:rPr>
          <w:rFonts w:eastAsiaTheme="minorEastAsia"/>
          <w:b/>
          <w:bCs/>
          <w:sz w:val="20"/>
          <w:szCs w:val="20"/>
        </w:rPr>
        <w:t>secrets.json</w:t>
      </w:r>
    </w:p>
    <w:p w14:paraId="6E3609DD" w14:textId="141A75ED" w:rsidR="0055089A" w:rsidRDefault="0055089A" w:rsidP="0055089A">
      <w:pPr>
        <w:pStyle w:val="ListParagraph"/>
        <w:spacing w:after="0" w:line="240" w:lineRule="auto"/>
        <w:ind w:left="709"/>
        <w:rPr>
          <w:ins w:id="668" w:author="Author"/>
          <w:rFonts w:eastAsiaTheme="minorEastAsia"/>
          <w:sz w:val="20"/>
          <w:szCs w:val="20"/>
        </w:rPr>
      </w:pPr>
      <w:ins w:id="669" w:author="Author">
        <w:r w:rsidRPr="0055089A">
          <w:rPr>
            <w:rFonts w:eastAsiaTheme="minorEastAsia"/>
            <w:sz w:val="20"/>
            <w:szCs w:val="20"/>
            <w:rPrChange w:id="670" w:author="Author">
              <w:rPr>
                <w:rFonts w:eastAsiaTheme="minorEastAsia"/>
                <w:b/>
                <w:bCs/>
                <w:sz w:val="20"/>
                <w:szCs w:val="20"/>
              </w:rPr>
            </w:rPrChange>
          </w:rPr>
          <w:t xml:space="preserve">To create or manage the private </w:t>
        </w:r>
        <w:r w:rsidR="00F1278C">
          <w:rPr>
            <w:rFonts w:eastAsiaTheme="minorEastAsia"/>
            <w:sz w:val="20"/>
            <w:szCs w:val="20"/>
          </w:rPr>
          <w:t xml:space="preserve">secrets need to send the password information to build the SQL tables, </w:t>
        </w:r>
        <w:r w:rsidR="00294FF1">
          <w:rPr>
            <w:rFonts w:eastAsiaTheme="minorEastAsia"/>
            <w:sz w:val="20"/>
            <w:szCs w:val="20"/>
          </w:rPr>
          <w:t xml:space="preserve">right click on the “API” project and then select “Manage </w:t>
        </w:r>
        <w:r w:rsidR="00090439">
          <w:rPr>
            <w:rFonts w:eastAsiaTheme="minorEastAsia"/>
            <w:sz w:val="20"/>
            <w:szCs w:val="20"/>
          </w:rPr>
          <w:t>User Secrets</w:t>
        </w:r>
        <w:del w:id="671" w:author="Author">
          <w:r w:rsidR="00294FF1" w:rsidDel="00090439">
            <w:rPr>
              <w:rFonts w:eastAsiaTheme="minorEastAsia"/>
              <w:sz w:val="20"/>
              <w:szCs w:val="20"/>
            </w:rPr>
            <w:delText>C</w:delText>
          </w:r>
        </w:del>
        <w:r w:rsidR="00294FF1">
          <w:rPr>
            <w:rFonts w:eastAsiaTheme="minorEastAsia"/>
            <w:sz w:val="20"/>
            <w:szCs w:val="20"/>
          </w:rPr>
          <w:t>”</w:t>
        </w:r>
        <w:r w:rsidR="00090439">
          <w:rPr>
            <w:rFonts w:eastAsiaTheme="minorEastAsia"/>
            <w:sz w:val="20"/>
            <w:szCs w:val="20"/>
          </w:rPr>
          <w:t>. Note</w:t>
        </w:r>
        <w:r w:rsidR="006F4172">
          <w:rPr>
            <w:rFonts w:eastAsiaTheme="minorEastAsia"/>
            <w:sz w:val="20"/>
            <w:szCs w:val="20"/>
          </w:rPr>
          <w:t xml:space="preserve"> that </w:t>
        </w:r>
        <w:r w:rsidR="00E001BA">
          <w:rPr>
            <w:rFonts w:eastAsiaTheme="minorEastAsia"/>
            <w:sz w:val="20"/>
            <w:szCs w:val="20"/>
          </w:rPr>
          <w:t xml:space="preserve">if no user secrets have been stored prior, this may read </w:t>
        </w:r>
        <w:r w:rsidR="00E34785">
          <w:rPr>
            <w:rFonts w:eastAsiaTheme="minorEastAsia"/>
            <w:sz w:val="20"/>
            <w:szCs w:val="20"/>
          </w:rPr>
          <w:t>‘Add User Secrets’.</w:t>
        </w:r>
      </w:ins>
    </w:p>
    <w:p w14:paraId="251F71F4" w14:textId="32804AB2" w:rsidR="00090439" w:rsidRDefault="00090439" w:rsidP="00090439">
      <w:pPr>
        <w:spacing w:after="0" w:line="240" w:lineRule="auto"/>
        <w:ind w:left="709"/>
        <w:jc w:val="center"/>
        <w:rPr>
          <w:ins w:id="672" w:author="Author"/>
          <w:rFonts w:eastAsiaTheme="minorEastAsia"/>
          <w:sz w:val="20"/>
          <w:szCs w:val="20"/>
        </w:rPr>
      </w:pPr>
      <w:ins w:id="673" w:author="Author">
        <w:r>
          <w:rPr>
            <w:noProof/>
          </w:rPr>
          <w:drawing>
            <wp:inline distT="0" distB="0" distL="0" distR="0" wp14:anchorId="24D902E3" wp14:editId="47C14FF0">
              <wp:extent cx="3600000" cy="3176087"/>
              <wp:effectExtent l="0" t="0" r="635" b="5715"/>
              <wp:docPr id="504651279" name="Picture 504651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79"/>
                      <pic:cNvPicPr/>
                    </pic:nvPicPr>
                    <pic:blipFill>
                      <a:blip r:embed="rId77">
                        <a:extLst>
                          <a:ext uri="{28A0092B-C50C-407E-A947-70E740481C1C}">
                            <a14:useLocalDpi xmlns:a14="http://schemas.microsoft.com/office/drawing/2010/main" val="0"/>
                          </a:ext>
                        </a:extLst>
                      </a:blip>
                      <a:stretch>
                        <a:fillRect/>
                      </a:stretch>
                    </pic:blipFill>
                    <pic:spPr>
                      <a:xfrm>
                        <a:off x="0" y="0"/>
                        <a:ext cx="3600000" cy="3176087"/>
                      </a:xfrm>
                      <a:prstGeom prst="rect">
                        <a:avLst/>
                      </a:prstGeom>
                    </pic:spPr>
                  </pic:pic>
                </a:graphicData>
              </a:graphic>
            </wp:inline>
          </w:drawing>
        </w:r>
      </w:ins>
    </w:p>
    <w:p w14:paraId="7C815DE9" w14:textId="0C7BA3F9" w:rsidR="004F3076" w:rsidRDefault="004F3076" w:rsidP="004F3076">
      <w:pPr>
        <w:spacing w:after="0" w:line="240" w:lineRule="auto"/>
        <w:ind w:left="709"/>
        <w:rPr>
          <w:ins w:id="674" w:author="Author"/>
          <w:rFonts w:eastAsiaTheme="minorEastAsia"/>
          <w:sz w:val="20"/>
          <w:szCs w:val="20"/>
        </w:rPr>
      </w:pPr>
      <w:ins w:id="675" w:author="Author">
        <w:r>
          <w:rPr>
            <w:rFonts w:eastAsiaTheme="minorEastAsia"/>
            <w:sz w:val="20"/>
            <w:szCs w:val="20"/>
          </w:rPr>
          <w:t>With the user secrets open, assuming no existing user secrets already exist, copy and paste ht following into it:</w:t>
        </w:r>
      </w:ins>
    </w:p>
    <w:p w14:paraId="4C7BCA15" w14:textId="77777777" w:rsidR="004F3076" w:rsidRPr="004F3076" w:rsidRDefault="004F3076" w:rsidP="004F3076">
      <w:pPr>
        <w:spacing w:after="0" w:line="240" w:lineRule="auto"/>
        <w:ind w:left="709"/>
        <w:rPr>
          <w:ins w:id="676" w:author="Author"/>
          <w:rFonts w:eastAsiaTheme="minorEastAsia"/>
          <w:sz w:val="20"/>
          <w:szCs w:val="20"/>
        </w:rPr>
      </w:pPr>
      <w:ins w:id="677" w:author="Author">
        <w:r w:rsidRPr="004F3076">
          <w:rPr>
            <w:rFonts w:eastAsiaTheme="minorEastAsia"/>
            <w:sz w:val="20"/>
            <w:szCs w:val="20"/>
          </w:rPr>
          <w:t>{</w:t>
        </w:r>
      </w:ins>
    </w:p>
    <w:p w14:paraId="44045A46" w14:textId="77777777" w:rsidR="004F3076" w:rsidRPr="004F3076" w:rsidRDefault="004F3076" w:rsidP="004F3076">
      <w:pPr>
        <w:spacing w:after="0" w:line="240" w:lineRule="auto"/>
        <w:ind w:left="709"/>
        <w:rPr>
          <w:ins w:id="678" w:author="Author"/>
          <w:rFonts w:eastAsiaTheme="minorEastAsia"/>
          <w:sz w:val="20"/>
          <w:szCs w:val="20"/>
        </w:rPr>
      </w:pPr>
      <w:ins w:id="679" w:author="Author">
        <w:r w:rsidRPr="004F3076">
          <w:rPr>
            <w:rFonts w:eastAsiaTheme="minorEastAsia"/>
            <w:sz w:val="20"/>
            <w:szCs w:val="20"/>
          </w:rPr>
          <w:t xml:space="preserve">  "ConnectionSecrets": {</w:t>
        </w:r>
      </w:ins>
    </w:p>
    <w:p w14:paraId="760816AE" w14:textId="77777777" w:rsidR="004F3076" w:rsidRPr="004F3076" w:rsidRDefault="004F3076" w:rsidP="004F3076">
      <w:pPr>
        <w:spacing w:after="0" w:line="240" w:lineRule="auto"/>
        <w:ind w:left="709"/>
        <w:rPr>
          <w:ins w:id="680" w:author="Author"/>
          <w:rFonts w:eastAsiaTheme="minorEastAsia"/>
          <w:sz w:val="20"/>
          <w:szCs w:val="20"/>
        </w:rPr>
      </w:pPr>
      <w:ins w:id="681" w:author="Author">
        <w:r w:rsidRPr="004F3076">
          <w:rPr>
            <w:rFonts w:eastAsiaTheme="minorEastAsia"/>
            <w:sz w:val="20"/>
            <w:szCs w:val="20"/>
          </w:rPr>
          <w:t xml:space="preserve">    "PaymentContextPassword": "YourSQLPassword",</w:t>
        </w:r>
      </w:ins>
    </w:p>
    <w:p w14:paraId="2F5AF697" w14:textId="77777777" w:rsidR="004F3076" w:rsidRPr="004F3076" w:rsidRDefault="004F3076" w:rsidP="004F3076">
      <w:pPr>
        <w:spacing w:after="0" w:line="240" w:lineRule="auto"/>
        <w:ind w:left="709"/>
        <w:rPr>
          <w:ins w:id="682" w:author="Author"/>
          <w:rFonts w:eastAsiaTheme="minorEastAsia"/>
          <w:sz w:val="20"/>
          <w:szCs w:val="20"/>
        </w:rPr>
      </w:pPr>
      <w:ins w:id="683" w:author="Author">
        <w:r w:rsidRPr="004F3076">
          <w:rPr>
            <w:rFonts w:eastAsiaTheme="minorEastAsia"/>
            <w:sz w:val="20"/>
            <w:szCs w:val="20"/>
          </w:rPr>
          <w:t xml:space="preserve">    "PaymentContextUserID": "YourSQLDatabase_dev_user"</w:t>
        </w:r>
      </w:ins>
    </w:p>
    <w:p w14:paraId="3882F6E2" w14:textId="4FB2CF8D" w:rsidR="004F3076" w:rsidRDefault="004F3076" w:rsidP="004F3076">
      <w:pPr>
        <w:spacing w:after="0" w:line="240" w:lineRule="auto"/>
        <w:ind w:left="709"/>
        <w:rPr>
          <w:ins w:id="684" w:author="Author"/>
          <w:rFonts w:eastAsiaTheme="minorEastAsia"/>
          <w:sz w:val="20"/>
          <w:szCs w:val="20"/>
        </w:rPr>
      </w:pPr>
      <w:ins w:id="685" w:author="Author">
        <w:r w:rsidRPr="004F3076">
          <w:rPr>
            <w:rFonts w:eastAsiaTheme="minorEastAsia"/>
            <w:sz w:val="20"/>
            <w:szCs w:val="20"/>
          </w:rPr>
          <w:t xml:space="preserve">  }}</w:t>
        </w:r>
      </w:ins>
    </w:p>
    <w:p w14:paraId="1D203301" w14:textId="77777777" w:rsidR="004F3076" w:rsidRDefault="004F3076" w:rsidP="004F3076">
      <w:pPr>
        <w:spacing w:after="0" w:line="240" w:lineRule="auto"/>
        <w:ind w:left="709"/>
        <w:rPr>
          <w:ins w:id="686" w:author="Author"/>
          <w:rFonts w:eastAsiaTheme="minorEastAsia"/>
          <w:sz w:val="20"/>
          <w:szCs w:val="20"/>
        </w:rPr>
      </w:pPr>
    </w:p>
    <w:p w14:paraId="08F41EA9" w14:textId="7F2E99C4" w:rsidR="004F3076" w:rsidRDefault="004F3076" w:rsidP="004F3076">
      <w:pPr>
        <w:spacing w:after="0" w:line="240" w:lineRule="auto"/>
        <w:ind w:left="709"/>
        <w:rPr>
          <w:ins w:id="687" w:author="Author"/>
          <w:rFonts w:eastAsiaTheme="minorEastAsia"/>
          <w:sz w:val="20"/>
          <w:szCs w:val="20"/>
        </w:rPr>
      </w:pPr>
      <w:ins w:id="688" w:author="Author">
        <w:r>
          <w:rPr>
            <w:rFonts w:eastAsiaTheme="minorEastAsia"/>
            <w:sz w:val="20"/>
            <w:szCs w:val="20"/>
          </w:rPr>
          <w:t>The result should look as so:</w:t>
        </w:r>
      </w:ins>
    </w:p>
    <w:p w14:paraId="29B5A1BB" w14:textId="2C1FDCB6" w:rsidR="004F3076" w:rsidRDefault="001A6398" w:rsidP="004F3076">
      <w:pPr>
        <w:spacing w:after="0" w:line="240" w:lineRule="auto"/>
        <w:ind w:left="709"/>
        <w:rPr>
          <w:ins w:id="689" w:author="Author"/>
          <w:rFonts w:eastAsiaTheme="minorEastAsia"/>
          <w:sz w:val="20"/>
          <w:szCs w:val="20"/>
        </w:rPr>
      </w:pPr>
      <w:ins w:id="690" w:author="Author">
        <w:r>
          <w:rPr>
            <w:noProof/>
          </w:rPr>
          <w:drawing>
            <wp:inline distT="0" distB="0" distL="0" distR="0" wp14:anchorId="65C7E8C2" wp14:editId="17398E36">
              <wp:extent cx="5943600" cy="1188720"/>
              <wp:effectExtent l="0" t="0" r="0" b="0"/>
              <wp:docPr id="504651280" name="Picture 50465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80"/>
                      <pic:cNvPicPr/>
                    </pic:nvPicPr>
                    <pic:blipFill>
                      <a:blip r:embed="rId75">
                        <a:extLst>
                          <a:ext uri="{28A0092B-C50C-407E-A947-70E740481C1C}">
                            <a14:useLocalDpi xmlns:a14="http://schemas.microsoft.com/office/drawing/2010/main" val="0"/>
                          </a:ext>
                        </a:extLst>
                      </a:blip>
                      <a:stretch>
                        <a:fillRect/>
                      </a:stretch>
                    </pic:blipFill>
                    <pic:spPr>
                      <a:xfrm>
                        <a:off x="0" y="0"/>
                        <a:ext cx="5943600" cy="1188720"/>
                      </a:xfrm>
                      <a:prstGeom prst="rect">
                        <a:avLst/>
                      </a:prstGeom>
                    </pic:spPr>
                  </pic:pic>
                </a:graphicData>
              </a:graphic>
            </wp:inline>
          </w:drawing>
        </w:r>
      </w:ins>
    </w:p>
    <w:p w14:paraId="548961DA" w14:textId="30153DF3" w:rsidR="001A6398" w:rsidRDefault="008B1BF7" w:rsidP="004F3076">
      <w:pPr>
        <w:spacing w:after="0" w:line="240" w:lineRule="auto"/>
        <w:ind w:left="709"/>
        <w:rPr>
          <w:ins w:id="691" w:author="Author"/>
          <w:rFonts w:eastAsiaTheme="minorEastAsia"/>
          <w:sz w:val="20"/>
          <w:szCs w:val="20"/>
        </w:rPr>
      </w:pPr>
      <w:ins w:id="692" w:author="Author">
        <w:r>
          <w:rPr>
            <w:rFonts w:eastAsiaTheme="minorEastAsia"/>
            <w:sz w:val="20"/>
            <w:szCs w:val="20"/>
          </w:rPr>
          <w:t>The two values required that are specific to each environment will be</w:t>
        </w:r>
        <w:del w:id="693" w:author="Author">
          <w:r w:rsidDel="00862B5C">
            <w:rPr>
              <w:rFonts w:eastAsiaTheme="minorEastAsia"/>
              <w:sz w:val="20"/>
              <w:szCs w:val="20"/>
            </w:rPr>
            <w:delText xml:space="preserve"> the values used for the</w:delText>
          </w:r>
        </w:del>
        <w:r>
          <w:rPr>
            <w:rFonts w:eastAsiaTheme="minorEastAsia"/>
            <w:sz w:val="20"/>
            <w:szCs w:val="20"/>
          </w:rPr>
          <w:t>:</w:t>
        </w:r>
      </w:ins>
    </w:p>
    <w:p w14:paraId="1C5D9DBE" w14:textId="58EDD1AD" w:rsidR="008B1BF7" w:rsidRDefault="0040427F" w:rsidP="008B1BF7">
      <w:pPr>
        <w:pStyle w:val="ListParagraph"/>
        <w:numPr>
          <w:ilvl w:val="0"/>
          <w:numId w:val="25"/>
        </w:numPr>
        <w:spacing w:after="0" w:line="240" w:lineRule="auto"/>
        <w:rPr>
          <w:ins w:id="694" w:author="Author"/>
          <w:rFonts w:eastAsiaTheme="minorEastAsia"/>
          <w:sz w:val="20"/>
          <w:szCs w:val="20"/>
        </w:rPr>
      </w:pPr>
      <w:ins w:id="695" w:author="Author">
        <w:r w:rsidRPr="0040427F">
          <w:rPr>
            <w:rFonts w:eastAsiaTheme="minorEastAsia"/>
            <w:sz w:val="20"/>
            <w:szCs w:val="20"/>
          </w:rPr>
          <w:t>"PaymentContextPassword"</w:t>
        </w:r>
        <w:r w:rsidR="00430828">
          <w:rPr>
            <w:rFonts w:eastAsiaTheme="minorEastAsia"/>
            <w:sz w:val="20"/>
            <w:szCs w:val="20"/>
          </w:rPr>
          <w:t xml:space="preserve">: </w:t>
        </w:r>
        <w:r w:rsidR="000E5B59">
          <w:rPr>
            <w:rFonts w:eastAsiaTheme="minorEastAsia"/>
            <w:sz w:val="20"/>
            <w:szCs w:val="20"/>
          </w:rPr>
          <w:t xml:space="preserve">The SQL </w:t>
        </w:r>
        <w:r w:rsidR="006D5B25">
          <w:rPr>
            <w:rFonts w:eastAsiaTheme="minorEastAsia"/>
            <w:sz w:val="20"/>
            <w:szCs w:val="20"/>
          </w:rPr>
          <w:t xml:space="preserve">user password recorded during the setup of the Azure components </w:t>
        </w:r>
      </w:ins>
    </w:p>
    <w:p w14:paraId="1BBB0956" w14:textId="3158B818" w:rsidR="0040427F" w:rsidRPr="008B1BF7" w:rsidRDefault="00430828">
      <w:pPr>
        <w:pStyle w:val="ListParagraph"/>
        <w:numPr>
          <w:ilvl w:val="0"/>
          <w:numId w:val="25"/>
        </w:numPr>
        <w:spacing w:after="0" w:line="240" w:lineRule="auto"/>
        <w:rPr>
          <w:ins w:id="696" w:author="Author"/>
          <w:rFonts w:eastAsiaTheme="minorEastAsia"/>
          <w:sz w:val="20"/>
          <w:szCs w:val="20"/>
          <w:rPrChange w:id="697" w:author="Author">
            <w:rPr>
              <w:ins w:id="698" w:author="Author"/>
              <w:rFonts w:eastAsiaTheme="minorEastAsia"/>
              <w:b/>
              <w:bCs/>
              <w:sz w:val="20"/>
              <w:szCs w:val="20"/>
            </w:rPr>
          </w:rPrChange>
        </w:rPr>
        <w:pPrChange w:id="699" w:author="Author">
          <w:pPr>
            <w:pStyle w:val="ListParagraph"/>
            <w:numPr>
              <w:ilvl w:val="3"/>
              <w:numId w:val="12"/>
            </w:numPr>
            <w:spacing w:after="0" w:line="240" w:lineRule="auto"/>
            <w:ind w:left="709" w:hanging="425"/>
          </w:pPr>
        </w:pPrChange>
      </w:pPr>
      <w:ins w:id="700" w:author="Author">
        <w:r w:rsidRPr="35373224">
          <w:rPr>
            <w:rFonts w:eastAsiaTheme="minorEastAsia"/>
            <w:sz w:val="20"/>
            <w:szCs w:val="20"/>
          </w:rPr>
          <w:t xml:space="preserve">"PaymentContextUserID": </w:t>
        </w:r>
        <w:r w:rsidR="006D5B25" w:rsidRPr="35373224">
          <w:rPr>
            <w:rFonts w:eastAsiaTheme="minorEastAsia"/>
            <w:sz w:val="20"/>
            <w:szCs w:val="20"/>
          </w:rPr>
          <w:t>The SQL username recorded during the setup of the Azure components</w:t>
        </w:r>
      </w:ins>
    </w:p>
    <w:p w14:paraId="7BE77E42" w14:textId="434075BB" w:rsidR="000957F2" w:rsidRDefault="00616D59" w:rsidP="00912112">
      <w:pPr>
        <w:pStyle w:val="ListParagraph"/>
        <w:numPr>
          <w:ilvl w:val="3"/>
          <w:numId w:val="12"/>
        </w:numPr>
        <w:spacing w:after="0" w:line="240" w:lineRule="auto"/>
        <w:ind w:left="709" w:hanging="425"/>
        <w:rPr>
          <w:ins w:id="701" w:author="Author"/>
          <w:rFonts w:eastAsiaTheme="minorEastAsia"/>
          <w:b/>
          <w:bCs/>
          <w:sz w:val="20"/>
          <w:szCs w:val="20"/>
        </w:rPr>
      </w:pPr>
      <w:r>
        <w:rPr>
          <w:rFonts w:eastAsiaTheme="minorEastAsia"/>
          <w:b/>
          <w:bCs/>
          <w:sz w:val="20"/>
          <w:szCs w:val="20"/>
        </w:rPr>
        <w:t xml:space="preserve">Navigate to </w:t>
      </w:r>
      <w:r w:rsidR="002939D0">
        <w:rPr>
          <w:rFonts w:eastAsiaTheme="minorEastAsia"/>
          <w:b/>
          <w:bCs/>
          <w:sz w:val="20"/>
          <w:szCs w:val="20"/>
        </w:rPr>
        <w:t>Package Manager Console:</w:t>
      </w:r>
    </w:p>
    <w:p w14:paraId="1B43F962" w14:textId="6737EB1F" w:rsidR="002628D7" w:rsidRDefault="0086439F" w:rsidP="002628D7">
      <w:pPr>
        <w:pStyle w:val="ListParagraph"/>
        <w:spacing w:after="0" w:line="240" w:lineRule="auto"/>
        <w:ind w:left="709"/>
        <w:rPr>
          <w:ins w:id="702" w:author="Author"/>
          <w:rFonts w:eastAsiaTheme="minorEastAsia"/>
          <w:sz w:val="20"/>
          <w:szCs w:val="20"/>
        </w:rPr>
      </w:pPr>
      <w:ins w:id="703" w:author="Author">
        <w:r>
          <w:rPr>
            <w:rFonts w:eastAsiaTheme="minorEastAsia"/>
            <w:sz w:val="20"/>
            <w:szCs w:val="20"/>
          </w:rPr>
          <w:t xml:space="preserve">With the </w:t>
        </w:r>
        <w:r w:rsidR="00B80D78">
          <w:rPr>
            <w:rFonts w:eastAsiaTheme="minorEastAsia"/>
            <w:sz w:val="20"/>
            <w:szCs w:val="20"/>
          </w:rPr>
          <w:t xml:space="preserve">connections now </w:t>
        </w:r>
        <w:r w:rsidR="00C015A8">
          <w:rPr>
            <w:rFonts w:eastAsiaTheme="minorEastAsia"/>
            <w:sz w:val="20"/>
            <w:szCs w:val="20"/>
          </w:rPr>
          <w:t xml:space="preserve">updated, the SQL tables can eb created using the C# migrations </w:t>
        </w:r>
        <w:r w:rsidR="007E1B6E">
          <w:rPr>
            <w:rFonts w:eastAsiaTheme="minorEastAsia"/>
            <w:sz w:val="20"/>
            <w:szCs w:val="20"/>
          </w:rPr>
          <w:t xml:space="preserve">within the solution. </w:t>
        </w:r>
        <w:r w:rsidR="002628D7">
          <w:rPr>
            <w:rFonts w:eastAsiaTheme="minorEastAsia"/>
            <w:sz w:val="20"/>
            <w:szCs w:val="20"/>
          </w:rPr>
          <w:t>Navigate to ‘Vi</w:t>
        </w:r>
        <w:r w:rsidR="00C2096B">
          <w:rPr>
            <w:rFonts w:eastAsiaTheme="minorEastAsia"/>
            <w:sz w:val="20"/>
            <w:szCs w:val="20"/>
          </w:rPr>
          <w:t>ew’</w:t>
        </w:r>
        <w:r w:rsidR="002D48FC">
          <w:rPr>
            <w:rFonts w:eastAsiaTheme="minorEastAsia"/>
            <w:sz w:val="20"/>
            <w:szCs w:val="20"/>
          </w:rPr>
          <w:t>, then ‘Other Windows’ and then select ‘Package Manger’</w:t>
        </w:r>
      </w:ins>
    </w:p>
    <w:p w14:paraId="36582752" w14:textId="5B13D29E" w:rsidR="002D48FC" w:rsidRPr="002D48FC" w:rsidRDefault="002D48FC">
      <w:pPr>
        <w:spacing w:after="0" w:line="240" w:lineRule="auto"/>
        <w:jc w:val="center"/>
        <w:rPr>
          <w:ins w:id="704" w:author="Author"/>
          <w:rFonts w:eastAsiaTheme="minorEastAsia"/>
          <w:sz w:val="20"/>
          <w:szCs w:val="20"/>
          <w:rPrChange w:id="705" w:author="Author">
            <w:rPr>
              <w:ins w:id="706" w:author="Author"/>
              <w:rFonts w:eastAsiaTheme="minorEastAsia"/>
              <w:b/>
              <w:bCs/>
              <w:sz w:val="20"/>
              <w:szCs w:val="20"/>
            </w:rPr>
          </w:rPrChange>
        </w:rPr>
        <w:pPrChange w:id="707" w:author="Author">
          <w:pPr>
            <w:pStyle w:val="ListParagraph"/>
            <w:numPr>
              <w:ilvl w:val="3"/>
              <w:numId w:val="12"/>
            </w:numPr>
            <w:spacing w:after="0" w:line="240" w:lineRule="auto"/>
            <w:ind w:left="709" w:hanging="425"/>
          </w:pPr>
        </w:pPrChange>
      </w:pPr>
      <w:ins w:id="708" w:author="Author">
        <w:r>
          <w:rPr>
            <w:noProof/>
          </w:rPr>
          <w:drawing>
            <wp:inline distT="0" distB="0" distL="0" distR="0" wp14:anchorId="23573974" wp14:editId="29E78509">
              <wp:extent cx="3600000" cy="5277231"/>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78">
                        <a:extLst>
                          <a:ext uri="{28A0092B-C50C-407E-A947-70E740481C1C}">
                            <a14:useLocalDpi xmlns:a14="http://schemas.microsoft.com/office/drawing/2010/main" val="0"/>
                          </a:ext>
                        </a:extLst>
                      </a:blip>
                      <a:stretch>
                        <a:fillRect/>
                      </a:stretch>
                    </pic:blipFill>
                    <pic:spPr>
                      <a:xfrm>
                        <a:off x="0" y="0"/>
                        <a:ext cx="3600000" cy="5277231"/>
                      </a:xfrm>
                      <a:prstGeom prst="rect">
                        <a:avLst/>
                      </a:prstGeom>
                    </pic:spPr>
                  </pic:pic>
                </a:graphicData>
              </a:graphic>
            </wp:inline>
          </w:drawing>
        </w:r>
      </w:ins>
    </w:p>
    <w:p w14:paraId="030FF5B6" w14:textId="04A0A5B5" w:rsidR="002939D0" w:rsidRDefault="009A5FCB" w:rsidP="00912112">
      <w:pPr>
        <w:pStyle w:val="ListParagraph"/>
        <w:numPr>
          <w:ilvl w:val="3"/>
          <w:numId w:val="12"/>
        </w:numPr>
        <w:spacing w:after="0" w:line="240" w:lineRule="auto"/>
        <w:ind w:left="709" w:hanging="425"/>
        <w:rPr>
          <w:ins w:id="709" w:author="Author"/>
          <w:rFonts w:eastAsiaTheme="minorEastAsia"/>
          <w:b/>
          <w:bCs/>
          <w:sz w:val="20"/>
          <w:szCs w:val="20"/>
        </w:rPr>
      </w:pPr>
      <w:ins w:id="710" w:author="Author">
        <w:r>
          <w:rPr>
            <w:rFonts w:eastAsiaTheme="minorEastAsia"/>
            <w:b/>
            <w:bCs/>
            <w:sz w:val="20"/>
            <w:szCs w:val="20"/>
          </w:rPr>
          <w:t>Run Migrations:</w:t>
        </w:r>
      </w:ins>
    </w:p>
    <w:p w14:paraId="6FC1103F" w14:textId="4FE158C3" w:rsidR="00912112" w:rsidRDefault="00A826D1" w:rsidP="00912112">
      <w:pPr>
        <w:pStyle w:val="ListParagraph"/>
        <w:spacing w:after="0" w:line="240" w:lineRule="auto"/>
        <w:ind w:left="709"/>
        <w:rPr>
          <w:ins w:id="711" w:author="Author"/>
          <w:rFonts w:eastAsiaTheme="minorEastAsia"/>
          <w:sz w:val="20"/>
          <w:szCs w:val="20"/>
        </w:rPr>
      </w:pPr>
      <w:ins w:id="712" w:author="Author">
        <w:r>
          <w:rPr>
            <w:rFonts w:eastAsiaTheme="minorEastAsia"/>
            <w:sz w:val="20"/>
            <w:szCs w:val="20"/>
          </w:rPr>
          <w:t xml:space="preserve">Within package manager, type in </w:t>
        </w:r>
        <w:r w:rsidR="00621481">
          <w:rPr>
            <w:rFonts w:eastAsiaTheme="minorEastAsia"/>
            <w:sz w:val="20"/>
            <w:szCs w:val="20"/>
          </w:rPr>
          <w:t>‘Update-Database’ as shown in the following screen shot</w:t>
        </w:r>
        <w:r w:rsidR="0064449C">
          <w:rPr>
            <w:rFonts w:eastAsiaTheme="minorEastAsia"/>
            <w:sz w:val="20"/>
            <w:szCs w:val="20"/>
          </w:rPr>
          <w:t>:</w:t>
        </w:r>
      </w:ins>
    </w:p>
    <w:p w14:paraId="115E9D30" w14:textId="76747B1B" w:rsidR="00621481" w:rsidRDefault="6FE9F54B" w:rsidP="00912112">
      <w:pPr>
        <w:pStyle w:val="ListParagraph"/>
        <w:spacing w:after="0" w:line="240" w:lineRule="auto"/>
        <w:ind w:left="709"/>
        <w:rPr>
          <w:ins w:id="713" w:author="Author"/>
          <w:rFonts w:eastAsiaTheme="minorEastAsia"/>
          <w:sz w:val="20"/>
          <w:szCs w:val="20"/>
        </w:rPr>
      </w:pPr>
      <w:ins w:id="714" w:author="Author">
        <w:r>
          <w:rPr>
            <w:noProof/>
          </w:rPr>
          <w:drawing>
            <wp:inline distT="0" distB="0" distL="0" distR="0" wp14:anchorId="06D5D212" wp14:editId="46B5E4F1">
              <wp:extent cx="5943600" cy="16046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79">
                        <a:extLst>
                          <a:ext uri="{28A0092B-C50C-407E-A947-70E740481C1C}">
                            <a14:useLocalDpi xmlns:a14="http://schemas.microsoft.com/office/drawing/2010/main" val="0"/>
                          </a:ext>
                        </a:extLst>
                      </a:blip>
                      <a:stretch>
                        <a:fillRect/>
                      </a:stretch>
                    </pic:blipFill>
                    <pic:spPr>
                      <a:xfrm>
                        <a:off x="0" y="0"/>
                        <a:ext cx="5943600" cy="1604645"/>
                      </a:xfrm>
                      <a:prstGeom prst="rect">
                        <a:avLst/>
                      </a:prstGeom>
                    </pic:spPr>
                  </pic:pic>
                </a:graphicData>
              </a:graphic>
            </wp:inline>
          </w:drawing>
        </w:r>
      </w:ins>
    </w:p>
    <w:p w14:paraId="790C83D5" w14:textId="38A1A29A" w:rsidR="0064449C" w:rsidRDefault="0064449C" w:rsidP="00912112">
      <w:pPr>
        <w:pStyle w:val="ListParagraph"/>
        <w:spacing w:after="0" w:line="240" w:lineRule="auto"/>
        <w:ind w:left="709"/>
        <w:rPr>
          <w:ins w:id="715" w:author="Author"/>
          <w:rFonts w:eastAsiaTheme="minorEastAsia"/>
          <w:sz w:val="20"/>
          <w:szCs w:val="20"/>
        </w:rPr>
      </w:pPr>
      <w:ins w:id="716" w:author="Author">
        <w:r>
          <w:rPr>
            <w:rFonts w:eastAsiaTheme="minorEastAsia"/>
            <w:sz w:val="20"/>
            <w:szCs w:val="20"/>
          </w:rPr>
          <w:t xml:space="preserve">Hit Enter, and then confirm that the last message presented form </w:t>
        </w:r>
        <w:del w:id="717" w:author="Author">
          <w:r w:rsidDel="00421728">
            <w:rPr>
              <w:rFonts w:eastAsiaTheme="minorEastAsia"/>
              <w:sz w:val="20"/>
              <w:szCs w:val="20"/>
            </w:rPr>
            <w:delText>the  Package</w:delText>
          </w:r>
        </w:del>
        <w:r w:rsidR="00421728">
          <w:rPr>
            <w:rFonts w:eastAsiaTheme="minorEastAsia"/>
            <w:sz w:val="20"/>
            <w:szCs w:val="20"/>
          </w:rPr>
          <w:t>the Package</w:t>
        </w:r>
        <w:r>
          <w:rPr>
            <w:rFonts w:eastAsiaTheme="minorEastAsia"/>
            <w:sz w:val="20"/>
            <w:szCs w:val="20"/>
          </w:rPr>
          <w:t xml:space="preserve"> Manager reads ‘Done’. This </w:t>
        </w:r>
        <w:del w:id="718" w:author="Author">
          <w:r w:rsidDel="00421728">
            <w:rPr>
              <w:rFonts w:eastAsiaTheme="minorEastAsia"/>
              <w:sz w:val="20"/>
              <w:szCs w:val="20"/>
            </w:rPr>
            <w:delText>sindicates</w:delText>
          </w:r>
        </w:del>
        <w:r w:rsidR="00421728">
          <w:rPr>
            <w:rFonts w:eastAsiaTheme="minorEastAsia"/>
            <w:sz w:val="20"/>
            <w:szCs w:val="20"/>
          </w:rPr>
          <w:t>indicates</w:t>
        </w:r>
        <w:r>
          <w:rPr>
            <w:rFonts w:eastAsiaTheme="minorEastAsia"/>
            <w:sz w:val="20"/>
            <w:szCs w:val="20"/>
          </w:rPr>
          <w:t xml:space="preserve"> a </w:t>
        </w:r>
        <w:del w:id="719" w:author="Author">
          <w:r w:rsidDel="00421728">
            <w:rPr>
              <w:rFonts w:eastAsiaTheme="minorEastAsia"/>
              <w:sz w:val="20"/>
              <w:szCs w:val="20"/>
            </w:rPr>
            <w:delText>succesfull</w:delText>
          </w:r>
        </w:del>
        <w:r w:rsidR="00421728">
          <w:rPr>
            <w:rFonts w:eastAsiaTheme="minorEastAsia"/>
            <w:sz w:val="20"/>
            <w:szCs w:val="20"/>
          </w:rPr>
          <w:t>successful</w:t>
        </w:r>
        <w:r>
          <w:rPr>
            <w:rFonts w:eastAsiaTheme="minorEastAsia"/>
            <w:sz w:val="20"/>
            <w:szCs w:val="20"/>
          </w:rPr>
          <w:t xml:space="preserve"> deployment of the </w:t>
        </w:r>
        <w:r w:rsidR="00421728">
          <w:rPr>
            <w:rFonts w:eastAsiaTheme="minorEastAsia"/>
            <w:sz w:val="20"/>
            <w:szCs w:val="20"/>
          </w:rPr>
          <w:t>tables and schema changes.</w:t>
        </w:r>
      </w:ins>
    </w:p>
    <w:p w14:paraId="76A8D306" w14:textId="60891FB8" w:rsidR="00421728" w:rsidRPr="00912112" w:rsidRDefault="005F61EF">
      <w:pPr>
        <w:pStyle w:val="ListParagraph"/>
        <w:spacing w:after="0" w:line="240" w:lineRule="auto"/>
        <w:ind w:left="709"/>
        <w:rPr>
          <w:ins w:id="720" w:author="Author"/>
          <w:rFonts w:eastAsiaTheme="minorEastAsia"/>
          <w:sz w:val="20"/>
          <w:szCs w:val="20"/>
          <w:rPrChange w:id="721" w:author="Author">
            <w:rPr>
              <w:ins w:id="722" w:author="Author"/>
            </w:rPr>
          </w:rPrChange>
        </w:rPr>
        <w:pPrChange w:id="723" w:author="Author">
          <w:pPr>
            <w:pStyle w:val="Heading1"/>
          </w:pPr>
        </w:pPrChange>
      </w:pPr>
      <w:ins w:id="724" w:author="Author">
        <w:r>
          <w:rPr>
            <w:noProof/>
          </w:rPr>
          <w:drawing>
            <wp:inline distT="0" distB="0" distL="0" distR="0" wp14:anchorId="03FA155D" wp14:editId="7EBF8868">
              <wp:extent cx="5943600" cy="149733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80">
                        <a:extLst>
                          <a:ext uri="{28A0092B-C50C-407E-A947-70E740481C1C}">
                            <a14:useLocalDpi xmlns:a14="http://schemas.microsoft.com/office/drawing/2010/main" val="0"/>
                          </a:ext>
                        </a:extLst>
                      </a:blip>
                      <a:stretch>
                        <a:fillRect/>
                      </a:stretch>
                    </pic:blipFill>
                    <pic:spPr>
                      <a:xfrm>
                        <a:off x="0" y="0"/>
                        <a:ext cx="5943600" cy="1497330"/>
                      </a:xfrm>
                      <a:prstGeom prst="rect">
                        <a:avLst/>
                      </a:prstGeom>
                    </pic:spPr>
                  </pic:pic>
                </a:graphicData>
              </a:graphic>
            </wp:inline>
          </w:drawing>
        </w:r>
      </w:ins>
    </w:p>
    <w:p w14:paraId="78DC919A" w14:textId="77777777" w:rsidR="008328CE" w:rsidRDefault="008328CE">
      <w:pPr>
        <w:rPr>
          <w:ins w:id="725" w:author="Author"/>
          <w:rFonts w:asciiTheme="majorHAnsi" w:eastAsiaTheme="majorEastAsia" w:hAnsiTheme="majorHAnsi" w:cstheme="majorBidi"/>
          <w:b/>
          <w:color w:val="2F5496" w:themeColor="accent1" w:themeShade="BF"/>
          <w:sz w:val="32"/>
          <w:szCs w:val="32"/>
        </w:rPr>
      </w:pPr>
      <w:ins w:id="726" w:author="Author">
        <w:r>
          <w:br w:type="page"/>
        </w:r>
      </w:ins>
    </w:p>
    <w:p w14:paraId="125EFF02" w14:textId="135D2EE4" w:rsidR="009A144B" w:rsidRPr="00C22B6E" w:rsidRDefault="64AD3C48">
      <w:pPr>
        <w:pStyle w:val="Heading1"/>
        <w:rPr>
          <w:ins w:id="727" w:author="Author"/>
        </w:rPr>
        <w:pPrChange w:id="728" w:author="Author">
          <w:pPr>
            <w:spacing w:line="257" w:lineRule="auto"/>
          </w:pPr>
        </w:pPrChange>
      </w:pPr>
      <w:ins w:id="729" w:author="Author">
        <w:r w:rsidRPr="1E13418C">
          <w:t>Post Deployment Tasks</w:t>
        </w:r>
        <w:r w:rsidR="00D96E6A">
          <w:t xml:space="preserve"> (Dynamics 365)</w:t>
        </w:r>
      </w:ins>
    </w:p>
    <w:p w14:paraId="38FE21E8" w14:textId="72048E02" w:rsidR="009A144B" w:rsidRPr="00533AAB" w:rsidRDefault="64AD3C48">
      <w:pPr>
        <w:spacing w:after="0" w:line="257" w:lineRule="auto"/>
        <w:rPr>
          <w:ins w:id="730" w:author="Author"/>
          <w:rFonts w:ascii="Segoe UI" w:eastAsia="Segoe UI" w:hAnsi="Segoe UI" w:cs="Segoe UI"/>
          <w:sz w:val="20"/>
          <w:szCs w:val="20"/>
          <w:rPrChange w:id="731" w:author="Author">
            <w:rPr>
              <w:ins w:id="732" w:author="Author"/>
              <w:rFonts w:ascii="Segoe UI" w:eastAsia="Segoe UI" w:hAnsi="Segoe UI" w:cs="Segoe UI"/>
            </w:rPr>
          </w:rPrChange>
        </w:rPr>
      </w:pPr>
      <w:ins w:id="733" w:author="Author">
        <w:r w:rsidRPr="00533AAB">
          <w:rPr>
            <w:rFonts w:ascii="Segoe UI" w:eastAsia="Segoe UI" w:hAnsi="Segoe UI" w:cs="Segoe UI"/>
            <w:sz w:val="20"/>
            <w:szCs w:val="20"/>
            <w:rPrChange w:id="734" w:author="Author">
              <w:rPr>
                <w:rFonts w:ascii="Segoe UI" w:eastAsia="Segoe UI" w:hAnsi="Segoe UI" w:cs="Segoe UI"/>
              </w:rPr>
            </w:rPrChange>
          </w:rPr>
          <w:t xml:space="preserve">Prior to leveraging Fundraising and Engagement key steps are required post setup of the environment within Dynamics 365. At least one configuration record populated with the Azure information and </w:t>
        </w:r>
        <w:del w:id="735" w:author="Author">
          <w:r w:rsidRPr="00533AAB" w:rsidDel="009C6276">
            <w:rPr>
              <w:rFonts w:ascii="Segoe UI" w:eastAsia="Segoe UI" w:hAnsi="Segoe UI" w:cs="Segoe UI"/>
              <w:sz w:val="20"/>
              <w:szCs w:val="20"/>
              <w:rPrChange w:id="736" w:author="Author">
                <w:rPr>
                  <w:rFonts w:ascii="Segoe UI" w:eastAsia="Segoe UI" w:hAnsi="Segoe UI" w:cs="Segoe UI"/>
                </w:rPr>
              </w:rPrChange>
            </w:rPr>
            <w:delText xml:space="preserve">keys </w:delText>
          </w:r>
        </w:del>
        <w:r w:rsidRPr="00533AAB">
          <w:rPr>
            <w:rFonts w:ascii="Segoe UI" w:eastAsia="Segoe UI" w:hAnsi="Segoe UI" w:cs="Segoe UI"/>
            <w:sz w:val="20"/>
            <w:szCs w:val="20"/>
            <w:rPrChange w:id="737" w:author="Author">
              <w:rPr>
                <w:rFonts w:ascii="Segoe UI" w:eastAsia="Segoe UI" w:hAnsi="Segoe UI" w:cs="Segoe UI"/>
              </w:rPr>
            </w:rPrChange>
          </w:rPr>
          <w:t xml:space="preserve">is required and all users need a configuration record to </w:t>
        </w:r>
        <w:del w:id="738" w:author="Author">
          <w:r w:rsidRPr="00533AAB" w:rsidDel="009C6276">
            <w:rPr>
              <w:rFonts w:ascii="Segoe UI" w:eastAsia="Segoe UI" w:hAnsi="Segoe UI" w:cs="Segoe UI"/>
              <w:sz w:val="20"/>
              <w:szCs w:val="20"/>
              <w:rPrChange w:id="739" w:author="Author">
                <w:rPr>
                  <w:rFonts w:ascii="Segoe UI" w:eastAsia="Segoe UI" w:hAnsi="Segoe UI" w:cs="Segoe UI"/>
                </w:rPr>
              </w:rPrChange>
            </w:rPr>
            <w:delText>eb</w:delText>
          </w:r>
        </w:del>
        <w:r w:rsidR="009C6276" w:rsidRPr="00533AAB">
          <w:rPr>
            <w:rFonts w:ascii="Segoe UI" w:eastAsia="Segoe UI" w:hAnsi="Segoe UI" w:cs="Segoe UI"/>
            <w:sz w:val="20"/>
            <w:szCs w:val="20"/>
            <w:rPrChange w:id="740" w:author="Author">
              <w:rPr>
                <w:rFonts w:ascii="Segoe UI" w:eastAsia="Segoe UI" w:hAnsi="Segoe UI" w:cs="Segoe UI"/>
              </w:rPr>
            </w:rPrChange>
          </w:rPr>
          <w:t>be</w:t>
        </w:r>
        <w:r w:rsidRPr="00533AAB">
          <w:rPr>
            <w:rFonts w:ascii="Segoe UI" w:eastAsia="Segoe UI" w:hAnsi="Segoe UI" w:cs="Segoe UI"/>
            <w:sz w:val="20"/>
            <w:szCs w:val="20"/>
            <w:rPrChange w:id="741" w:author="Author">
              <w:rPr>
                <w:rFonts w:ascii="Segoe UI" w:eastAsia="Segoe UI" w:hAnsi="Segoe UI" w:cs="Segoe UI"/>
              </w:rPr>
            </w:rPrChange>
          </w:rPr>
          <w:t xml:space="preserve"> assigned to </w:t>
        </w:r>
        <w:del w:id="742" w:author="Author">
          <w:r w:rsidRPr="00533AAB" w:rsidDel="009C6276">
            <w:rPr>
              <w:rFonts w:ascii="Segoe UI" w:eastAsia="Segoe UI" w:hAnsi="Segoe UI" w:cs="Segoe UI"/>
              <w:sz w:val="20"/>
              <w:szCs w:val="20"/>
              <w:rPrChange w:id="743" w:author="Author">
                <w:rPr>
                  <w:rFonts w:ascii="Segoe UI" w:eastAsia="Segoe UI" w:hAnsi="Segoe UI" w:cs="Segoe UI"/>
                </w:rPr>
              </w:rPrChange>
            </w:rPr>
            <w:delText>there</w:delText>
          </w:r>
        </w:del>
        <w:r w:rsidR="009C6276" w:rsidRPr="00533AAB">
          <w:rPr>
            <w:rFonts w:ascii="Segoe UI" w:eastAsia="Segoe UI" w:hAnsi="Segoe UI" w:cs="Segoe UI"/>
            <w:sz w:val="20"/>
            <w:szCs w:val="20"/>
            <w:rPrChange w:id="744" w:author="Author">
              <w:rPr>
                <w:rFonts w:ascii="Segoe UI" w:eastAsia="Segoe UI" w:hAnsi="Segoe UI" w:cs="Segoe UI"/>
              </w:rPr>
            </w:rPrChange>
          </w:rPr>
          <w:t>their</w:t>
        </w:r>
        <w:r w:rsidRPr="00533AAB">
          <w:rPr>
            <w:rFonts w:ascii="Segoe UI" w:eastAsia="Segoe UI" w:hAnsi="Segoe UI" w:cs="Segoe UI"/>
            <w:sz w:val="20"/>
            <w:szCs w:val="20"/>
            <w:rPrChange w:id="745" w:author="Author">
              <w:rPr>
                <w:rFonts w:ascii="Segoe UI" w:eastAsia="Segoe UI" w:hAnsi="Segoe UI" w:cs="Segoe UI"/>
              </w:rPr>
            </w:rPrChange>
          </w:rPr>
          <w:t xml:space="preserve"> user record prior to </w:t>
        </w:r>
        <w:del w:id="746" w:author="Author">
          <w:r w:rsidRPr="00533AAB" w:rsidDel="009C6276">
            <w:rPr>
              <w:rFonts w:ascii="Segoe UI" w:eastAsia="Segoe UI" w:hAnsi="Segoe UI" w:cs="Segoe UI"/>
              <w:sz w:val="20"/>
              <w:szCs w:val="20"/>
              <w:rPrChange w:id="747" w:author="Author">
                <w:rPr>
                  <w:rFonts w:ascii="Segoe UI" w:eastAsia="Segoe UI" w:hAnsi="Segoe UI" w:cs="Segoe UI"/>
                </w:rPr>
              </w:rPrChange>
            </w:rPr>
            <w:delText>using the system</w:delText>
          </w:r>
        </w:del>
        <w:r w:rsidR="009C6276" w:rsidRPr="00533AAB">
          <w:rPr>
            <w:rFonts w:ascii="Segoe UI" w:eastAsia="Segoe UI" w:hAnsi="Segoe UI" w:cs="Segoe UI"/>
            <w:sz w:val="20"/>
            <w:szCs w:val="20"/>
            <w:rPrChange w:id="748" w:author="Author">
              <w:rPr>
                <w:rFonts w:ascii="Segoe UI" w:eastAsia="Segoe UI" w:hAnsi="Segoe UI" w:cs="Segoe UI"/>
              </w:rPr>
            </w:rPrChange>
          </w:rPr>
          <w:t>use</w:t>
        </w:r>
        <w:r w:rsidRPr="00533AAB">
          <w:rPr>
            <w:rFonts w:ascii="Segoe UI" w:eastAsia="Segoe UI" w:hAnsi="Segoe UI" w:cs="Segoe UI"/>
            <w:sz w:val="20"/>
            <w:szCs w:val="20"/>
            <w:rPrChange w:id="749" w:author="Author">
              <w:rPr>
                <w:rFonts w:ascii="Segoe UI" w:eastAsia="Segoe UI" w:hAnsi="Segoe UI" w:cs="Segoe UI"/>
              </w:rPr>
            </w:rPrChange>
          </w:rPr>
          <w:t xml:space="preserve">. </w:t>
        </w:r>
      </w:ins>
    </w:p>
    <w:p w14:paraId="70CDE333" w14:textId="77777777" w:rsidR="009C6276" w:rsidRPr="00C22B6E" w:rsidRDefault="009C6276">
      <w:pPr>
        <w:spacing w:after="0" w:line="257" w:lineRule="auto"/>
        <w:rPr>
          <w:ins w:id="750" w:author="Author"/>
          <w:rFonts w:ascii="Segoe UI" w:eastAsia="Segoe UI" w:hAnsi="Segoe UI" w:cs="Segoe UI"/>
        </w:rPr>
        <w:pPrChange w:id="751" w:author="Author">
          <w:pPr/>
        </w:pPrChange>
      </w:pPr>
    </w:p>
    <w:p w14:paraId="3D85A3E2" w14:textId="7D2EC062" w:rsidR="009A144B" w:rsidRPr="00C22B6E" w:rsidRDefault="64AD3C48">
      <w:pPr>
        <w:pStyle w:val="Heading2"/>
        <w:rPr>
          <w:ins w:id="752" w:author="Author"/>
        </w:rPr>
        <w:pPrChange w:id="753" w:author="Author">
          <w:pPr>
            <w:spacing w:line="257" w:lineRule="auto"/>
          </w:pPr>
        </w:pPrChange>
      </w:pPr>
      <w:ins w:id="754" w:author="Author">
        <w:r w:rsidRPr="1E13418C">
          <w:t xml:space="preserve">Configuration Record Prerequisites </w:t>
        </w:r>
      </w:ins>
    </w:p>
    <w:p w14:paraId="57784188" w14:textId="0C7B8E27" w:rsidR="009A144B" w:rsidDel="005F3FB8" w:rsidRDefault="00A56BA9" w:rsidP="005F3FB8">
      <w:pPr>
        <w:pStyle w:val="ListParagraph"/>
        <w:spacing w:after="0" w:line="240" w:lineRule="auto"/>
        <w:ind w:left="0"/>
        <w:rPr>
          <w:del w:id="755" w:author="Author"/>
          <w:sz w:val="20"/>
          <w:szCs w:val="20"/>
        </w:rPr>
      </w:pPr>
      <w:ins w:id="756" w:author="Author">
        <w:r>
          <w:rPr>
            <w:sz w:val="20"/>
            <w:szCs w:val="20"/>
          </w:rPr>
          <w:t xml:space="preserve">The configuration record requires </w:t>
        </w:r>
        <w:r w:rsidR="00CC611B">
          <w:rPr>
            <w:sz w:val="20"/>
            <w:szCs w:val="20"/>
          </w:rPr>
          <w:t>five specific azure dependent configuration settings being in place</w:t>
        </w:r>
        <w:r w:rsidR="005F3FB8">
          <w:rPr>
            <w:sz w:val="20"/>
            <w:szCs w:val="20"/>
          </w:rPr>
          <w:t xml:space="preserve"> prior to use, these have been listed here along with how to retrieve the value from Azure</w:t>
        </w:r>
        <w:r w:rsidR="000D1EE2">
          <w:rPr>
            <w:sz w:val="20"/>
            <w:szCs w:val="20"/>
          </w:rPr>
          <w:t xml:space="preserve">. Note that the labels of the following </w:t>
        </w:r>
        <w:r w:rsidR="00523CB9">
          <w:rPr>
            <w:sz w:val="20"/>
            <w:szCs w:val="20"/>
          </w:rPr>
          <w:t xml:space="preserve">options match the </w:t>
        </w:r>
        <w:r w:rsidR="00225789">
          <w:rPr>
            <w:sz w:val="20"/>
            <w:szCs w:val="20"/>
          </w:rPr>
          <w:t xml:space="preserve">label of the </w:t>
        </w:r>
        <w:r w:rsidR="00462B0C">
          <w:rPr>
            <w:sz w:val="20"/>
            <w:szCs w:val="20"/>
          </w:rPr>
          <w:t>configuration record in Fundraising and Engagement.</w:t>
        </w:r>
        <w:del w:id="757" w:author="Author">
          <w:r w:rsidR="005F3FB8" w:rsidDel="000D1EE2">
            <w:rPr>
              <w:sz w:val="20"/>
              <w:szCs w:val="20"/>
            </w:rPr>
            <w:delText>:</w:delText>
          </w:r>
          <w:r w:rsidR="64AD3C48" w:rsidRPr="00533AAB" w:rsidDel="00533AAB">
            <w:rPr>
              <w:sz w:val="20"/>
              <w:szCs w:val="20"/>
            </w:rPr>
            <w:delText xml:space="preserve">From the AppSource catalogue, navigate to Fundraising and Engagement by first going to the </w:delText>
          </w:r>
          <w:r w:rsidR="009A144B" w:rsidRPr="00533AAB" w:rsidDel="00533AAB">
            <w:rPr>
              <w:sz w:val="20"/>
              <w:szCs w:val="20"/>
              <w:rPrChange w:id="758" w:author="Author">
                <w:rPr/>
              </w:rPrChange>
            </w:rPr>
            <w:fldChar w:fldCharType="begin"/>
          </w:r>
          <w:r w:rsidR="009A144B" w:rsidRPr="00533AAB" w:rsidDel="00533AAB">
            <w:rPr>
              <w:sz w:val="20"/>
              <w:szCs w:val="20"/>
              <w:rPrChange w:id="759" w:author="Author">
                <w:rPr/>
              </w:rPrChange>
            </w:rPr>
            <w:delInstrText xml:space="preserve">HYPERLINK "https://appsource.microsoft.com/" </w:delInstrText>
          </w:r>
          <w:r w:rsidR="009A144B" w:rsidRPr="00533AAB" w:rsidDel="00533AAB">
            <w:rPr>
              <w:sz w:val="20"/>
              <w:szCs w:val="20"/>
              <w:rPrChange w:id="760" w:author="Author">
                <w:rPr/>
              </w:rPrChange>
            </w:rPr>
            <w:fldChar w:fldCharType="separate"/>
          </w:r>
          <w:r w:rsidR="64AD3C48" w:rsidRPr="00533AAB" w:rsidDel="00533AAB">
            <w:rPr>
              <w:rStyle w:val="Hyperlink"/>
              <w:sz w:val="20"/>
              <w:szCs w:val="20"/>
            </w:rPr>
            <w:delText>AppSource</w:delText>
          </w:r>
          <w:r w:rsidR="009A144B" w:rsidRPr="00533AAB" w:rsidDel="00533AAB">
            <w:rPr>
              <w:sz w:val="20"/>
              <w:szCs w:val="20"/>
              <w:rPrChange w:id="761" w:author="Author">
                <w:rPr/>
              </w:rPrChange>
            </w:rPr>
            <w:fldChar w:fldCharType="end"/>
          </w:r>
          <w:r w:rsidR="64AD3C48" w:rsidRPr="00533AAB" w:rsidDel="00533AAB">
            <w:rPr>
              <w:sz w:val="20"/>
              <w:szCs w:val="20"/>
            </w:rPr>
            <w:delText xml:space="preserve"> home page. Then search for ‘Fundraising and Engagement.’ Once located select ‘GET IT NOW’.</w:delText>
          </w:r>
        </w:del>
      </w:ins>
    </w:p>
    <w:p w14:paraId="49871F3C" w14:textId="77777777" w:rsidR="005F3FB8" w:rsidRDefault="005F3FB8" w:rsidP="005F3FB8">
      <w:pPr>
        <w:spacing w:after="0" w:line="240" w:lineRule="auto"/>
        <w:rPr>
          <w:ins w:id="762" w:author="Author"/>
          <w:rFonts w:eastAsiaTheme="minorEastAsia"/>
          <w:sz w:val="20"/>
          <w:szCs w:val="20"/>
        </w:rPr>
      </w:pPr>
    </w:p>
    <w:p w14:paraId="7FD9BFC8" w14:textId="52CC9D64" w:rsidR="005F3FB8" w:rsidRPr="000D1EE2" w:rsidRDefault="004D22D1" w:rsidP="000B381B">
      <w:pPr>
        <w:pStyle w:val="ListParagraph"/>
        <w:numPr>
          <w:ilvl w:val="3"/>
          <w:numId w:val="12"/>
        </w:numPr>
        <w:spacing w:after="0" w:line="240" w:lineRule="auto"/>
        <w:ind w:left="709" w:hanging="425"/>
        <w:rPr>
          <w:ins w:id="763" w:author="Author"/>
          <w:rFonts w:eastAsiaTheme="minorEastAsia"/>
          <w:b/>
          <w:bCs/>
          <w:sz w:val="20"/>
          <w:szCs w:val="20"/>
          <w:rPrChange w:id="764" w:author="Author">
            <w:rPr>
              <w:ins w:id="765" w:author="Author"/>
              <w:rFonts w:eastAsiaTheme="minorEastAsia"/>
              <w:sz w:val="20"/>
              <w:szCs w:val="20"/>
            </w:rPr>
          </w:rPrChange>
        </w:rPr>
      </w:pPr>
      <w:ins w:id="766" w:author="Author">
        <w:r w:rsidRPr="000D1EE2">
          <w:rPr>
            <w:rFonts w:eastAsiaTheme="minorEastAsia"/>
            <w:b/>
            <w:bCs/>
            <w:sz w:val="20"/>
            <w:szCs w:val="20"/>
            <w:rPrChange w:id="767" w:author="Author">
              <w:rPr>
                <w:rFonts w:eastAsiaTheme="minorEastAsia"/>
                <w:sz w:val="20"/>
                <w:szCs w:val="20"/>
              </w:rPr>
            </w:rPrChange>
          </w:rPr>
          <w:t xml:space="preserve">Azure </w:t>
        </w:r>
        <w:r w:rsidR="00E550EC" w:rsidRPr="000D1EE2">
          <w:rPr>
            <w:rFonts w:eastAsiaTheme="minorEastAsia"/>
            <w:b/>
            <w:bCs/>
            <w:sz w:val="20"/>
            <w:szCs w:val="20"/>
            <w:rPrChange w:id="768" w:author="Author">
              <w:rPr>
                <w:rFonts w:eastAsiaTheme="minorEastAsia"/>
                <w:sz w:val="20"/>
                <w:szCs w:val="20"/>
              </w:rPr>
            </w:rPrChange>
          </w:rPr>
          <w:t>Web API URL:</w:t>
        </w:r>
      </w:ins>
    </w:p>
    <w:p w14:paraId="4F039601" w14:textId="34624FB2" w:rsidR="005A1C92" w:rsidRDefault="5D9626B8" w:rsidP="35373224">
      <w:pPr>
        <w:pStyle w:val="ListParagraph"/>
        <w:spacing w:after="0" w:line="240" w:lineRule="auto"/>
        <w:ind w:left="709"/>
        <w:rPr>
          <w:ins w:id="769" w:author="Author"/>
          <w:rFonts w:eastAsiaTheme="minorEastAsia"/>
          <w:sz w:val="20"/>
          <w:szCs w:val="20"/>
        </w:rPr>
      </w:pPr>
      <w:ins w:id="770" w:author="Author">
        <w:r>
          <w:rPr>
            <w:noProof/>
          </w:rPr>
          <w:drawing>
            <wp:inline distT="0" distB="0" distL="0" distR="0" wp14:anchorId="333F4BF9" wp14:editId="2567EFAE">
              <wp:extent cx="5426530" cy="51879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81">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8700"/>
                      <a:stretch>
                        <a:fillRect/>
                      </a:stretch>
                    </pic:blipFill>
                    <pic:spPr>
                      <a:xfrm>
                        <a:off x="0" y="0"/>
                        <a:ext cx="5426530" cy="518795"/>
                      </a:xfrm>
                      <a:prstGeom prst="rect">
                        <a:avLst/>
                      </a:prstGeom>
                    </pic:spPr>
                  </pic:pic>
                </a:graphicData>
              </a:graphic>
            </wp:inline>
          </w:drawing>
        </w:r>
      </w:ins>
    </w:p>
    <w:p w14:paraId="61A4CE8C" w14:textId="4F6EEA28" w:rsidR="00E76653" w:rsidRDefault="00E76653" w:rsidP="00E76653">
      <w:pPr>
        <w:pStyle w:val="ListParagraph"/>
        <w:numPr>
          <w:ilvl w:val="0"/>
          <w:numId w:val="16"/>
        </w:numPr>
        <w:spacing w:after="0" w:line="240" w:lineRule="auto"/>
        <w:rPr>
          <w:ins w:id="771" w:author="Author"/>
          <w:rFonts w:eastAsiaTheme="minorEastAsia"/>
          <w:sz w:val="20"/>
          <w:szCs w:val="20"/>
        </w:rPr>
      </w:pPr>
      <w:ins w:id="772" w:author="Author">
        <w:r>
          <w:rPr>
            <w:rFonts w:eastAsiaTheme="minorEastAsia"/>
            <w:sz w:val="20"/>
            <w:szCs w:val="20"/>
          </w:rPr>
          <w:t xml:space="preserve">Locate the azure </w:t>
        </w:r>
        <w:r w:rsidR="00190F52">
          <w:rPr>
            <w:rFonts w:eastAsiaTheme="minorEastAsia"/>
            <w:sz w:val="20"/>
            <w:szCs w:val="20"/>
          </w:rPr>
          <w:t>Web App that is hosting your AP</w:t>
        </w:r>
        <w:r w:rsidR="00983437">
          <w:rPr>
            <w:rFonts w:eastAsiaTheme="minorEastAsia"/>
            <w:sz w:val="20"/>
            <w:szCs w:val="20"/>
          </w:rPr>
          <w:t>I</w:t>
        </w:r>
        <w:del w:id="773" w:author="Author">
          <w:r w:rsidR="00190F52" w:rsidDel="00983437">
            <w:rPr>
              <w:rFonts w:eastAsiaTheme="minorEastAsia"/>
              <w:sz w:val="20"/>
              <w:szCs w:val="20"/>
            </w:rPr>
            <w:delText>U</w:delText>
          </w:r>
        </w:del>
        <w:r w:rsidR="00190F52">
          <w:rPr>
            <w:rFonts w:eastAsiaTheme="minorEastAsia"/>
            <w:sz w:val="20"/>
            <w:szCs w:val="20"/>
          </w:rPr>
          <w:t xml:space="preserve"> components</w:t>
        </w:r>
      </w:ins>
    </w:p>
    <w:p w14:paraId="496A21B7" w14:textId="6978D057" w:rsidR="004B4DF7" w:rsidRDefault="004B4DF7" w:rsidP="00E76653">
      <w:pPr>
        <w:pStyle w:val="ListParagraph"/>
        <w:numPr>
          <w:ilvl w:val="0"/>
          <w:numId w:val="16"/>
        </w:numPr>
        <w:spacing w:after="0" w:line="240" w:lineRule="auto"/>
        <w:rPr>
          <w:ins w:id="774" w:author="Author"/>
          <w:rFonts w:eastAsiaTheme="minorEastAsia"/>
          <w:sz w:val="20"/>
          <w:szCs w:val="20"/>
        </w:rPr>
      </w:pPr>
      <w:ins w:id="775" w:author="Author">
        <w:r>
          <w:rPr>
            <w:rFonts w:eastAsiaTheme="minorEastAsia"/>
            <w:sz w:val="20"/>
            <w:szCs w:val="20"/>
          </w:rPr>
          <w:t>From the General tab, locate the URL</w:t>
        </w:r>
      </w:ins>
    </w:p>
    <w:p w14:paraId="45B51B41" w14:textId="639516C0" w:rsidR="00056DF7" w:rsidDel="009419F5" w:rsidRDefault="00D33A9D">
      <w:pPr>
        <w:pStyle w:val="ListParagraph"/>
        <w:numPr>
          <w:ilvl w:val="0"/>
          <w:numId w:val="16"/>
        </w:numPr>
        <w:spacing w:after="0" w:line="240" w:lineRule="auto"/>
        <w:rPr>
          <w:ins w:id="776" w:author="Author"/>
          <w:del w:id="777" w:author="Author"/>
          <w:rFonts w:eastAsiaTheme="minorEastAsia"/>
          <w:sz w:val="20"/>
          <w:szCs w:val="20"/>
        </w:rPr>
      </w:pPr>
      <w:ins w:id="778" w:author="Author">
        <w:r w:rsidRPr="009419F5">
          <w:rPr>
            <w:rFonts w:eastAsiaTheme="minorEastAsia"/>
            <w:sz w:val="20"/>
            <w:szCs w:val="20"/>
          </w:rPr>
          <w:t xml:space="preserve">Paste the URL into the </w:t>
        </w:r>
        <w:r w:rsidR="00EE2755" w:rsidRPr="009419F5">
          <w:rPr>
            <w:rFonts w:eastAsiaTheme="minorEastAsia"/>
            <w:sz w:val="20"/>
            <w:szCs w:val="20"/>
          </w:rPr>
          <w:t>‘Azure Web API URL’ field and append /api/ to it – the full URL must look as so:</w:t>
        </w:r>
        <w:r w:rsidR="009419F5" w:rsidRPr="009419F5">
          <w:rPr>
            <w:rFonts w:eastAsiaTheme="minorEastAsia"/>
            <w:sz w:val="20"/>
            <w:szCs w:val="20"/>
          </w:rPr>
          <w:t xml:space="preserve"> </w:t>
        </w:r>
      </w:ins>
    </w:p>
    <w:p w14:paraId="24B1A78E" w14:textId="3821EC69" w:rsidR="00EE2755" w:rsidRDefault="009419F5" w:rsidP="006F1CAA">
      <w:pPr>
        <w:pStyle w:val="ListParagraph"/>
        <w:numPr>
          <w:ilvl w:val="0"/>
          <w:numId w:val="16"/>
        </w:numPr>
        <w:spacing w:after="0" w:line="240" w:lineRule="auto"/>
        <w:rPr>
          <w:ins w:id="779" w:author="Author"/>
          <w:rFonts w:eastAsiaTheme="minorEastAsia"/>
          <w:sz w:val="20"/>
          <w:szCs w:val="20"/>
        </w:rPr>
      </w:pPr>
      <w:ins w:id="780" w:author="Author">
        <w:r w:rsidRPr="009419F5">
          <w:rPr>
            <w:rFonts w:eastAsiaTheme="minorEastAsia"/>
            <w:sz w:val="20"/>
            <w:szCs w:val="20"/>
            <w:rPrChange w:id="781" w:author="Author">
              <w:rPr>
                <w:rFonts w:eastAsiaTheme="minorEastAsia"/>
                <w:sz w:val="20"/>
                <w:szCs w:val="20"/>
              </w:rPr>
            </w:rPrChange>
          </w:rPr>
          <w:fldChar w:fldCharType="begin"/>
        </w:r>
        <w:r w:rsidRPr="009419F5">
          <w:rPr>
            <w:rFonts w:eastAsiaTheme="minorEastAsia"/>
            <w:sz w:val="20"/>
            <w:szCs w:val="20"/>
          </w:rPr>
          <w:instrText xml:space="preserve"> HYPERLINK "https://fundraising-yourexample-dev.azurewebsites.net/api/" </w:instrText>
        </w:r>
        <w:r w:rsidRPr="009419F5">
          <w:rPr>
            <w:rFonts w:eastAsiaTheme="minorEastAsia"/>
            <w:sz w:val="20"/>
            <w:szCs w:val="20"/>
            <w:rPrChange w:id="782" w:author="Author">
              <w:rPr>
                <w:rFonts w:eastAsiaTheme="minorEastAsia"/>
                <w:sz w:val="20"/>
                <w:szCs w:val="20"/>
              </w:rPr>
            </w:rPrChange>
          </w:rPr>
          <w:fldChar w:fldCharType="separate"/>
        </w:r>
        <w:r w:rsidRPr="009419F5">
          <w:rPr>
            <w:rStyle w:val="Hyperlink"/>
            <w:rFonts w:eastAsiaTheme="minorEastAsia"/>
            <w:sz w:val="20"/>
            <w:szCs w:val="20"/>
          </w:rPr>
          <w:t>https://fundraising-yourexample-dev.azurewebsites.net/api/</w:t>
        </w:r>
        <w:r w:rsidRPr="009419F5">
          <w:rPr>
            <w:rFonts w:eastAsiaTheme="minorEastAsia"/>
            <w:sz w:val="20"/>
            <w:szCs w:val="20"/>
            <w:rPrChange w:id="783" w:author="Author">
              <w:rPr>
                <w:rFonts w:eastAsiaTheme="minorEastAsia"/>
                <w:sz w:val="20"/>
                <w:szCs w:val="20"/>
              </w:rPr>
            </w:rPrChange>
          </w:rPr>
          <w:fldChar w:fldCharType="end"/>
        </w:r>
        <w:r w:rsidRPr="009419F5">
          <w:rPr>
            <w:rFonts w:eastAsiaTheme="minorEastAsia"/>
            <w:sz w:val="20"/>
            <w:szCs w:val="20"/>
          </w:rPr>
          <w:t xml:space="preserve"> </w:t>
        </w:r>
      </w:ins>
    </w:p>
    <w:p w14:paraId="579A9CCE" w14:textId="77777777" w:rsidR="009419F5" w:rsidRPr="009419F5" w:rsidRDefault="009419F5">
      <w:pPr>
        <w:pStyle w:val="ListParagraph"/>
        <w:spacing w:after="0" w:line="240" w:lineRule="auto"/>
        <w:ind w:left="1069"/>
        <w:rPr>
          <w:ins w:id="784" w:author="Author"/>
          <w:rFonts w:eastAsiaTheme="minorEastAsia"/>
          <w:sz w:val="20"/>
          <w:szCs w:val="20"/>
          <w:rPrChange w:id="785" w:author="Author">
            <w:rPr>
              <w:ins w:id="786" w:author="Author"/>
            </w:rPr>
          </w:rPrChange>
        </w:rPr>
        <w:pPrChange w:id="787" w:author="Author">
          <w:pPr>
            <w:pStyle w:val="ListParagraph"/>
            <w:numPr>
              <w:ilvl w:val="3"/>
              <w:numId w:val="12"/>
            </w:numPr>
            <w:spacing w:after="0" w:line="240" w:lineRule="auto"/>
            <w:ind w:left="2880" w:hanging="360"/>
          </w:pPr>
        </w:pPrChange>
      </w:pPr>
    </w:p>
    <w:p w14:paraId="4B5EE7F9" w14:textId="287E5D1F" w:rsidR="00E550EC" w:rsidRPr="000D1EE2" w:rsidRDefault="00335B7B" w:rsidP="000B381B">
      <w:pPr>
        <w:pStyle w:val="ListParagraph"/>
        <w:numPr>
          <w:ilvl w:val="3"/>
          <w:numId w:val="12"/>
        </w:numPr>
        <w:spacing w:after="0" w:line="240" w:lineRule="auto"/>
        <w:ind w:left="709" w:hanging="425"/>
        <w:rPr>
          <w:ins w:id="788" w:author="Author"/>
          <w:rFonts w:eastAsiaTheme="minorEastAsia"/>
          <w:b/>
          <w:bCs/>
          <w:sz w:val="20"/>
          <w:szCs w:val="20"/>
          <w:rPrChange w:id="789" w:author="Author">
            <w:rPr>
              <w:ins w:id="790" w:author="Author"/>
              <w:rFonts w:eastAsiaTheme="minorEastAsia"/>
              <w:sz w:val="20"/>
              <w:szCs w:val="20"/>
            </w:rPr>
          </w:rPrChange>
        </w:rPr>
      </w:pPr>
      <w:ins w:id="791" w:author="Author">
        <w:r w:rsidRPr="000D1EE2">
          <w:rPr>
            <w:rFonts w:eastAsiaTheme="minorEastAsia"/>
            <w:b/>
            <w:bCs/>
            <w:sz w:val="20"/>
            <w:szCs w:val="20"/>
            <w:rPrChange w:id="792" w:author="Author">
              <w:rPr>
                <w:rFonts w:eastAsiaTheme="minorEastAsia"/>
                <w:sz w:val="20"/>
                <w:szCs w:val="20"/>
              </w:rPr>
            </w:rPrChange>
          </w:rPr>
          <w:t>API Padlock Token:</w:t>
        </w:r>
      </w:ins>
    </w:p>
    <w:p w14:paraId="589B5DBE" w14:textId="3A9824C0" w:rsidR="005A1C92" w:rsidRDefault="75E8580A" w:rsidP="005A1C92">
      <w:pPr>
        <w:pStyle w:val="ListParagraph"/>
        <w:rPr>
          <w:ins w:id="793" w:author="Author"/>
          <w:rFonts w:eastAsiaTheme="minorEastAsia"/>
          <w:sz w:val="20"/>
          <w:szCs w:val="20"/>
        </w:rPr>
      </w:pPr>
      <w:ins w:id="794" w:author="Author">
        <w:r>
          <w:rPr>
            <w:noProof/>
          </w:rPr>
          <w:drawing>
            <wp:inline distT="0" distB="0" distL="0" distR="0" wp14:anchorId="065865E2" wp14:editId="75624CD2">
              <wp:extent cx="5438097" cy="533333"/>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82">
                        <a:extLst>
                          <a:ext uri="{28A0092B-C50C-407E-A947-70E740481C1C}">
                            <a14:useLocalDpi xmlns:a14="http://schemas.microsoft.com/office/drawing/2010/main" val="0"/>
                          </a:ext>
                        </a:extLst>
                      </a:blip>
                      <a:stretch>
                        <a:fillRect/>
                      </a:stretch>
                    </pic:blipFill>
                    <pic:spPr>
                      <a:xfrm>
                        <a:off x="0" y="0"/>
                        <a:ext cx="5438097" cy="533333"/>
                      </a:xfrm>
                      <a:prstGeom prst="rect">
                        <a:avLst/>
                      </a:prstGeom>
                    </pic:spPr>
                  </pic:pic>
                </a:graphicData>
              </a:graphic>
            </wp:inline>
          </w:drawing>
        </w:r>
      </w:ins>
    </w:p>
    <w:p w14:paraId="7DB5A73A" w14:textId="77777777" w:rsidR="001F3A7A" w:rsidRDefault="001F3A7A" w:rsidP="001F3A7A">
      <w:pPr>
        <w:pStyle w:val="ListParagraph"/>
        <w:numPr>
          <w:ilvl w:val="0"/>
          <w:numId w:val="19"/>
        </w:numPr>
        <w:spacing w:after="0" w:line="240" w:lineRule="auto"/>
        <w:rPr>
          <w:ins w:id="795" w:author="Author"/>
          <w:rFonts w:eastAsiaTheme="minorEastAsia"/>
          <w:sz w:val="20"/>
          <w:szCs w:val="20"/>
        </w:rPr>
      </w:pPr>
      <w:ins w:id="796" w:author="Author">
        <w:r>
          <w:rPr>
            <w:rFonts w:eastAsiaTheme="minorEastAsia"/>
            <w:sz w:val="20"/>
            <w:szCs w:val="20"/>
          </w:rPr>
          <w:t>Locate the azure Web App that is hosting your API components</w:t>
        </w:r>
      </w:ins>
    </w:p>
    <w:p w14:paraId="1AFFA950" w14:textId="54DA4981" w:rsidR="001F3A7A" w:rsidRDefault="007869BD" w:rsidP="001F3A7A">
      <w:pPr>
        <w:pStyle w:val="ListParagraph"/>
        <w:numPr>
          <w:ilvl w:val="0"/>
          <w:numId w:val="19"/>
        </w:numPr>
        <w:spacing w:after="0" w:line="240" w:lineRule="auto"/>
        <w:rPr>
          <w:ins w:id="797" w:author="Author"/>
          <w:rFonts w:eastAsiaTheme="minorEastAsia"/>
          <w:sz w:val="20"/>
          <w:szCs w:val="20"/>
        </w:rPr>
      </w:pPr>
      <w:ins w:id="798" w:author="Author">
        <w:r>
          <w:rPr>
            <w:rFonts w:eastAsiaTheme="minorEastAsia"/>
            <w:sz w:val="20"/>
            <w:szCs w:val="20"/>
          </w:rPr>
          <w:t>Under Settings navigate to Configuration</w:t>
        </w:r>
        <w:del w:id="799" w:author="Author">
          <w:r w:rsidDel="0032379B">
            <w:rPr>
              <w:rFonts w:eastAsiaTheme="minorEastAsia"/>
              <w:sz w:val="20"/>
              <w:szCs w:val="20"/>
            </w:rPr>
            <w:delText xml:space="preserve">, </w:delText>
          </w:r>
          <w:r w:rsidR="001F3A7A" w:rsidDel="007869BD">
            <w:rPr>
              <w:rFonts w:eastAsiaTheme="minorEastAsia"/>
              <w:sz w:val="20"/>
              <w:szCs w:val="20"/>
            </w:rPr>
            <w:delText xml:space="preserve">From the configuration </w:delText>
          </w:r>
        </w:del>
      </w:ins>
    </w:p>
    <w:p w14:paraId="5DAA29E5" w14:textId="4B5239CB" w:rsidR="0032379B" w:rsidRDefault="0032379B" w:rsidP="001F3A7A">
      <w:pPr>
        <w:pStyle w:val="ListParagraph"/>
        <w:numPr>
          <w:ilvl w:val="0"/>
          <w:numId w:val="19"/>
        </w:numPr>
        <w:spacing w:after="0" w:line="240" w:lineRule="auto"/>
        <w:rPr>
          <w:ins w:id="800" w:author="Author"/>
          <w:rFonts w:eastAsiaTheme="minorEastAsia"/>
          <w:sz w:val="20"/>
          <w:szCs w:val="20"/>
        </w:rPr>
      </w:pPr>
      <w:ins w:id="801" w:author="Author">
        <w:r>
          <w:rPr>
            <w:rFonts w:eastAsiaTheme="minorEastAsia"/>
            <w:sz w:val="20"/>
            <w:szCs w:val="20"/>
          </w:rPr>
          <w:t xml:space="preserve">Locate and view the </w:t>
        </w:r>
        <w:r w:rsidR="008A69EE">
          <w:rPr>
            <w:rFonts w:eastAsiaTheme="minorEastAsia"/>
            <w:sz w:val="20"/>
            <w:szCs w:val="20"/>
          </w:rPr>
          <w:t>‘</w:t>
        </w:r>
        <w:r w:rsidR="008A69EE" w:rsidRPr="008A69EE">
          <w:rPr>
            <w:rFonts w:eastAsiaTheme="minorEastAsia"/>
            <w:sz w:val="20"/>
            <w:szCs w:val="20"/>
          </w:rPr>
          <w:t>APIKeys:GatewayAPIKey</w:t>
        </w:r>
        <w:r w:rsidR="008A69EE">
          <w:rPr>
            <w:rFonts w:eastAsiaTheme="minorEastAsia"/>
            <w:sz w:val="20"/>
            <w:szCs w:val="20"/>
          </w:rPr>
          <w:t>’ configuration contents</w:t>
        </w:r>
      </w:ins>
    </w:p>
    <w:p w14:paraId="457DB580" w14:textId="739D8376" w:rsidR="008A69EE" w:rsidRDefault="2409918D">
      <w:pPr>
        <w:pStyle w:val="ListParagraph"/>
        <w:numPr>
          <w:ilvl w:val="0"/>
          <w:numId w:val="19"/>
        </w:numPr>
        <w:spacing w:after="0" w:line="240" w:lineRule="auto"/>
        <w:rPr>
          <w:ins w:id="802" w:author="Author"/>
          <w:rFonts w:eastAsiaTheme="minorEastAsia"/>
          <w:sz w:val="20"/>
          <w:szCs w:val="20"/>
        </w:rPr>
        <w:pPrChange w:id="803" w:author="Author">
          <w:pPr>
            <w:pStyle w:val="ListParagraph"/>
            <w:numPr>
              <w:numId w:val="16"/>
            </w:numPr>
            <w:spacing w:after="0" w:line="240" w:lineRule="auto"/>
            <w:ind w:left="1069" w:hanging="360"/>
          </w:pPr>
        </w:pPrChange>
      </w:pPr>
      <w:ins w:id="804" w:author="Author">
        <w:r w:rsidRPr="35373224">
          <w:rPr>
            <w:rFonts w:eastAsiaTheme="minorEastAsia"/>
            <w:sz w:val="20"/>
            <w:szCs w:val="20"/>
          </w:rPr>
          <w:t>Update the ‘API Padlock Token’ with this value – the full value should look as s</w:t>
        </w:r>
        <w:r w:rsidR="68E8E8D1" w:rsidRPr="35373224">
          <w:rPr>
            <w:rFonts w:eastAsiaTheme="minorEastAsia"/>
            <w:sz w:val="20"/>
            <w:szCs w:val="20"/>
          </w:rPr>
          <w:t xml:space="preserve">o: </w:t>
        </w:r>
        <w:r w:rsidR="7AD0858E" w:rsidRPr="35373224">
          <w:rPr>
            <w:rFonts w:eastAsiaTheme="minorEastAsia"/>
            <w:sz w:val="20"/>
            <w:szCs w:val="20"/>
          </w:rPr>
          <w:t>G5745386-6X71-4C5Q-8412-8654HH2DF297</w:t>
        </w:r>
        <w:del w:id="805" w:author="Author">
          <w:r w:rsidR="008A69EE" w:rsidRPr="35373224" w:rsidDel="2409918D">
            <w:rPr>
              <w:rFonts w:eastAsiaTheme="minorEastAsia"/>
              <w:sz w:val="20"/>
              <w:szCs w:val="20"/>
            </w:rPr>
            <w:delText>uch</w:delText>
          </w:r>
        </w:del>
      </w:ins>
    </w:p>
    <w:p w14:paraId="4C7481C4" w14:textId="3FF6E4D5" w:rsidR="00F01D20" w:rsidRPr="005A1C92" w:rsidDel="001F3A7A" w:rsidRDefault="00F01D20">
      <w:pPr>
        <w:pStyle w:val="ListParagraph"/>
        <w:numPr>
          <w:ilvl w:val="0"/>
          <w:numId w:val="17"/>
        </w:numPr>
        <w:rPr>
          <w:ins w:id="806" w:author="Author"/>
          <w:del w:id="807" w:author="Author"/>
          <w:rFonts w:eastAsiaTheme="minorEastAsia"/>
          <w:sz w:val="20"/>
          <w:szCs w:val="20"/>
          <w:rPrChange w:id="808" w:author="Author">
            <w:rPr>
              <w:ins w:id="809" w:author="Author"/>
              <w:del w:id="810" w:author="Author"/>
            </w:rPr>
          </w:rPrChange>
        </w:rPr>
        <w:pPrChange w:id="811" w:author="Author">
          <w:pPr>
            <w:pStyle w:val="ListParagraph"/>
            <w:numPr>
              <w:ilvl w:val="3"/>
              <w:numId w:val="12"/>
            </w:numPr>
            <w:spacing w:after="0" w:line="240" w:lineRule="auto"/>
            <w:ind w:left="709" w:hanging="425"/>
          </w:pPr>
        </w:pPrChange>
      </w:pPr>
      <w:ins w:id="812" w:author="Author">
        <w:del w:id="813" w:author="Author">
          <w:r w:rsidRPr="35373224" w:rsidDel="4AF8E260">
            <w:rPr>
              <w:rFonts w:eastAsiaTheme="minorEastAsia"/>
              <w:sz w:val="20"/>
              <w:szCs w:val="20"/>
            </w:rPr>
            <w:delText>Locate the Azure Backgroudn</w:delText>
          </w:r>
          <w:r w:rsidRPr="35373224" w:rsidDel="56C0BBDC">
            <w:rPr>
              <w:rFonts w:eastAsiaTheme="minorEastAsia"/>
              <w:sz w:val="20"/>
              <w:szCs w:val="20"/>
            </w:rPr>
            <w:delText>Background</w:delText>
          </w:r>
          <w:r w:rsidRPr="35373224" w:rsidDel="4AF8E260">
            <w:rPr>
              <w:rFonts w:eastAsiaTheme="minorEastAsia"/>
              <w:sz w:val="20"/>
              <w:szCs w:val="20"/>
            </w:rPr>
            <w:delText xml:space="preserve"> Functions </w:delText>
          </w:r>
          <w:r w:rsidRPr="35373224" w:rsidDel="38EB3ABF">
            <w:rPr>
              <w:rFonts w:eastAsiaTheme="minorEastAsia"/>
              <w:sz w:val="20"/>
              <w:szCs w:val="20"/>
            </w:rPr>
            <w:delText>application</w:delText>
          </w:r>
        </w:del>
      </w:ins>
    </w:p>
    <w:p w14:paraId="796FFF20" w14:textId="77777777" w:rsidR="005A1C92" w:rsidRDefault="005A1C92">
      <w:pPr>
        <w:pStyle w:val="ListParagraph"/>
        <w:spacing w:after="0" w:line="240" w:lineRule="auto"/>
        <w:ind w:left="709"/>
        <w:rPr>
          <w:ins w:id="814" w:author="Author"/>
          <w:rFonts w:eastAsiaTheme="minorEastAsia"/>
          <w:sz w:val="20"/>
          <w:szCs w:val="20"/>
        </w:rPr>
        <w:pPrChange w:id="815" w:author="Author">
          <w:pPr>
            <w:pStyle w:val="ListParagraph"/>
            <w:numPr>
              <w:ilvl w:val="3"/>
              <w:numId w:val="12"/>
            </w:numPr>
            <w:spacing w:after="0" w:line="240" w:lineRule="auto"/>
            <w:ind w:left="2880" w:hanging="360"/>
          </w:pPr>
        </w:pPrChange>
      </w:pPr>
    </w:p>
    <w:p w14:paraId="7FFB1813" w14:textId="754C7426" w:rsidR="00335B7B" w:rsidRPr="000D1EE2" w:rsidRDefault="000B381B" w:rsidP="000B381B">
      <w:pPr>
        <w:pStyle w:val="ListParagraph"/>
        <w:numPr>
          <w:ilvl w:val="3"/>
          <w:numId w:val="12"/>
        </w:numPr>
        <w:spacing w:after="0" w:line="240" w:lineRule="auto"/>
        <w:ind w:left="709" w:hanging="425"/>
        <w:rPr>
          <w:ins w:id="816" w:author="Author"/>
          <w:rFonts w:eastAsiaTheme="minorEastAsia"/>
          <w:b/>
          <w:bCs/>
          <w:sz w:val="20"/>
          <w:szCs w:val="20"/>
          <w:rPrChange w:id="817" w:author="Author">
            <w:rPr>
              <w:ins w:id="818" w:author="Author"/>
              <w:rFonts w:eastAsiaTheme="minorEastAsia"/>
              <w:sz w:val="20"/>
              <w:szCs w:val="20"/>
            </w:rPr>
          </w:rPrChange>
        </w:rPr>
      </w:pPr>
      <w:ins w:id="819" w:author="Author">
        <w:r w:rsidRPr="000D1EE2">
          <w:rPr>
            <w:rFonts w:eastAsiaTheme="minorEastAsia"/>
            <w:b/>
            <w:bCs/>
            <w:sz w:val="20"/>
            <w:szCs w:val="20"/>
            <w:rPrChange w:id="820" w:author="Author">
              <w:rPr>
                <w:rFonts w:eastAsiaTheme="minorEastAsia"/>
                <w:sz w:val="20"/>
                <w:szCs w:val="20"/>
              </w:rPr>
            </w:rPrChange>
          </w:rPr>
          <w:t>Background Services Web Job URL:</w:t>
        </w:r>
      </w:ins>
    </w:p>
    <w:p w14:paraId="15026E7C" w14:textId="79C69F5B" w:rsidR="005A1C92" w:rsidRDefault="30E0CBDF" w:rsidP="35373224">
      <w:pPr>
        <w:pStyle w:val="ListParagraph"/>
        <w:spacing w:after="0" w:line="240" w:lineRule="auto"/>
        <w:ind w:left="709"/>
        <w:rPr>
          <w:ins w:id="821" w:author="Author"/>
          <w:rFonts w:eastAsiaTheme="minorEastAsia"/>
          <w:sz w:val="20"/>
          <w:szCs w:val="20"/>
        </w:rPr>
      </w:pPr>
      <w:ins w:id="822" w:author="Author">
        <w:r>
          <w:rPr>
            <w:noProof/>
          </w:rPr>
          <w:drawing>
            <wp:inline distT="0" distB="0" distL="0" distR="0" wp14:anchorId="23C7EC35" wp14:editId="0F546996">
              <wp:extent cx="5519058" cy="574040"/>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83">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7143"/>
                      <a:stretch>
                        <a:fillRect/>
                      </a:stretch>
                    </pic:blipFill>
                    <pic:spPr>
                      <a:xfrm>
                        <a:off x="0" y="0"/>
                        <a:ext cx="5519058" cy="574040"/>
                      </a:xfrm>
                      <a:prstGeom prst="rect">
                        <a:avLst/>
                      </a:prstGeom>
                    </pic:spPr>
                  </pic:pic>
                </a:graphicData>
              </a:graphic>
            </wp:inline>
          </w:drawing>
        </w:r>
      </w:ins>
    </w:p>
    <w:p w14:paraId="3F9D25E5" w14:textId="77777777" w:rsidR="001F3A7A" w:rsidRDefault="001F3A7A" w:rsidP="001F3A7A">
      <w:pPr>
        <w:pStyle w:val="ListParagraph"/>
        <w:numPr>
          <w:ilvl w:val="0"/>
          <w:numId w:val="18"/>
        </w:numPr>
        <w:rPr>
          <w:ins w:id="823" w:author="Author"/>
          <w:rFonts w:eastAsiaTheme="minorEastAsia"/>
          <w:sz w:val="20"/>
          <w:szCs w:val="20"/>
        </w:rPr>
      </w:pPr>
      <w:ins w:id="824" w:author="Author">
        <w:r>
          <w:rPr>
            <w:rFonts w:eastAsiaTheme="minorEastAsia"/>
            <w:sz w:val="20"/>
            <w:szCs w:val="20"/>
          </w:rPr>
          <w:t>Locate the Azure Background Functions application</w:t>
        </w:r>
      </w:ins>
    </w:p>
    <w:p w14:paraId="4CDA8531" w14:textId="25BB938D" w:rsidR="0050703C" w:rsidRDefault="0050703C" w:rsidP="001F3A7A">
      <w:pPr>
        <w:pStyle w:val="ListParagraph"/>
        <w:numPr>
          <w:ilvl w:val="0"/>
          <w:numId w:val="18"/>
        </w:numPr>
        <w:rPr>
          <w:ins w:id="825" w:author="Author"/>
          <w:rFonts w:eastAsiaTheme="minorEastAsia"/>
          <w:sz w:val="20"/>
          <w:szCs w:val="20"/>
        </w:rPr>
      </w:pPr>
      <w:ins w:id="826" w:author="Author">
        <w:r>
          <w:rPr>
            <w:rFonts w:eastAsiaTheme="minorEastAsia"/>
            <w:sz w:val="20"/>
            <w:szCs w:val="20"/>
          </w:rPr>
          <w:t xml:space="preserve">Under </w:t>
        </w:r>
        <w:del w:id="827" w:author="Author">
          <w:r w:rsidDel="0017288A">
            <w:rPr>
              <w:rFonts w:eastAsiaTheme="minorEastAsia"/>
              <w:sz w:val="20"/>
              <w:szCs w:val="20"/>
            </w:rPr>
            <w:delText>Functions</w:delText>
          </w:r>
        </w:del>
        <w:r w:rsidR="0017288A">
          <w:rPr>
            <w:rFonts w:eastAsiaTheme="minorEastAsia"/>
            <w:sz w:val="20"/>
            <w:szCs w:val="20"/>
          </w:rPr>
          <w:t>Overview</w:t>
        </w:r>
        <w:r>
          <w:rPr>
            <w:rFonts w:eastAsiaTheme="minorEastAsia"/>
            <w:sz w:val="20"/>
            <w:szCs w:val="20"/>
          </w:rPr>
          <w:t xml:space="preserve">, </w:t>
        </w:r>
        <w:del w:id="828" w:author="Author">
          <w:r w:rsidDel="002C006D">
            <w:rPr>
              <w:rFonts w:eastAsiaTheme="minorEastAsia"/>
              <w:sz w:val="20"/>
              <w:szCs w:val="20"/>
            </w:rPr>
            <w:delText>select Functions</w:delText>
          </w:r>
        </w:del>
        <w:r w:rsidR="002C006D">
          <w:rPr>
            <w:rFonts w:eastAsiaTheme="minorEastAsia"/>
            <w:sz w:val="20"/>
            <w:szCs w:val="20"/>
          </w:rPr>
          <w:t>view the URL</w:t>
        </w:r>
      </w:ins>
    </w:p>
    <w:p w14:paraId="42D1CCE1" w14:textId="1A1F7849" w:rsidR="0050703C" w:rsidRDefault="00122C39" w:rsidP="001F3A7A">
      <w:pPr>
        <w:pStyle w:val="ListParagraph"/>
        <w:numPr>
          <w:ilvl w:val="0"/>
          <w:numId w:val="18"/>
        </w:numPr>
        <w:rPr>
          <w:ins w:id="829" w:author="Author"/>
          <w:rFonts w:eastAsiaTheme="minorEastAsia"/>
          <w:sz w:val="20"/>
          <w:szCs w:val="20"/>
        </w:rPr>
      </w:pPr>
      <w:ins w:id="830" w:author="Author">
        <w:r>
          <w:rPr>
            <w:rFonts w:eastAsiaTheme="minorEastAsia"/>
            <w:sz w:val="20"/>
            <w:szCs w:val="20"/>
          </w:rPr>
          <w:t xml:space="preserve">Locate and view the </w:t>
        </w:r>
        <w:r w:rsidR="004A64FF">
          <w:rPr>
            <w:rFonts w:eastAsiaTheme="minorEastAsia"/>
            <w:sz w:val="20"/>
            <w:szCs w:val="20"/>
          </w:rPr>
          <w:t>function ‘Data</w:t>
        </w:r>
        <w:del w:id="831" w:author="Author">
          <w:r w:rsidR="004A64FF" w:rsidDel="005E14ED">
            <w:rPr>
              <w:rFonts w:eastAsiaTheme="minorEastAsia"/>
              <w:sz w:val="20"/>
              <w:szCs w:val="20"/>
            </w:rPr>
            <w:delText>p</w:delText>
          </w:r>
        </w:del>
        <w:r w:rsidR="005E14ED">
          <w:rPr>
            <w:rFonts w:eastAsiaTheme="minorEastAsia"/>
            <w:sz w:val="20"/>
            <w:szCs w:val="20"/>
          </w:rPr>
          <w:t>P</w:t>
        </w:r>
        <w:r w:rsidR="004A64FF">
          <w:rPr>
            <w:rFonts w:eastAsiaTheme="minorEastAsia"/>
            <w:sz w:val="20"/>
            <w:szCs w:val="20"/>
          </w:rPr>
          <w:t>ushHttp’</w:t>
        </w:r>
      </w:ins>
    </w:p>
    <w:p w14:paraId="3C6DAA1E" w14:textId="5FC0C58D" w:rsidR="005E14ED" w:rsidRPr="009E7D9B" w:rsidRDefault="002C006D" w:rsidP="001F3A7A">
      <w:pPr>
        <w:pStyle w:val="ListParagraph"/>
        <w:numPr>
          <w:ilvl w:val="0"/>
          <w:numId w:val="18"/>
        </w:numPr>
        <w:rPr>
          <w:ins w:id="832" w:author="Author"/>
          <w:rFonts w:eastAsiaTheme="minorEastAsia"/>
          <w:sz w:val="20"/>
          <w:szCs w:val="20"/>
        </w:rPr>
      </w:pPr>
      <w:ins w:id="833" w:author="Author">
        <w:r w:rsidRPr="009E7D9B">
          <w:rPr>
            <w:rFonts w:eastAsiaTheme="minorEastAsia"/>
            <w:sz w:val="20"/>
            <w:szCs w:val="20"/>
          </w:rPr>
          <w:t>Paste the URL into the ‘</w:t>
        </w:r>
        <w:r w:rsidRPr="002C006D">
          <w:rPr>
            <w:rFonts w:eastAsiaTheme="minorEastAsia"/>
            <w:sz w:val="20"/>
            <w:szCs w:val="20"/>
          </w:rPr>
          <w:t>Background Services Web Job URL</w:t>
        </w:r>
        <w:r w:rsidRPr="009E7D9B">
          <w:rPr>
            <w:rFonts w:eastAsiaTheme="minorEastAsia"/>
            <w:sz w:val="20"/>
            <w:szCs w:val="20"/>
          </w:rPr>
          <w:t xml:space="preserve">’ field </w:t>
        </w:r>
        <w:del w:id="834" w:author="Author">
          <w:r w:rsidRPr="009E7D9B" w:rsidDel="00250B53">
            <w:rPr>
              <w:rFonts w:eastAsiaTheme="minorEastAsia"/>
              <w:sz w:val="20"/>
              <w:szCs w:val="20"/>
            </w:rPr>
            <w:delText>and append /api/ to it</w:delText>
          </w:r>
        </w:del>
        <w:r w:rsidR="00250B53">
          <w:rPr>
            <w:rFonts w:eastAsiaTheme="minorEastAsia"/>
            <w:sz w:val="20"/>
            <w:szCs w:val="20"/>
          </w:rPr>
          <w:t>as is</w:t>
        </w:r>
        <w:r w:rsidRPr="009E7D9B">
          <w:rPr>
            <w:rFonts w:eastAsiaTheme="minorEastAsia"/>
            <w:sz w:val="20"/>
            <w:szCs w:val="20"/>
          </w:rPr>
          <w:t xml:space="preserve"> – the full URL must look as so:</w:t>
        </w:r>
        <w:r w:rsidR="009F23E1" w:rsidRPr="009F23E1">
          <w:t xml:space="preserve"> </w:t>
        </w:r>
        <w:r w:rsidR="009F23E1">
          <w:rPr>
            <w:rFonts w:eastAsiaTheme="minorEastAsia"/>
            <w:sz w:val="20"/>
            <w:szCs w:val="20"/>
          </w:rPr>
          <w:fldChar w:fldCharType="begin"/>
        </w:r>
        <w:r w:rsidR="009F23E1">
          <w:rPr>
            <w:rFonts w:eastAsiaTheme="minorEastAsia"/>
            <w:sz w:val="20"/>
            <w:szCs w:val="20"/>
          </w:rPr>
          <w:instrText xml:space="preserve"> HYPERLINK "</w:instrText>
        </w:r>
        <w:r w:rsidR="009F23E1" w:rsidRPr="009F23E1">
          <w:rPr>
            <w:rFonts w:eastAsiaTheme="minorEastAsia"/>
            <w:sz w:val="20"/>
            <w:szCs w:val="20"/>
          </w:rPr>
          <w:instrText>https://fundraising-yourbackgroundservices-dev.azurewebsites.net</w:instrText>
        </w:r>
        <w:r w:rsidR="009F23E1">
          <w:rPr>
            <w:rFonts w:eastAsiaTheme="minorEastAsia"/>
            <w:sz w:val="20"/>
            <w:szCs w:val="20"/>
          </w:rPr>
          <w:instrText xml:space="preserve">" </w:instrText>
        </w:r>
        <w:r w:rsidR="009F23E1">
          <w:rPr>
            <w:rFonts w:eastAsiaTheme="minorEastAsia"/>
            <w:sz w:val="20"/>
            <w:szCs w:val="20"/>
          </w:rPr>
          <w:fldChar w:fldCharType="separate"/>
        </w:r>
        <w:r w:rsidR="009F23E1" w:rsidRPr="000375DE">
          <w:rPr>
            <w:rStyle w:val="Hyperlink"/>
            <w:rFonts w:eastAsiaTheme="minorEastAsia"/>
            <w:sz w:val="20"/>
            <w:szCs w:val="20"/>
          </w:rPr>
          <w:t>https://fundraising-yourbackgroundservices-dev.azurewebsites.net</w:t>
        </w:r>
        <w:r w:rsidR="009F23E1">
          <w:rPr>
            <w:rFonts w:eastAsiaTheme="minorEastAsia"/>
            <w:sz w:val="20"/>
            <w:szCs w:val="20"/>
          </w:rPr>
          <w:fldChar w:fldCharType="end"/>
        </w:r>
        <w:r w:rsidR="009F23E1">
          <w:rPr>
            <w:rFonts w:eastAsiaTheme="minorEastAsia"/>
            <w:sz w:val="20"/>
            <w:szCs w:val="20"/>
          </w:rPr>
          <w:t xml:space="preserve"> </w:t>
        </w:r>
      </w:ins>
    </w:p>
    <w:p w14:paraId="3F29BF50" w14:textId="77777777" w:rsidR="001F3A7A" w:rsidRDefault="001F3A7A" w:rsidP="005A1C92">
      <w:pPr>
        <w:pStyle w:val="ListParagraph"/>
        <w:spacing w:after="0" w:line="240" w:lineRule="auto"/>
        <w:ind w:left="709"/>
        <w:rPr>
          <w:ins w:id="835" w:author="Author"/>
          <w:rFonts w:eastAsiaTheme="minorEastAsia"/>
          <w:sz w:val="20"/>
          <w:szCs w:val="20"/>
        </w:rPr>
      </w:pPr>
    </w:p>
    <w:p w14:paraId="0425E87E" w14:textId="01678C4A" w:rsidR="009F23E1" w:rsidRDefault="009F23E1">
      <w:pPr>
        <w:rPr>
          <w:ins w:id="836" w:author="Author"/>
          <w:rFonts w:eastAsiaTheme="minorEastAsia"/>
          <w:sz w:val="20"/>
          <w:szCs w:val="20"/>
        </w:rPr>
      </w:pPr>
      <w:ins w:id="837" w:author="Author">
        <w:r>
          <w:rPr>
            <w:rFonts w:eastAsiaTheme="minorEastAsia"/>
            <w:sz w:val="20"/>
            <w:szCs w:val="20"/>
          </w:rPr>
          <w:br w:type="page"/>
        </w:r>
      </w:ins>
    </w:p>
    <w:p w14:paraId="7C7DB318" w14:textId="77777777" w:rsidR="00B84B95" w:rsidRDefault="00B84B95">
      <w:pPr>
        <w:pStyle w:val="ListParagraph"/>
        <w:spacing w:after="0" w:line="240" w:lineRule="auto"/>
        <w:ind w:left="709"/>
        <w:rPr>
          <w:ins w:id="838" w:author="Author"/>
          <w:rFonts w:eastAsiaTheme="minorEastAsia"/>
          <w:sz w:val="20"/>
          <w:szCs w:val="20"/>
        </w:rPr>
        <w:pPrChange w:id="839" w:author="Author">
          <w:pPr>
            <w:pStyle w:val="ListParagraph"/>
            <w:numPr>
              <w:ilvl w:val="3"/>
              <w:numId w:val="12"/>
            </w:numPr>
            <w:spacing w:after="0" w:line="240" w:lineRule="auto"/>
            <w:ind w:left="2880" w:hanging="360"/>
          </w:pPr>
        </w:pPrChange>
      </w:pPr>
    </w:p>
    <w:p w14:paraId="4E8FE0C5" w14:textId="2E392B4F" w:rsidR="000B381B" w:rsidRPr="000D1EE2" w:rsidRDefault="000B381B" w:rsidP="000B381B">
      <w:pPr>
        <w:pStyle w:val="ListParagraph"/>
        <w:numPr>
          <w:ilvl w:val="3"/>
          <w:numId w:val="12"/>
        </w:numPr>
        <w:spacing w:after="0" w:line="240" w:lineRule="auto"/>
        <w:ind w:left="709" w:hanging="425"/>
        <w:rPr>
          <w:ins w:id="840" w:author="Author"/>
          <w:rFonts w:eastAsiaTheme="minorEastAsia"/>
          <w:b/>
          <w:bCs/>
          <w:sz w:val="20"/>
          <w:szCs w:val="20"/>
          <w:rPrChange w:id="841" w:author="Author">
            <w:rPr>
              <w:ins w:id="842" w:author="Author"/>
              <w:rFonts w:eastAsiaTheme="minorEastAsia"/>
              <w:sz w:val="20"/>
              <w:szCs w:val="20"/>
            </w:rPr>
          </w:rPrChange>
        </w:rPr>
      </w:pPr>
      <w:ins w:id="843" w:author="Author">
        <w:r w:rsidRPr="000D1EE2">
          <w:rPr>
            <w:rFonts w:eastAsiaTheme="minorEastAsia"/>
            <w:b/>
            <w:bCs/>
            <w:sz w:val="20"/>
            <w:szCs w:val="20"/>
            <w:rPrChange w:id="844" w:author="Author">
              <w:rPr>
                <w:rFonts w:eastAsiaTheme="minorEastAsia"/>
                <w:sz w:val="20"/>
                <w:szCs w:val="20"/>
              </w:rPr>
            </w:rPrChange>
          </w:rPr>
          <w:t>Bank Run Security Key:</w:t>
        </w:r>
      </w:ins>
    </w:p>
    <w:p w14:paraId="529782DD" w14:textId="53DC5C72" w:rsidR="005A1C92" w:rsidRDefault="1D82B2BB" w:rsidP="35373224">
      <w:pPr>
        <w:pStyle w:val="ListParagraph"/>
        <w:rPr>
          <w:ins w:id="845" w:author="Author"/>
          <w:rFonts w:eastAsiaTheme="minorEastAsia"/>
          <w:sz w:val="20"/>
          <w:szCs w:val="20"/>
        </w:rPr>
      </w:pPr>
      <w:ins w:id="846" w:author="Author">
        <w:r>
          <w:rPr>
            <w:noProof/>
          </w:rPr>
          <w:drawing>
            <wp:inline distT="0" distB="0" distL="0" distR="0" wp14:anchorId="430DE8BB" wp14:editId="7BFDECBD">
              <wp:extent cx="5802088" cy="550545"/>
              <wp:effectExtent l="0" t="0" r="825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84">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2381"/>
                      <a:stretch>
                        <a:fillRect/>
                      </a:stretch>
                    </pic:blipFill>
                    <pic:spPr>
                      <a:xfrm>
                        <a:off x="0" y="0"/>
                        <a:ext cx="5802088" cy="550545"/>
                      </a:xfrm>
                      <a:prstGeom prst="rect">
                        <a:avLst/>
                      </a:prstGeom>
                    </pic:spPr>
                  </pic:pic>
                </a:graphicData>
              </a:graphic>
            </wp:inline>
          </w:drawing>
        </w:r>
      </w:ins>
    </w:p>
    <w:p w14:paraId="507C7F42" w14:textId="77777777" w:rsidR="009F23E1" w:rsidRDefault="009F23E1" w:rsidP="009F23E1">
      <w:pPr>
        <w:pStyle w:val="ListParagraph"/>
        <w:numPr>
          <w:ilvl w:val="0"/>
          <w:numId w:val="20"/>
        </w:numPr>
        <w:rPr>
          <w:ins w:id="847" w:author="Author"/>
          <w:rFonts w:eastAsiaTheme="minorEastAsia"/>
          <w:sz w:val="20"/>
          <w:szCs w:val="20"/>
        </w:rPr>
      </w:pPr>
      <w:ins w:id="848" w:author="Author">
        <w:r>
          <w:rPr>
            <w:rFonts w:eastAsiaTheme="minorEastAsia"/>
            <w:sz w:val="20"/>
            <w:szCs w:val="20"/>
          </w:rPr>
          <w:t>Locate the Azure Background Functions application</w:t>
        </w:r>
      </w:ins>
    </w:p>
    <w:p w14:paraId="25829325" w14:textId="65E58598" w:rsidR="00B0120B" w:rsidRDefault="00B0120B" w:rsidP="009F23E1">
      <w:pPr>
        <w:pStyle w:val="ListParagraph"/>
        <w:numPr>
          <w:ilvl w:val="0"/>
          <w:numId w:val="20"/>
        </w:numPr>
        <w:rPr>
          <w:ins w:id="849" w:author="Author"/>
          <w:rFonts w:eastAsiaTheme="minorEastAsia"/>
          <w:sz w:val="20"/>
          <w:szCs w:val="20"/>
        </w:rPr>
      </w:pPr>
      <w:ins w:id="850" w:author="Author">
        <w:r>
          <w:rPr>
            <w:rFonts w:eastAsiaTheme="minorEastAsia"/>
            <w:sz w:val="20"/>
            <w:szCs w:val="20"/>
          </w:rPr>
          <w:t>Under Functions, select Functions</w:t>
        </w:r>
      </w:ins>
    </w:p>
    <w:p w14:paraId="733E193C" w14:textId="0BCE9D9E" w:rsidR="00B0120B" w:rsidRDefault="00B0120B" w:rsidP="009F23E1">
      <w:pPr>
        <w:pStyle w:val="ListParagraph"/>
        <w:numPr>
          <w:ilvl w:val="0"/>
          <w:numId w:val="20"/>
        </w:numPr>
        <w:rPr>
          <w:ins w:id="851" w:author="Author"/>
          <w:rFonts w:eastAsiaTheme="minorEastAsia"/>
          <w:sz w:val="20"/>
          <w:szCs w:val="20"/>
        </w:rPr>
      </w:pPr>
      <w:ins w:id="852" w:author="Author">
        <w:r>
          <w:rPr>
            <w:rFonts w:eastAsiaTheme="minorEastAsia"/>
            <w:sz w:val="20"/>
            <w:szCs w:val="20"/>
          </w:rPr>
          <w:t>Navigate to and select the ‘BankRun’ function</w:t>
        </w:r>
      </w:ins>
    </w:p>
    <w:p w14:paraId="5309228B" w14:textId="39F2A467" w:rsidR="00B0120B" w:rsidRDefault="00717C31" w:rsidP="009F23E1">
      <w:pPr>
        <w:pStyle w:val="ListParagraph"/>
        <w:numPr>
          <w:ilvl w:val="0"/>
          <w:numId w:val="20"/>
        </w:numPr>
        <w:rPr>
          <w:ins w:id="853" w:author="Author"/>
          <w:rFonts w:eastAsiaTheme="minorEastAsia"/>
          <w:sz w:val="20"/>
          <w:szCs w:val="20"/>
        </w:rPr>
      </w:pPr>
      <w:ins w:id="854" w:author="Author">
        <w:r>
          <w:rPr>
            <w:rFonts w:eastAsiaTheme="minorEastAsia"/>
            <w:sz w:val="20"/>
            <w:szCs w:val="20"/>
          </w:rPr>
          <w:t>Once the function opens in the new window, select ‘</w:t>
        </w:r>
        <w:del w:id="855" w:author="Author">
          <w:r w:rsidDel="00F81643">
            <w:rPr>
              <w:rFonts w:eastAsiaTheme="minorEastAsia"/>
              <w:sz w:val="20"/>
              <w:szCs w:val="20"/>
            </w:rPr>
            <w:delText>Integration’</w:delText>
          </w:r>
        </w:del>
        <w:r w:rsidR="00F81643">
          <w:rPr>
            <w:rFonts w:eastAsiaTheme="minorEastAsia"/>
            <w:sz w:val="20"/>
            <w:szCs w:val="20"/>
          </w:rPr>
          <w:t>Overview’</w:t>
        </w:r>
      </w:ins>
    </w:p>
    <w:p w14:paraId="0606167F" w14:textId="58BECB39" w:rsidR="00717C31" w:rsidRDefault="00B0719E" w:rsidP="009F23E1">
      <w:pPr>
        <w:pStyle w:val="ListParagraph"/>
        <w:numPr>
          <w:ilvl w:val="0"/>
          <w:numId w:val="20"/>
        </w:numPr>
        <w:rPr>
          <w:ins w:id="856" w:author="Author"/>
          <w:rFonts w:eastAsiaTheme="minorEastAsia"/>
          <w:sz w:val="20"/>
          <w:szCs w:val="20"/>
        </w:rPr>
      </w:pPr>
      <w:ins w:id="857" w:author="Author">
        <w:r>
          <w:rPr>
            <w:rFonts w:eastAsiaTheme="minorEastAsia"/>
            <w:sz w:val="20"/>
            <w:szCs w:val="20"/>
          </w:rPr>
          <w:t>Select ‘Get Function Url’</w:t>
        </w:r>
      </w:ins>
    </w:p>
    <w:p w14:paraId="74D76737" w14:textId="64804D39" w:rsidR="0006003E" w:rsidRDefault="0006003E" w:rsidP="009F23E1">
      <w:pPr>
        <w:pStyle w:val="ListParagraph"/>
        <w:numPr>
          <w:ilvl w:val="0"/>
          <w:numId w:val="20"/>
        </w:numPr>
        <w:rPr>
          <w:ins w:id="858" w:author="Author"/>
          <w:rFonts w:eastAsiaTheme="minorEastAsia"/>
          <w:sz w:val="20"/>
          <w:szCs w:val="20"/>
        </w:rPr>
      </w:pPr>
      <w:ins w:id="859" w:author="Author">
        <w:r>
          <w:rPr>
            <w:rFonts w:eastAsiaTheme="minorEastAsia"/>
            <w:sz w:val="20"/>
            <w:szCs w:val="20"/>
          </w:rPr>
          <w:t xml:space="preserve">In the URL, copy the entire value after the </w:t>
        </w:r>
        <w:r w:rsidR="00E42221">
          <w:rPr>
            <w:rFonts w:eastAsiaTheme="minorEastAsia"/>
            <w:sz w:val="20"/>
            <w:szCs w:val="20"/>
          </w:rPr>
          <w:t>‘</w:t>
        </w:r>
        <w:r w:rsidR="00E42221" w:rsidRPr="00E42221">
          <w:rPr>
            <w:rFonts w:eastAsiaTheme="minorEastAsia"/>
            <w:sz w:val="20"/>
            <w:szCs w:val="20"/>
          </w:rPr>
          <w:t>?code=</w:t>
        </w:r>
        <w:r w:rsidR="00E42221">
          <w:rPr>
            <w:rFonts w:eastAsiaTheme="minorEastAsia"/>
            <w:sz w:val="20"/>
            <w:szCs w:val="20"/>
          </w:rPr>
          <w:t>’</w:t>
        </w:r>
      </w:ins>
    </w:p>
    <w:p w14:paraId="34E143AF" w14:textId="3167164F" w:rsidR="00C754E5" w:rsidRPr="00BF47BE" w:rsidRDefault="32836F86">
      <w:pPr>
        <w:pStyle w:val="ListParagraph"/>
        <w:numPr>
          <w:ilvl w:val="0"/>
          <w:numId w:val="20"/>
        </w:numPr>
        <w:rPr>
          <w:ins w:id="860" w:author="Author"/>
          <w:rFonts w:eastAsiaTheme="minorEastAsia"/>
          <w:i/>
          <w:iCs/>
          <w:sz w:val="20"/>
          <w:szCs w:val="20"/>
          <w:rPrChange w:id="861" w:author="Author">
            <w:rPr>
              <w:ins w:id="862" w:author="Author"/>
              <w:rFonts w:eastAsiaTheme="minorEastAsia"/>
              <w:sz w:val="20"/>
              <w:szCs w:val="20"/>
            </w:rPr>
          </w:rPrChange>
        </w:rPr>
        <w:pPrChange w:id="863" w:author="Author">
          <w:pPr>
            <w:pStyle w:val="ListParagraph"/>
            <w:numPr>
              <w:numId w:val="18"/>
            </w:numPr>
            <w:ind w:left="1080" w:hanging="360"/>
          </w:pPr>
        </w:pPrChange>
      </w:pPr>
      <w:ins w:id="864" w:author="Author">
        <w:r w:rsidRPr="35373224">
          <w:rPr>
            <w:rFonts w:eastAsiaTheme="minorEastAsia"/>
            <w:sz w:val="20"/>
            <w:szCs w:val="20"/>
          </w:rPr>
          <w:t xml:space="preserve">Update the ‘Bank Run Security Key’ value with that of the copied URL value, the result should look as so: </w:t>
        </w:r>
        <w:r w:rsidR="16343204" w:rsidRPr="35373224">
          <w:rPr>
            <w:rFonts w:eastAsiaTheme="minorEastAsia"/>
            <w:i/>
            <w:iCs/>
            <w:sz w:val="20"/>
            <w:szCs w:val="20"/>
            <w:rPrChange w:id="865" w:author="Author">
              <w:rPr>
                <w:rFonts w:eastAsiaTheme="minorEastAsia"/>
                <w:sz w:val="20"/>
                <w:szCs w:val="20"/>
              </w:rPr>
            </w:rPrChange>
          </w:rPr>
          <w:t>a5RSdPgNdTKyUMEZe2BCHsdkcmonm4t8ngfnwmc2o5Pu99g78ks7RzuiHnmODbECfPSQ==</w:t>
        </w:r>
      </w:ins>
    </w:p>
    <w:p w14:paraId="2785BBA5" w14:textId="77777777" w:rsidR="009F23E1" w:rsidRPr="005A1C92" w:rsidRDefault="009F23E1">
      <w:pPr>
        <w:pStyle w:val="ListParagraph"/>
        <w:rPr>
          <w:ins w:id="866" w:author="Author"/>
          <w:rFonts w:eastAsiaTheme="minorEastAsia"/>
          <w:sz w:val="20"/>
          <w:szCs w:val="20"/>
          <w:rPrChange w:id="867" w:author="Author">
            <w:rPr>
              <w:ins w:id="868" w:author="Author"/>
            </w:rPr>
          </w:rPrChange>
        </w:rPr>
        <w:pPrChange w:id="869" w:author="Author">
          <w:pPr>
            <w:pStyle w:val="ListParagraph"/>
            <w:numPr>
              <w:ilvl w:val="3"/>
              <w:numId w:val="12"/>
            </w:numPr>
            <w:spacing w:after="0" w:line="240" w:lineRule="auto"/>
            <w:ind w:left="709" w:hanging="425"/>
          </w:pPr>
        </w:pPrChange>
      </w:pPr>
    </w:p>
    <w:p w14:paraId="7A881B98" w14:textId="77777777" w:rsidR="005A1C92" w:rsidRDefault="005A1C92">
      <w:pPr>
        <w:pStyle w:val="ListParagraph"/>
        <w:spacing w:after="0" w:line="240" w:lineRule="auto"/>
        <w:ind w:left="709"/>
        <w:rPr>
          <w:ins w:id="870" w:author="Author"/>
          <w:rFonts w:eastAsiaTheme="minorEastAsia"/>
          <w:sz w:val="20"/>
          <w:szCs w:val="20"/>
        </w:rPr>
        <w:pPrChange w:id="871" w:author="Author">
          <w:pPr>
            <w:pStyle w:val="ListParagraph"/>
            <w:numPr>
              <w:ilvl w:val="3"/>
              <w:numId w:val="12"/>
            </w:numPr>
            <w:spacing w:after="0" w:line="240" w:lineRule="auto"/>
            <w:ind w:left="2880" w:hanging="360"/>
          </w:pPr>
        </w:pPrChange>
      </w:pPr>
    </w:p>
    <w:p w14:paraId="2F4050CF" w14:textId="040165C0" w:rsidR="000B381B" w:rsidRPr="000D1EE2" w:rsidRDefault="000B381B" w:rsidP="000B381B">
      <w:pPr>
        <w:pStyle w:val="ListParagraph"/>
        <w:numPr>
          <w:ilvl w:val="3"/>
          <w:numId w:val="12"/>
        </w:numPr>
        <w:spacing w:after="0" w:line="240" w:lineRule="auto"/>
        <w:ind w:left="709" w:hanging="425"/>
        <w:rPr>
          <w:ins w:id="872" w:author="Author"/>
          <w:rFonts w:eastAsiaTheme="minorEastAsia"/>
          <w:b/>
          <w:bCs/>
          <w:sz w:val="20"/>
          <w:szCs w:val="20"/>
          <w:rPrChange w:id="873" w:author="Author">
            <w:rPr>
              <w:ins w:id="874" w:author="Author"/>
              <w:rFonts w:eastAsiaTheme="minorEastAsia"/>
              <w:sz w:val="20"/>
              <w:szCs w:val="20"/>
            </w:rPr>
          </w:rPrChange>
        </w:rPr>
      </w:pPr>
      <w:ins w:id="875" w:author="Author">
        <w:r w:rsidRPr="000D1EE2">
          <w:rPr>
            <w:rFonts w:eastAsiaTheme="minorEastAsia"/>
            <w:b/>
            <w:bCs/>
            <w:sz w:val="20"/>
            <w:szCs w:val="20"/>
            <w:rPrChange w:id="876" w:author="Author">
              <w:rPr>
                <w:rFonts w:eastAsiaTheme="minorEastAsia"/>
                <w:sz w:val="20"/>
                <w:szCs w:val="20"/>
              </w:rPr>
            </w:rPrChange>
          </w:rPr>
          <w:t>Yearly Giving Security Key:</w:t>
        </w:r>
      </w:ins>
    </w:p>
    <w:p w14:paraId="05B351D8" w14:textId="47D35AF4" w:rsidR="005A1C92" w:rsidRDefault="58419FAE" w:rsidP="35373224">
      <w:pPr>
        <w:pStyle w:val="ListParagraph"/>
        <w:spacing w:after="0" w:line="240" w:lineRule="auto"/>
        <w:ind w:left="709"/>
        <w:rPr>
          <w:ins w:id="877" w:author="Author"/>
          <w:rFonts w:eastAsiaTheme="minorEastAsia"/>
          <w:sz w:val="20"/>
          <w:szCs w:val="20"/>
        </w:rPr>
      </w:pPr>
      <w:ins w:id="878" w:author="Author">
        <w:r>
          <w:rPr>
            <w:noProof/>
          </w:rPr>
          <w:drawing>
            <wp:inline distT="0" distB="0" distL="0" distR="0" wp14:anchorId="4B33E815" wp14:editId="5A81F53A">
              <wp:extent cx="5796642" cy="5422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85">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2473"/>
                      <a:stretch>
                        <a:fillRect/>
                      </a:stretch>
                    </pic:blipFill>
                    <pic:spPr>
                      <a:xfrm>
                        <a:off x="0" y="0"/>
                        <a:ext cx="5796642" cy="542290"/>
                      </a:xfrm>
                      <a:prstGeom prst="rect">
                        <a:avLst/>
                      </a:prstGeom>
                    </pic:spPr>
                  </pic:pic>
                </a:graphicData>
              </a:graphic>
            </wp:inline>
          </w:drawing>
        </w:r>
      </w:ins>
    </w:p>
    <w:p w14:paraId="5D459C3C" w14:textId="77777777" w:rsidR="00490807" w:rsidRDefault="00490807" w:rsidP="00490807">
      <w:pPr>
        <w:pStyle w:val="ListParagraph"/>
        <w:numPr>
          <w:ilvl w:val="0"/>
          <w:numId w:val="21"/>
        </w:numPr>
        <w:rPr>
          <w:ins w:id="879" w:author="Author"/>
          <w:rFonts w:eastAsiaTheme="minorEastAsia"/>
          <w:sz w:val="20"/>
          <w:szCs w:val="20"/>
        </w:rPr>
      </w:pPr>
      <w:ins w:id="880" w:author="Author">
        <w:r>
          <w:rPr>
            <w:rFonts w:eastAsiaTheme="minorEastAsia"/>
            <w:sz w:val="20"/>
            <w:szCs w:val="20"/>
          </w:rPr>
          <w:t>Locate the Azure Background Functions application</w:t>
        </w:r>
      </w:ins>
    </w:p>
    <w:p w14:paraId="5287A13B" w14:textId="77777777" w:rsidR="00490807" w:rsidRDefault="00490807" w:rsidP="00490807">
      <w:pPr>
        <w:pStyle w:val="ListParagraph"/>
        <w:numPr>
          <w:ilvl w:val="0"/>
          <w:numId w:val="21"/>
        </w:numPr>
        <w:rPr>
          <w:ins w:id="881" w:author="Author"/>
          <w:rFonts w:eastAsiaTheme="minorEastAsia"/>
          <w:sz w:val="20"/>
          <w:szCs w:val="20"/>
        </w:rPr>
      </w:pPr>
      <w:ins w:id="882" w:author="Author">
        <w:r>
          <w:rPr>
            <w:rFonts w:eastAsiaTheme="minorEastAsia"/>
            <w:sz w:val="20"/>
            <w:szCs w:val="20"/>
          </w:rPr>
          <w:t>Under Functions, select Functions</w:t>
        </w:r>
      </w:ins>
    </w:p>
    <w:p w14:paraId="384142CE" w14:textId="199F4B87" w:rsidR="00490807" w:rsidRDefault="00490807" w:rsidP="00490807">
      <w:pPr>
        <w:pStyle w:val="ListParagraph"/>
        <w:numPr>
          <w:ilvl w:val="0"/>
          <w:numId w:val="21"/>
        </w:numPr>
        <w:rPr>
          <w:ins w:id="883" w:author="Author"/>
          <w:rFonts w:eastAsiaTheme="minorEastAsia"/>
          <w:sz w:val="20"/>
          <w:szCs w:val="20"/>
        </w:rPr>
      </w:pPr>
      <w:ins w:id="884" w:author="Author">
        <w:r>
          <w:rPr>
            <w:rFonts w:eastAsiaTheme="minorEastAsia"/>
            <w:sz w:val="20"/>
            <w:szCs w:val="20"/>
          </w:rPr>
          <w:t>Navigate to and select the ‘</w:t>
        </w:r>
        <w:r w:rsidR="00AF7E1E" w:rsidRPr="00AF7E1E">
          <w:rPr>
            <w:rFonts w:eastAsiaTheme="minorEastAsia"/>
            <w:sz w:val="20"/>
            <w:szCs w:val="20"/>
          </w:rPr>
          <w:t>YearlyGivingFromEntity</w:t>
        </w:r>
        <w:del w:id="885" w:author="Author">
          <w:r w:rsidDel="00AF7E1E">
            <w:rPr>
              <w:rFonts w:eastAsiaTheme="minorEastAsia"/>
              <w:sz w:val="20"/>
              <w:szCs w:val="20"/>
            </w:rPr>
            <w:delText>BankRun</w:delText>
          </w:r>
        </w:del>
        <w:r>
          <w:rPr>
            <w:rFonts w:eastAsiaTheme="minorEastAsia"/>
            <w:sz w:val="20"/>
            <w:szCs w:val="20"/>
          </w:rPr>
          <w:t>’ function</w:t>
        </w:r>
      </w:ins>
    </w:p>
    <w:p w14:paraId="3AACA1AB" w14:textId="77777777" w:rsidR="00490807" w:rsidRDefault="00490807" w:rsidP="00490807">
      <w:pPr>
        <w:pStyle w:val="ListParagraph"/>
        <w:numPr>
          <w:ilvl w:val="0"/>
          <w:numId w:val="21"/>
        </w:numPr>
        <w:rPr>
          <w:ins w:id="886" w:author="Author"/>
          <w:rFonts w:eastAsiaTheme="minorEastAsia"/>
          <w:sz w:val="20"/>
          <w:szCs w:val="20"/>
        </w:rPr>
      </w:pPr>
      <w:ins w:id="887" w:author="Author">
        <w:r>
          <w:rPr>
            <w:rFonts w:eastAsiaTheme="minorEastAsia"/>
            <w:sz w:val="20"/>
            <w:szCs w:val="20"/>
          </w:rPr>
          <w:t>Once the function opens in the new window, select ‘Overview’</w:t>
        </w:r>
      </w:ins>
    </w:p>
    <w:p w14:paraId="0BC2E5E1" w14:textId="77777777" w:rsidR="00490807" w:rsidRDefault="00490807" w:rsidP="00490807">
      <w:pPr>
        <w:pStyle w:val="ListParagraph"/>
        <w:numPr>
          <w:ilvl w:val="0"/>
          <w:numId w:val="21"/>
        </w:numPr>
        <w:rPr>
          <w:ins w:id="888" w:author="Author"/>
          <w:rFonts w:eastAsiaTheme="minorEastAsia"/>
          <w:sz w:val="20"/>
          <w:szCs w:val="20"/>
        </w:rPr>
      </w:pPr>
      <w:ins w:id="889" w:author="Author">
        <w:r>
          <w:rPr>
            <w:rFonts w:eastAsiaTheme="minorEastAsia"/>
            <w:sz w:val="20"/>
            <w:szCs w:val="20"/>
          </w:rPr>
          <w:t>Select ‘Get Function Url’</w:t>
        </w:r>
      </w:ins>
    </w:p>
    <w:p w14:paraId="4EF9AA86" w14:textId="77777777" w:rsidR="00490807" w:rsidRDefault="00490807" w:rsidP="00490807">
      <w:pPr>
        <w:pStyle w:val="ListParagraph"/>
        <w:numPr>
          <w:ilvl w:val="0"/>
          <w:numId w:val="21"/>
        </w:numPr>
        <w:rPr>
          <w:ins w:id="890" w:author="Author"/>
          <w:rFonts w:eastAsiaTheme="minorEastAsia"/>
          <w:sz w:val="20"/>
          <w:szCs w:val="20"/>
        </w:rPr>
      </w:pPr>
      <w:ins w:id="891" w:author="Author">
        <w:r>
          <w:rPr>
            <w:rFonts w:eastAsiaTheme="minorEastAsia"/>
            <w:sz w:val="20"/>
            <w:szCs w:val="20"/>
          </w:rPr>
          <w:t>In the URL, copy the entire value after the ‘</w:t>
        </w:r>
        <w:r w:rsidRPr="00E42221">
          <w:rPr>
            <w:rFonts w:eastAsiaTheme="minorEastAsia"/>
            <w:sz w:val="20"/>
            <w:szCs w:val="20"/>
          </w:rPr>
          <w:t>?code=</w:t>
        </w:r>
        <w:r>
          <w:rPr>
            <w:rFonts w:eastAsiaTheme="minorEastAsia"/>
            <w:sz w:val="20"/>
            <w:szCs w:val="20"/>
          </w:rPr>
          <w:t>’</w:t>
        </w:r>
      </w:ins>
    </w:p>
    <w:p w14:paraId="5B0FC2F3" w14:textId="241A3A89" w:rsidR="00490807" w:rsidRPr="00BF47BE" w:rsidDel="00180256" w:rsidRDefault="00490807" w:rsidP="00180256">
      <w:pPr>
        <w:pStyle w:val="ListParagraph"/>
        <w:numPr>
          <w:ilvl w:val="0"/>
          <w:numId w:val="21"/>
        </w:numPr>
        <w:rPr>
          <w:ins w:id="892" w:author="Author"/>
          <w:del w:id="893" w:author="Author"/>
          <w:rFonts w:eastAsiaTheme="minorEastAsia"/>
          <w:i/>
          <w:iCs/>
          <w:sz w:val="20"/>
          <w:szCs w:val="20"/>
          <w:rPrChange w:id="894" w:author="Author">
            <w:rPr>
              <w:ins w:id="895" w:author="Author"/>
              <w:del w:id="896" w:author="Author"/>
              <w:rFonts w:eastAsiaTheme="minorEastAsia"/>
              <w:sz w:val="20"/>
              <w:szCs w:val="20"/>
            </w:rPr>
          </w:rPrChange>
        </w:rPr>
      </w:pPr>
      <w:ins w:id="897" w:author="Author">
        <w:r>
          <w:rPr>
            <w:rFonts w:eastAsiaTheme="minorEastAsia"/>
            <w:sz w:val="20"/>
            <w:szCs w:val="20"/>
          </w:rPr>
          <w:t>Update the ‘</w:t>
        </w:r>
        <w:del w:id="898" w:author="Author">
          <w:r w:rsidDel="00AF7E1E">
            <w:rPr>
              <w:rFonts w:eastAsiaTheme="minorEastAsia"/>
              <w:sz w:val="20"/>
              <w:szCs w:val="20"/>
            </w:rPr>
            <w:delText xml:space="preserve">Bank Run </w:delText>
          </w:r>
        </w:del>
        <w:r w:rsidR="00AF7E1E">
          <w:rPr>
            <w:rFonts w:eastAsiaTheme="minorEastAsia"/>
            <w:sz w:val="20"/>
            <w:szCs w:val="20"/>
          </w:rPr>
          <w:t xml:space="preserve">Yearly Giving </w:t>
        </w:r>
        <w:r>
          <w:rPr>
            <w:rFonts w:eastAsiaTheme="minorEastAsia"/>
            <w:sz w:val="20"/>
            <w:szCs w:val="20"/>
          </w:rPr>
          <w:t xml:space="preserve">Security Key’ value with that of the copied URL value, the result should look as so: </w:t>
        </w:r>
        <w:r w:rsidRPr="00BF47BE">
          <w:rPr>
            <w:rFonts w:eastAsiaTheme="minorEastAsia"/>
            <w:i/>
            <w:iCs/>
            <w:sz w:val="20"/>
            <w:szCs w:val="20"/>
            <w:rPrChange w:id="899" w:author="Author">
              <w:rPr>
                <w:rFonts w:eastAsiaTheme="minorEastAsia"/>
                <w:sz w:val="20"/>
                <w:szCs w:val="20"/>
              </w:rPr>
            </w:rPrChange>
          </w:rPr>
          <w:t>a5RSdPgNdTKyUMEZe2BCHsdkcmonm4t8ngfnwmc2o5Pu99g78ks7RzuiHnmODbECfPSQ==</w:t>
        </w:r>
      </w:ins>
    </w:p>
    <w:p w14:paraId="347A9226" w14:textId="77777777" w:rsidR="00490807" w:rsidRPr="00BF47BE" w:rsidRDefault="00490807">
      <w:pPr>
        <w:pStyle w:val="ListParagraph"/>
        <w:numPr>
          <w:ilvl w:val="0"/>
          <w:numId w:val="21"/>
        </w:numPr>
        <w:rPr>
          <w:ins w:id="900" w:author="Author"/>
          <w:rFonts w:eastAsiaTheme="minorEastAsia"/>
          <w:i/>
          <w:iCs/>
          <w:sz w:val="20"/>
          <w:szCs w:val="20"/>
          <w:rPrChange w:id="901" w:author="Author">
            <w:rPr>
              <w:ins w:id="902" w:author="Author"/>
            </w:rPr>
          </w:rPrChange>
        </w:rPr>
        <w:pPrChange w:id="903" w:author="Author">
          <w:pPr>
            <w:pStyle w:val="ListParagraph"/>
            <w:spacing w:after="0" w:line="240" w:lineRule="auto"/>
            <w:ind w:left="709"/>
          </w:pPr>
        </w:pPrChange>
      </w:pPr>
    </w:p>
    <w:p w14:paraId="11CCB34E" w14:textId="77777777" w:rsidR="00BD6D56" w:rsidRDefault="00BD6D56">
      <w:pPr>
        <w:pStyle w:val="ListParagraph"/>
        <w:spacing w:after="0" w:line="240" w:lineRule="auto"/>
        <w:ind w:left="709"/>
        <w:rPr>
          <w:ins w:id="904" w:author="Author"/>
          <w:rFonts w:eastAsiaTheme="minorEastAsia"/>
          <w:sz w:val="20"/>
          <w:szCs w:val="20"/>
        </w:rPr>
        <w:pPrChange w:id="905" w:author="Author">
          <w:pPr>
            <w:pStyle w:val="ListParagraph"/>
            <w:numPr>
              <w:ilvl w:val="3"/>
              <w:numId w:val="12"/>
            </w:numPr>
            <w:spacing w:after="0" w:line="240" w:lineRule="auto"/>
            <w:ind w:left="2880" w:hanging="360"/>
          </w:pPr>
        </w:pPrChange>
      </w:pPr>
    </w:p>
    <w:p w14:paraId="26EB7A15" w14:textId="16D3CBBD" w:rsidR="000B381B" w:rsidRPr="000D1EE2" w:rsidRDefault="005A1C92" w:rsidP="000B381B">
      <w:pPr>
        <w:pStyle w:val="ListParagraph"/>
        <w:numPr>
          <w:ilvl w:val="3"/>
          <w:numId w:val="12"/>
        </w:numPr>
        <w:spacing w:after="0" w:line="240" w:lineRule="auto"/>
        <w:ind w:left="709" w:hanging="425"/>
        <w:rPr>
          <w:ins w:id="906" w:author="Author"/>
          <w:rFonts w:eastAsiaTheme="minorEastAsia"/>
          <w:b/>
          <w:bCs/>
          <w:sz w:val="20"/>
          <w:szCs w:val="20"/>
          <w:rPrChange w:id="907" w:author="Author">
            <w:rPr>
              <w:ins w:id="908" w:author="Author"/>
              <w:rFonts w:eastAsiaTheme="minorEastAsia"/>
              <w:sz w:val="20"/>
              <w:szCs w:val="20"/>
            </w:rPr>
          </w:rPrChange>
        </w:rPr>
      </w:pPr>
      <w:ins w:id="909" w:author="Author">
        <w:r w:rsidRPr="000D1EE2">
          <w:rPr>
            <w:rFonts w:eastAsiaTheme="minorEastAsia"/>
            <w:b/>
            <w:bCs/>
            <w:sz w:val="20"/>
            <w:szCs w:val="20"/>
            <w:rPrChange w:id="910" w:author="Author">
              <w:rPr>
                <w:rFonts w:eastAsiaTheme="minorEastAsia"/>
                <w:sz w:val="20"/>
                <w:szCs w:val="20"/>
              </w:rPr>
            </w:rPrChange>
          </w:rPr>
          <w:t xml:space="preserve">Event Receipting Security Key: </w:t>
        </w:r>
      </w:ins>
    </w:p>
    <w:p w14:paraId="16BFB209" w14:textId="12551ECE" w:rsidR="005A1C92" w:rsidRDefault="10475244" w:rsidP="35373224">
      <w:pPr>
        <w:pStyle w:val="ListParagraph"/>
        <w:rPr>
          <w:ins w:id="911" w:author="Author"/>
          <w:rFonts w:eastAsiaTheme="minorEastAsia"/>
          <w:sz w:val="20"/>
          <w:szCs w:val="20"/>
        </w:rPr>
      </w:pPr>
      <w:ins w:id="912" w:author="Author">
        <w:r>
          <w:rPr>
            <w:noProof/>
          </w:rPr>
          <w:drawing>
            <wp:inline distT="0" distB="0" distL="0" distR="0" wp14:anchorId="7C8BFC94" wp14:editId="0CD55028">
              <wp:extent cx="5801996" cy="57404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86">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2382"/>
                      <a:stretch>
                        <a:fillRect/>
                      </a:stretch>
                    </pic:blipFill>
                    <pic:spPr>
                      <a:xfrm>
                        <a:off x="0" y="0"/>
                        <a:ext cx="5801996" cy="574040"/>
                      </a:xfrm>
                      <a:prstGeom prst="rect">
                        <a:avLst/>
                      </a:prstGeom>
                    </pic:spPr>
                  </pic:pic>
                </a:graphicData>
              </a:graphic>
            </wp:inline>
          </w:drawing>
        </w:r>
      </w:ins>
    </w:p>
    <w:p w14:paraId="022E571F" w14:textId="77777777" w:rsidR="00490807" w:rsidRDefault="16343204">
      <w:pPr>
        <w:pStyle w:val="ListParagraph"/>
        <w:numPr>
          <w:ilvl w:val="0"/>
          <w:numId w:val="22"/>
        </w:numPr>
        <w:rPr>
          <w:ins w:id="913" w:author="Author"/>
          <w:rFonts w:eastAsiaTheme="minorEastAsia"/>
          <w:sz w:val="20"/>
          <w:szCs w:val="20"/>
        </w:rPr>
        <w:pPrChange w:id="914" w:author="Author">
          <w:pPr>
            <w:pStyle w:val="ListParagraph"/>
            <w:numPr>
              <w:numId w:val="20"/>
            </w:numPr>
            <w:ind w:left="1080" w:hanging="360"/>
          </w:pPr>
        </w:pPrChange>
      </w:pPr>
      <w:ins w:id="915" w:author="Author">
        <w:r w:rsidRPr="35373224">
          <w:rPr>
            <w:rFonts w:eastAsiaTheme="minorEastAsia"/>
            <w:sz w:val="20"/>
            <w:szCs w:val="20"/>
          </w:rPr>
          <w:t>Locate the Azure Background Functions application</w:t>
        </w:r>
      </w:ins>
    </w:p>
    <w:p w14:paraId="46D0FB3B" w14:textId="77777777" w:rsidR="00490807" w:rsidRDefault="16343204">
      <w:pPr>
        <w:pStyle w:val="ListParagraph"/>
        <w:numPr>
          <w:ilvl w:val="0"/>
          <w:numId w:val="22"/>
        </w:numPr>
        <w:rPr>
          <w:ins w:id="916" w:author="Author"/>
          <w:rFonts w:eastAsiaTheme="minorEastAsia"/>
          <w:sz w:val="20"/>
          <w:szCs w:val="20"/>
        </w:rPr>
        <w:pPrChange w:id="917" w:author="Author">
          <w:pPr>
            <w:pStyle w:val="ListParagraph"/>
            <w:numPr>
              <w:numId w:val="20"/>
            </w:numPr>
            <w:ind w:left="1080" w:hanging="360"/>
          </w:pPr>
        </w:pPrChange>
      </w:pPr>
      <w:ins w:id="918" w:author="Author">
        <w:r w:rsidRPr="35373224">
          <w:rPr>
            <w:rFonts w:eastAsiaTheme="minorEastAsia"/>
            <w:sz w:val="20"/>
            <w:szCs w:val="20"/>
          </w:rPr>
          <w:t>Under Functions, select Functions</w:t>
        </w:r>
      </w:ins>
    </w:p>
    <w:p w14:paraId="5A42DE67" w14:textId="69F4FA40" w:rsidR="00490807" w:rsidRDefault="16343204">
      <w:pPr>
        <w:pStyle w:val="ListParagraph"/>
        <w:numPr>
          <w:ilvl w:val="0"/>
          <w:numId w:val="22"/>
        </w:numPr>
        <w:rPr>
          <w:ins w:id="919" w:author="Author"/>
          <w:rFonts w:eastAsiaTheme="minorEastAsia"/>
          <w:sz w:val="20"/>
          <w:szCs w:val="20"/>
        </w:rPr>
        <w:pPrChange w:id="920" w:author="Author">
          <w:pPr>
            <w:pStyle w:val="ListParagraph"/>
            <w:numPr>
              <w:numId w:val="20"/>
            </w:numPr>
            <w:ind w:left="1080" w:hanging="360"/>
          </w:pPr>
        </w:pPrChange>
      </w:pPr>
      <w:ins w:id="921" w:author="Author">
        <w:r w:rsidRPr="35373224">
          <w:rPr>
            <w:rFonts w:eastAsiaTheme="minorEastAsia"/>
            <w:sz w:val="20"/>
            <w:szCs w:val="20"/>
          </w:rPr>
          <w:t>Navigate to and select the ‘</w:t>
        </w:r>
        <w:del w:id="922" w:author="Author">
          <w:r w:rsidR="00490807" w:rsidRPr="35373224" w:rsidDel="16343204">
            <w:rPr>
              <w:rFonts w:eastAsiaTheme="minorEastAsia"/>
              <w:sz w:val="20"/>
              <w:szCs w:val="20"/>
            </w:rPr>
            <w:delText>BankRu</w:delText>
          </w:r>
        </w:del>
        <w:r w:rsidR="79A25131" w:rsidRPr="35373224">
          <w:rPr>
            <w:rFonts w:eastAsiaTheme="minorEastAsia"/>
            <w:sz w:val="20"/>
            <w:szCs w:val="20"/>
          </w:rPr>
          <w:t>Event</w:t>
        </w:r>
        <w:del w:id="923" w:author="Author">
          <w:r w:rsidR="00490807" w:rsidRPr="35373224" w:rsidDel="16343204">
            <w:rPr>
              <w:rFonts w:eastAsiaTheme="minorEastAsia"/>
              <w:sz w:val="20"/>
              <w:szCs w:val="20"/>
            </w:rPr>
            <w:delText>n</w:delText>
          </w:r>
        </w:del>
        <w:r w:rsidR="79A25131" w:rsidRPr="35373224">
          <w:rPr>
            <w:rFonts w:eastAsiaTheme="minorEastAsia"/>
            <w:sz w:val="20"/>
            <w:szCs w:val="20"/>
          </w:rPr>
          <w:t>Receipting</w:t>
        </w:r>
        <w:r w:rsidRPr="35373224">
          <w:rPr>
            <w:rFonts w:eastAsiaTheme="minorEastAsia"/>
            <w:sz w:val="20"/>
            <w:szCs w:val="20"/>
          </w:rPr>
          <w:t>’ function</w:t>
        </w:r>
      </w:ins>
    </w:p>
    <w:p w14:paraId="525AE956" w14:textId="77777777" w:rsidR="00490807" w:rsidRDefault="16343204">
      <w:pPr>
        <w:pStyle w:val="ListParagraph"/>
        <w:numPr>
          <w:ilvl w:val="0"/>
          <w:numId w:val="22"/>
        </w:numPr>
        <w:rPr>
          <w:ins w:id="924" w:author="Author"/>
          <w:rFonts w:eastAsiaTheme="minorEastAsia"/>
          <w:sz w:val="20"/>
          <w:szCs w:val="20"/>
        </w:rPr>
        <w:pPrChange w:id="925" w:author="Author">
          <w:pPr>
            <w:pStyle w:val="ListParagraph"/>
            <w:numPr>
              <w:numId w:val="20"/>
            </w:numPr>
            <w:ind w:left="1080" w:hanging="360"/>
          </w:pPr>
        </w:pPrChange>
      </w:pPr>
      <w:ins w:id="926" w:author="Author">
        <w:r w:rsidRPr="35373224">
          <w:rPr>
            <w:rFonts w:eastAsiaTheme="minorEastAsia"/>
            <w:sz w:val="20"/>
            <w:szCs w:val="20"/>
          </w:rPr>
          <w:t>Once the function opens in the new window, select ‘Overview’</w:t>
        </w:r>
      </w:ins>
    </w:p>
    <w:p w14:paraId="04B672DE" w14:textId="77777777" w:rsidR="00490807" w:rsidRDefault="16343204">
      <w:pPr>
        <w:pStyle w:val="ListParagraph"/>
        <w:numPr>
          <w:ilvl w:val="0"/>
          <w:numId w:val="22"/>
        </w:numPr>
        <w:rPr>
          <w:ins w:id="927" w:author="Author"/>
          <w:rFonts w:eastAsiaTheme="minorEastAsia"/>
          <w:sz w:val="20"/>
          <w:szCs w:val="20"/>
        </w:rPr>
        <w:pPrChange w:id="928" w:author="Author">
          <w:pPr>
            <w:pStyle w:val="ListParagraph"/>
            <w:numPr>
              <w:numId w:val="20"/>
            </w:numPr>
            <w:ind w:left="1080" w:hanging="360"/>
          </w:pPr>
        </w:pPrChange>
      </w:pPr>
      <w:ins w:id="929" w:author="Author">
        <w:r w:rsidRPr="35373224">
          <w:rPr>
            <w:rFonts w:eastAsiaTheme="minorEastAsia"/>
            <w:sz w:val="20"/>
            <w:szCs w:val="20"/>
          </w:rPr>
          <w:t>Select ‘Get Function Url’</w:t>
        </w:r>
      </w:ins>
    </w:p>
    <w:p w14:paraId="66617454" w14:textId="77777777" w:rsidR="00490807" w:rsidRDefault="16343204">
      <w:pPr>
        <w:pStyle w:val="ListParagraph"/>
        <w:numPr>
          <w:ilvl w:val="0"/>
          <w:numId w:val="22"/>
        </w:numPr>
        <w:rPr>
          <w:ins w:id="930" w:author="Author"/>
          <w:rFonts w:eastAsiaTheme="minorEastAsia"/>
          <w:sz w:val="20"/>
          <w:szCs w:val="20"/>
        </w:rPr>
        <w:pPrChange w:id="931" w:author="Author">
          <w:pPr>
            <w:pStyle w:val="ListParagraph"/>
            <w:numPr>
              <w:numId w:val="20"/>
            </w:numPr>
            <w:ind w:left="1080" w:hanging="360"/>
          </w:pPr>
        </w:pPrChange>
      </w:pPr>
      <w:ins w:id="932" w:author="Author">
        <w:r w:rsidRPr="35373224">
          <w:rPr>
            <w:rFonts w:eastAsiaTheme="minorEastAsia"/>
            <w:sz w:val="20"/>
            <w:szCs w:val="20"/>
          </w:rPr>
          <w:t>In the URL, copy the entire value after the ‘?code=’</w:t>
        </w:r>
      </w:ins>
    </w:p>
    <w:p w14:paraId="43B8B7DF" w14:textId="1AF31CA0" w:rsidR="00490807" w:rsidDel="00180256" w:rsidRDefault="00490807" w:rsidP="00457640">
      <w:pPr>
        <w:pStyle w:val="ListParagraph"/>
        <w:numPr>
          <w:ilvl w:val="0"/>
          <w:numId w:val="20"/>
        </w:numPr>
        <w:rPr>
          <w:ins w:id="933" w:author="Author"/>
          <w:del w:id="934" w:author="Author"/>
          <w:rFonts w:eastAsiaTheme="minorEastAsia"/>
          <w:sz w:val="20"/>
          <w:szCs w:val="20"/>
        </w:rPr>
      </w:pPr>
      <w:ins w:id="935" w:author="Author">
        <w:r>
          <w:rPr>
            <w:rFonts w:eastAsiaTheme="minorEastAsia"/>
            <w:sz w:val="20"/>
            <w:szCs w:val="20"/>
          </w:rPr>
          <w:t>Update the ‘</w:t>
        </w:r>
        <w:del w:id="936" w:author="Author">
          <w:r w:rsidDel="00BF47BE">
            <w:rPr>
              <w:rFonts w:eastAsiaTheme="minorEastAsia"/>
              <w:sz w:val="20"/>
              <w:szCs w:val="20"/>
            </w:rPr>
            <w:delText>Bank Run</w:delText>
          </w:r>
        </w:del>
        <w:r w:rsidR="00BF47BE">
          <w:rPr>
            <w:rFonts w:eastAsiaTheme="minorEastAsia"/>
            <w:sz w:val="20"/>
            <w:szCs w:val="20"/>
          </w:rPr>
          <w:t>Event Receipting</w:t>
        </w:r>
        <w:r>
          <w:rPr>
            <w:rFonts w:eastAsiaTheme="minorEastAsia"/>
            <w:sz w:val="20"/>
            <w:szCs w:val="20"/>
          </w:rPr>
          <w:t xml:space="preserve"> Security Key’ value with that of the copied URL value, the result should look as so: </w:t>
        </w:r>
        <w:r w:rsidRPr="00BF47BE">
          <w:rPr>
            <w:rFonts w:eastAsiaTheme="minorEastAsia"/>
            <w:i/>
            <w:iCs/>
            <w:sz w:val="20"/>
            <w:szCs w:val="20"/>
            <w:rPrChange w:id="937" w:author="Author">
              <w:rPr>
                <w:rFonts w:eastAsiaTheme="minorEastAsia"/>
                <w:sz w:val="20"/>
                <w:szCs w:val="20"/>
              </w:rPr>
            </w:rPrChange>
          </w:rPr>
          <w:t>a5RSdPgNdTKyUMEZe2BCHsdkcmonm4t8ngfnwmc2o5Pu99g78ks7RzuiHnmODbECfPSQ==</w:t>
        </w:r>
      </w:ins>
    </w:p>
    <w:p w14:paraId="71D7E30D" w14:textId="77777777" w:rsidR="00490807" w:rsidRPr="00180256" w:rsidRDefault="00490807">
      <w:pPr>
        <w:pStyle w:val="ListParagraph"/>
        <w:numPr>
          <w:ilvl w:val="0"/>
          <w:numId w:val="22"/>
        </w:numPr>
        <w:rPr>
          <w:ins w:id="938" w:author="Author"/>
          <w:rFonts w:eastAsiaTheme="minorEastAsia"/>
          <w:sz w:val="20"/>
          <w:szCs w:val="20"/>
          <w:rPrChange w:id="939" w:author="Author">
            <w:rPr>
              <w:ins w:id="940" w:author="Author"/>
            </w:rPr>
          </w:rPrChange>
        </w:rPr>
        <w:pPrChange w:id="941" w:author="Author">
          <w:pPr>
            <w:pStyle w:val="ListParagraph"/>
            <w:numPr>
              <w:ilvl w:val="3"/>
              <w:numId w:val="12"/>
            </w:numPr>
            <w:spacing w:after="0" w:line="240" w:lineRule="auto"/>
            <w:ind w:left="709" w:hanging="425"/>
          </w:pPr>
        </w:pPrChange>
      </w:pPr>
    </w:p>
    <w:p w14:paraId="7588A8C6" w14:textId="77777777" w:rsidR="005A1C92" w:rsidRPr="00290DEC" w:rsidRDefault="005A1C92">
      <w:pPr>
        <w:pStyle w:val="ListParagraph"/>
        <w:spacing w:after="0" w:line="240" w:lineRule="auto"/>
        <w:ind w:left="709"/>
        <w:rPr>
          <w:ins w:id="942" w:author="Author"/>
          <w:rFonts w:eastAsiaTheme="minorEastAsia"/>
          <w:sz w:val="20"/>
          <w:szCs w:val="20"/>
        </w:rPr>
        <w:pPrChange w:id="943" w:author="Author">
          <w:pPr/>
        </w:pPrChange>
      </w:pPr>
    </w:p>
    <w:p w14:paraId="75A8A649" w14:textId="24F8E161" w:rsidR="009A144B" w:rsidDel="0082106D" w:rsidRDefault="009A144B">
      <w:pPr>
        <w:pStyle w:val="Heading2"/>
        <w:rPr>
          <w:del w:id="944" w:author="Author"/>
        </w:rPr>
        <w:pPrChange w:id="945" w:author="Author">
          <w:pPr>
            <w:pStyle w:val="Heading3"/>
          </w:pPr>
        </w:pPrChange>
      </w:pPr>
    </w:p>
    <w:p w14:paraId="757B84F7" w14:textId="33987DB5" w:rsidR="0082106D" w:rsidDel="00A72100" w:rsidRDefault="0082106D">
      <w:pPr>
        <w:pStyle w:val="Heading2"/>
        <w:rPr>
          <w:ins w:id="946" w:author="Author"/>
          <w:del w:id="947" w:author="Author"/>
        </w:rPr>
        <w:pPrChange w:id="948" w:author="Author">
          <w:pPr/>
        </w:pPrChange>
      </w:pPr>
    </w:p>
    <w:p w14:paraId="3ADFD767" w14:textId="534A3912" w:rsidR="00BF47BE" w:rsidRPr="00C22B6E" w:rsidRDefault="00BF47BE">
      <w:pPr>
        <w:pStyle w:val="Heading2"/>
        <w:rPr>
          <w:ins w:id="949" w:author="Author"/>
        </w:rPr>
        <w:pPrChange w:id="950" w:author="Author">
          <w:pPr>
            <w:pStyle w:val="Heading3"/>
          </w:pPr>
        </w:pPrChange>
      </w:pPr>
      <w:ins w:id="951" w:author="Author">
        <w:del w:id="952" w:author="Author">
          <w:r w:rsidRPr="1E13418C" w:rsidDel="002B3B13">
            <w:delText xml:space="preserve">Configuration Record Prerequisites </w:delText>
          </w:r>
        </w:del>
        <w:r w:rsidR="002B3B13">
          <w:t xml:space="preserve">Assigning Configuration </w:t>
        </w:r>
        <w:r w:rsidR="0082106D">
          <w:t>Settings to Dynamics 365 Users</w:t>
        </w:r>
      </w:ins>
    </w:p>
    <w:p w14:paraId="2DF8BFB9" w14:textId="530CB70D" w:rsidR="00BF47BE" w:rsidRDefault="00BF47BE" w:rsidP="00BF47BE">
      <w:pPr>
        <w:rPr>
          <w:ins w:id="953" w:author="Author"/>
          <w:sz w:val="20"/>
          <w:szCs w:val="20"/>
        </w:rPr>
      </w:pPr>
      <w:ins w:id="954" w:author="Author">
        <w:del w:id="955" w:author="Author">
          <w:r w:rsidDel="00B07BBE">
            <w:rPr>
              <w:sz w:val="20"/>
              <w:szCs w:val="20"/>
            </w:rPr>
            <w:delText>The configuration record requires five specific azure dependent configuration settings being in place prior to use, these have been listed here along with how to retrieve the value from Azure. Note that the labels of the following options match the label of the configuration record in Fundraising and Engagement.</w:delText>
          </w:r>
        </w:del>
        <w:r w:rsidR="00B07BBE">
          <w:rPr>
            <w:sz w:val="20"/>
            <w:szCs w:val="20"/>
          </w:rPr>
          <w:t xml:space="preserve">All users that need to interact with the </w:t>
        </w:r>
        <w:r w:rsidR="009B31A2">
          <w:rPr>
            <w:sz w:val="20"/>
            <w:szCs w:val="20"/>
          </w:rPr>
          <w:t xml:space="preserve">Fundraising and Engagement business logic must have a configuration record assigned. Users are limited to a single configuration record assigned at any one time. </w:t>
        </w:r>
        <w:r w:rsidR="00544271">
          <w:rPr>
            <w:sz w:val="20"/>
            <w:szCs w:val="20"/>
          </w:rPr>
          <w:t>To associate a configuration record to a user in Dynamics, log in to Dynamics 365 as a user that has the System Administrator role and complete the following steps:</w:t>
        </w:r>
      </w:ins>
    </w:p>
    <w:p w14:paraId="219E7C49" w14:textId="778675CE" w:rsidR="008653F9" w:rsidRDefault="008653F9" w:rsidP="008653F9">
      <w:pPr>
        <w:pStyle w:val="ListParagraph"/>
        <w:numPr>
          <w:ilvl w:val="0"/>
          <w:numId w:val="26"/>
        </w:numPr>
        <w:rPr>
          <w:ins w:id="956" w:author="Author"/>
        </w:rPr>
      </w:pPr>
      <w:ins w:id="957" w:author="Author">
        <w:r>
          <w:t>Navigate to ‘Advanced Settings’</w:t>
        </w:r>
      </w:ins>
    </w:p>
    <w:p w14:paraId="7C28A6E8" w14:textId="17118D43" w:rsidR="00A64BA9" w:rsidRDefault="00C2160F" w:rsidP="008653F9">
      <w:pPr>
        <w:pStyle w:val="ListParagraph"/>
        <w:numPr>
          <w:ilvl w:val="0"/>
          <w:numId w:val="26"/>
        </w:numPr>
        <w:rPr>
          <w:ins w:id="958" w:author="Author"/>
        </w:rPr>
      </w:pPr>
      <w:ins w:id="959" w:author="Author">
        <w:r>
          <w:t>Navigate to System and then select ‘Security’</w:t>
        </w:r>
        <w:del w:id="960" w:author="Author">
          <w:r w:rsidR="00F1601F" w:rsidDel="00C2160F">
            <w:delText>Select ‘Security</w:delText>
          </w:r>
        </w:del>
      </w:ins>
    </w:p>
    <w:p w14:paraId="1C4006CC" w14:textId="0A58AC32" w:rsidR="00D26A7E" w:rsidRDefault="42DB4DF4">
      <w:pPr>
        <w:pStyle w:val="ListParagraph"/>
        <w:jc w:val="center"/>
        <w:rPr>
          <w:ins w:id="961" w:author="Author"/>
        </w:rPr>
        <w:pPrChange w:id="962" w:author="Author">
          <w:pPr>
            <w:pStyle w:val="ListParagraph"/>
            <w:numPr>
              <w:numId w:val="26"/>
            </w:numPr>
            <w:ind w:hanging="360"/>
          </w:pPr>
        </w:pPrChange>
      </w:pPr>
      <w:ins w:id="963" w:author="Author">
        <w:r>
          <w:rPr>
            <w:noProof/>
          </w:rPr>
          <w:drawing>
            <wp:inline distT="0" distB="0" distL="0" distR="0" wp14:anchorId="4D238342" wp14:editId="6D857ABA">
              <wp:extent cx="3600000" cy="2376154"/>
              <wp:effectExtent l="0" t="0" r="635"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87">
                        <a:extLst>
                          <a:ext uri="{28A0092B-C50C-407E-A947-70E740481C1C}">
                            <a14:useLocalDpi xmlns:a14="http://schemas.microsoft.com/office/drawing/2010/main" val="0"/>
                          </a:ext>
                        </a:extLst>
                      </a:blip>
                      <a:stretch>
                        <a:fillRect/>
                      </a:stretch>
                    </pic:blipFill>
                    <pic:spPr>
                      <a:xfrm>
                        <a:off x="0" y="0"/>
                        <a:ext cx="3600000" cy="2376154"/>
                      </a:xfrm>
                      <a:prstGeom prst="rect">
                        <a:avLst/>
                      </a:prstGeom>
                    </pic:spPr>
                  </pic:pic>
                </a:graphicData>
              </a:graphic>
            </wp:inline>
          </w:drawing>
        </w:r>
      </w:ins>
    </w:p>
    <w:p w14:paraId="1785BFCA" w14:textId="0F469EC2" w:rsidR="00C2160F" w:rsidRDefault="009B1399" w:rsidP="008653F9">
      <w:pPr>
        <w:pStyle w:val="ListParagraph"/>
        <w:numPr>
          <w:ilvl w:val="0"/>
          <w:numId w:val="26"/>
        </w:numPr>
        <w:rPr>
          <w:ins w:id="964" w:author="Author"/>
        </w:rPr>
      </w:pPr>
      <w:ins w:id="965" w:author="Author">
        <w:r>
          <w:t>Select Users</w:t>
        </w:r>
      </w:ins>
    </w:p>
    <w:p w14:paraId="4FED1F6A" w14:textId="69557A8F" w:rsidR="00D26A7E" w:rsidRDefault="24F8C4B1">
      <w:pPr>
        <w:pStyle w:val="ListParagraph"/>
        <w:jc w:val="center"/>
        <w:rPr>
          <w:ins w:id="966" w:author="Author"/>
        </w:rPr>
        <w:pPrChange w:id="967" w:author="Author">
          <w:pPr>
            <w:pStyle w:val="ListParagraph"/>
            <w:numPr>
              <w:numId w:val="26"/>
            </w:numPr>
            <w:ind w:hanging="360"/>
          </w:pPr>
        </w:pPrChange>
      </w:pPr>
      <w:ins w:id="968" w:author="Author">
        <w:r>
          <w:rPr>
            <w:noProof/>
          </w:rPr>
          <w:drawing>
            <wp:inline distT="0" distB="0" distL="0" distR="0" wp14:anchorId="7EC72594" wp14:editId="42F1907E">
              <wp:extent cx="4320000" cy="603692"/>
              <wp:effectExtent l="0" t="0" r="4445"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88">
                        <a:extLst>
                          <a:ext uri="{28A0092B-C50C-407E-A947-70E740481C1C}">
                            <a14:useLocalDpi xmlns:a14="http://schemas.microsoft.com/office/drawing/2010/main" val="0"/>
                          </a:ext>
                        </a:extLst>
                      </a:blip>
                      <a:stretch>
                        <a:fillRect/>
                      </a:stretch>
                    </pic:blipFill>
                    <pic:spPr>
                      <a:xfrm>
                        <a:off x="0" y="0"/>
                        <a:ext cx="4320000" cy="603692"/>
                      </a:xfrm>
                      <a:prstGeom prst="rect">
                        <a:avLst/>
                      </a:prstGeom>
                    </pic:spPr>
                  </pic:pic>
                </a:graphicData>
              </a:graphic>
            </wp:inline>
          </w:drawing>
        </w:r>
      </w:ins>
    </w:p>
    <w:p w14:paraId="1FC12D86" w14:textId="078B0F17" w:rsidR="009B1399" w:rsidRDefault="005339E7" w:rsidP="008653F9">
      <w:pPr>
        <w:pStyle w:val="ListParagraph"/>
        <w:numPr>
          <w:ilvl w:val="0"/>
          <w:numId w:val="26"/>
        </w:numPr>
        <w:rPr>
          <w:ins w:id="969" w:author="Author"/>
        </w:rPr>
      </w:pPr>
      <w:ins w:id="970" w:author="Author">
        <w:r>
          <w:t>Retrieve and open the user record you want to assign the configuration record to</w:t>
        </w:r>
        <w:del w:id="971" w:author="Author">
          <w:r w:rsidR="009B1399" w:rsidDel="005339E7">
            <w:delText xml:space="preserve">Find and </w:delText>
          </w:r>
        </w:del>
      </w:ins>
    </w:p>
    <w:p w14:paraId="5A2CF1DB" w14:textId="04919A44" w:rsidR="000A076C" w:rsidDel="00DC64A6" w:rsidRDefault="000A076C">
      <w:pPr>
        <w:pStyle w:val="ListParagraph"/>
        <w:rPr>
          <w:ins w:id="972" w:author="Author"/>
          <w:del w:id="973" w:author="Author"/>
        </w:rPr>
        <w:pPrChange w:id="974" w:author="Author">
          <w:pPr>
            <w:pStyle w:val="ListParagraph"/>
            <w:numPr>
              <w:numId w:val="26"/>
            </w:numPr>
            <w:ind w:hanging="360"/>
          </w:pPr>
        </w:pPrChange>
      </w:pPr>
    </w:p>
    <w:p w14:paraId="479ACD6F" w14:textId="220B7231" w:rsidR="005339E7" w:rsidRDefault="005339E7" w:rsidP="008653F9">
      <w:pPr>
        <w:pStyle w:val="ListParagraph"/>
        <w:numPr>
          <w:ilvl w:val="0"/>
          <w:numId w:val="26"/>
        </w:numPr>
        <w:rPr>
          <w:ins w:id="975" w:author="Author"/>
        </w:rPr>
      </w:pPr>
      <w:ins w:id="976" w:author="Author">
        <w:r>
          <w:t>Use the lookup to locate the correct configuration record and then hit save and close</w:t>
        </w:r>
      </w:ins>
    </w:p>
    <w:p w14:paraId="5268DE15" w14:textId="06BCBA3F" w:rsidR="00DC64A6" w:rsidRPr="00BF47BE" w:rsidRDefault="00DC64A6">
      <w:pPr>
        <w:pStyle w:val="ListParagraph"/>
        <w:jc w:val="center"/>
        <w:rPr>
          <w:ins w:id="977" w:author="Author"/>
          <w:rPrChange w:id="978" w:author="Author">
            <w:rPr>
              <w:ins w:id="979" w:author="Author"/>
              <w:sz w:val="20"/>
              <w:szCs w:val="20"/>
            </w:rPr>
          </w:rPrChange>
        </w:rPr>
        <w:pPrChange w:id="980" w:author="Author">
          <w:pPr>
            <w:pStyle w:val="ListParagraph"/>
            <w:spacing w:after="0" w:line="240" w:lineRule="auto"/>
            <w:ind w:left="0"/>
          </w:pPr>
        </w:pPrChange>
      </w:pPr>
      <w:ins w:id="981" w:author="Author">
        <w:r>
          <w:rPr>
            <w:noProof/>
          </w:rPr>
          <w:drawing>
            <wp:inline distT="0" distB="0" distL="0" distR="0" wp14:anchorId="0EA233F8" wp14:editId="15CF59EB">
              <wp:extent cx="3600000" cy="884615"/>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89">
                        <a:extLst>
                          <a:ext uri="{28A0092B-C50C-407E-A947-70E740481C1C}">
                            <a14:useLocalDpi xmlns:a14="http://schemas.microsoft.com/office/drawing/2010/main" val="0"/>
                          </a:ext>
                        </a:extLst>
                      </a:blip>
                      <a:stretch>
                        <a:fillRect/>
                      </a:stretch>
                    </pic:blipFill>
                    <pic:spPr>
                      <a:xfrm>
                        <a:off x="0" y="0"/>
                        <a:ext cx="3600000" cy="884615"/>
                      </a:xfrm>
                      <a:prstGeom prst="rect">
                        <a:avLst/>
                      </a:prstGeom>
                    </pic:spPr>
                  </pic:pic>
                </a:graphicData>
              </a:graphic>
            </wp:inline>
          </w:drawing>
        </w:r>
      </w:ins>
    </w:p>
    <w:p w14:paraId="23B0D03F" w14:textId="77777777" w:rsidR="00BF47BE" w:rsidRDefault="00BF47BE">
      <w:pPr>
        <w:rPr>
          <w:ins w:id="982" w:author="Author"/>
          <w:rFonts w:asciiTheme="majorHAnsi" w:eastAsiaTheme="majorEastAsia" w:hAnsiTheme="majorHAnsi" w:cstheme="majorBidi"/>
          <w:b/>
          <w:color w:val="2F5496" w:themeColor="accent1" w:themeShade="BF"/>
          <w:sz w:val="32"/>
          <w:szCs w:val="32"/>
        </w:rPr>
      </w:pPr>
      <w:bookmarkStart w:id="983" w:name="_Toc52813264"/>
      <w:ins w:id="984" w:author="Author">
        <w:r>
          <w:br w:type="page"/>
        </w:r>
      </w:ins>
    </w:p>
    <w:p w14:paraId="30B13E99" w14:textId="742AA960" w:rsidR="00C57FED" w:rsidRPr="00C57FED" w:rsidRDefault="00AF011E" w:rsidP="32A59F32">
      <w:pPr>
        <w:pStyle w:val="Heading1"/>
      </w:pPr>
      <w:r>
        <w:t>Troubleshooting</w:t>
      </w:r>
      <w:bookmarkEnd w:id="983"/>
    </w:p>
    <w:p w14:paraId="13B84580" w14:textId="229954E8" w:rsidR="00537D32" w:rsidRPr="00C57FED" w:rsidRDefault="00537D32" w:rsidP="00C57FED">
      <w:pPr>
        <w:pStyle w:val="Heading2"/>
      </w:pPr>
      <w:bookmarkStart w:id="985" w:name="_Toc52813265"/>
      <w:r w:rsidRPr="00C57FED">
        <w:t>When a Failure Occurs</w:t>
      </w:r>
      <w:bookmarkEnd w:id="985"/>
    </w:p>
    <w:p w14:paraId="7A9C05A4" w14:textId="78EBAC1A" w:rsidR="00C57FED" w:rsidRDefault="00655BE4" w:rsidP="001647A0">
      <w:pPr>
        <w:spacing w:after="0" w:line="240" w:lineRule="auto"/>
        <w:rPr>
          <w:sz w:val="20"/>
          <w:szCs w:val="20"/>
        </w:rPr>
      </w:pPr>
      <w:r w:rsidRPr="00C57FED">
        <w:rPr>
          <w:sz w:val="20"/>
          <w:szCs w:val="20"/>
        </w:rPr>
        <w:t>Note that the ARM template is not capable of rolling back components</w:t>
      </w:r>
      <w:r w:rsidR="006438F6">
        <w:rPr>
          <w:sz w:val="20"/>
          <w:szCs w:val="20"/>
        </w:rPr>
        <w:t>. T</w:t>
      </w:r>
      <w:r w:rsidRPr="00C57FED">
        <w:rPr>
          <w:sz w:val="20"/>
          <w:szCs w:val="20"/>
        </w:rPr>
        <w:t>his means if the ARM template fails as a result of the prerequisites not being met, the user implementing the template must manually remove the created components prior to reattempting the deployment.</w:t>
      </w:r>
    </w:p>
    <w:p w14:paraId="600E0B83" w14:textId="77777777" w:rsidR="00C57FED" w:rsidRPr="00C57FED" w:rsidRDefault="00C57FED" w:rsidP="001647A0">
      <w:pPr>
        <w:spacing w:after="0" w:line="240" w:lineRule="auto"/>
        <w:rPr>
          <w:sz w:val="20"/>
          <w:szCs w:val="20"/>
        </w:rPr>
      </w:pPr>
    </w:p>
    <w:p w14:paraId="00E89AD3" w14:textId="7720C3CB" w:rsidR="00B67D4F" w:rsidRPr="00C57FED" w:rsidRDefault="00B67D4F" w:rsidP="00C57FED">
      <w:pPr>
        <w:pStyle w:val="Heading2"/>
      </w:pPr>
      <w:bookmarkStart w:id="986" w:name="_Updating_Visual_Studio"/>
      <w:bookmarkStart w:id="987" w:name="_Toc52813266"/>
      <w:bookmarkEnd w:id="986"/>
      <w:r w:rsidRPr="00C57FED">
        <w:t xml:space="preserve">Updating Visual </w:t>
      </w:r>
      <w:r w:rsidR="00504CBD" w:rsidRPr="00C57FED">
        <w:t>Studio 2019</w:t>
      </w:r>
      <w:r w:rsidRPr="00C57FED">
        <w:t xml:space="preserve"> Community Edition (or Higher)</w:t>
      </w:r>
      <w:bookmarkEnd w:id="987"/>
    </w:p>
    <w:p w14:paraId="7B068556" w14:textId="7129CF40" w:rsidR="00AA1CF3" w:rsidRDefault="001C1B50" w:rsidP="001647A0">
      <w:pPr>
        <w:spacing w:after="0" w:line="240" w:lineRule="auto"/>
        <w:rPr>
          <w:sz w:val="20"/>
          <w:szCs w:val="20"/>
        </w:rPr>
      </w:pPr>
      <w:r w:rsidRPr="00C57FED">
        <w:rPr>
          <w:sz w:val="20"/>
          <w:szCs w:val="20"/>
        </w:rPr>
        <w:t>Ensure your installation has the latest updates</w:t>
      </w:r>
      <w:r w:rsidR="006438F6">
        <w:rPr>
          <w:sz w:val="20"/>
          <w:szCs w:val="20"/>
        </w:rPr>
        <w:t>. T</w:t>
      </w:r>
      <w:r w:rsidRPr="00C57FED">
        <w:rPr>
          <w:sz w:val="20"/>
          <w:szCs w:val="20"/>
        </w:rPr>
        <w:t xml:space="preserve">his guide relies on the integrated publishing processes from Visual </w:t>
      </w:r>
      <w:r w:rsidR="00111F1E" w:rsidRPr="00C57FED">
        <w:rPr>
          <w:sz w:val="20"/>
          <w:szCs w:val="20"/>
        </w:rPr>
        <w:t>Studio to</w:t>
      </w:r>
      <w:r w:rsidRPr="00C57FED">
        <w:rPr>
          <w:sz w:val="20"/>
          <w:szCs w:val="20"/>
        </w:rPr>
        <w:t xml:space="preserve"> Azure components. As a </w:t>
      </w:r>
      <w:r w:rsidR="00111F1E" w:rsidRPr="00C57FED">
        <w:rPr>
          <w:sz w:val="20"/>
          <w:szCs w:val="20"/>
        </w:rPr>
        <w:t>result,</w:t>
      </w:r>
      <w:r w:rsidRPr="00C57FED">
        <w:rPr>
          <w:sz w:val="20"/>
          <w:szCs w:val="20"/>
        </w:rPr>
        <w:t xml:space="preserve"> they may need </w:t>
      </w:r>
      <w:r w:rsidR="00111F1E" w:rsidRPr="00C57FED">
        <w:rPr>
          <w:sz w:val="20"/>
          <w:szCs w:val="20"/>
        </w:rPr>
        <w:t>to</w:t>
      </w:r>
      <w:r w:rsidRPr="00C57FED">
        <w:rPr>
          <w:sz w:val="20"/>
          <w:szCs w:val="20"/>
        </w:rPr>
        <w:t xml:space="preserve"> be frequently updated </w:t>
      </w:r>
      <w:r w:rsidR="006438F6" w:rsidRPr="00C57FED">
        <w:rPr>
          <w:sz w:val="20"/>
          <w:szCs w:val="20"/>
        </w:rPr>
        <w:t>for</w:t>
      </w:r>
      <w:r w:rsidRPr="00C57FED">
        <w:rPr>
          <w:sz w:val="20"/>
          <w:szCs w:val="20"/>
        </w:rPr>
        <w:t xml:space="preserve"> </w:t>
      </w:r>
      <w:r w:rsidR="00111F1E" w:rsidRPr="00C57FED">
        <w:rPr>
          <w:sz w:val="20"/>
          <w:szCs w:val="20"/>
        </w:rPr>
        <w:t xml:space="preserve">Azure components to be deployed. </w:t>
      </w:r>
      <w:r w:rsidR="00AA1CF3" w:rsidRPr="00C57FED">
        <w:rPr>
          <w:sz w:val="20"/>
          <w:szCs w:val="20"/>
        </w:rPr>
        <w:t>To update Visual Studio, select ‘Help’ then ‘Check for updates</w:t>
      </w:r>
      <w:r w:rsidR="006438F6">
        <w:rPr>
          <w:sz w:val="20"/>
          <w:szCs w:val="20"/>
        </w:rPr>
        <w:t>.</w:t>
      </w:r>
      <w:r w:rsidR="00AA1CF3" w:rsidRPr="00C57FED">
        <w:rPr>
          <w:sz w:val="20"/>
          <w:szCs w:val="20"/>
        </w:rPr>
        <w:t xml:space="preserve">’ </w:t>
      </w:r>
      <w:r w:rsidR="006438F6">
        <w:rPr>
          <w:sz w:val="20"/>
          <w:szCs w:val="20"/>
        </w:rPr>
        <w:t>F</w:t>
      </w:r>
      <w:r w:rsidR="00AA1CF3" w:rsidRPr="00C57FED">
        <w:rPr>
          <w:sz w:val="20"/>
          <w:szCs w:val="20"/>
        </w:rPr>
        <w:t>ollow prompts to update the installation if required</w:t>
      </w:r>
      <w:ins w:id="988" w:author="Author">
        <w:r w:rsidR="002C1A19">
          <w:rPr>
            <w:sz w:val="20"/>
            <w:szCs w:val="20"/>
          </w:rPr>
          <w:t>.</w:t>
        </w:r>
      </w:ins>
      <w:del w:id="989" w:author="Author">
        <w:r w:rsidR="00AA1CF3" w:rsidRPr="00C57FED" w:rsidDel="002C1A19">
          <w:rPr>
            <w:sz w:val="20"/>
            <w:szCs w:val="20"/>
          </w:rPr>
          <w:delText>:</w:delText>
        </w:r>
      </w:del>
    </w:p>
    <w:p w14:paraId="64237C8A" w14:textId="77777777" w:rsidR="00C57FED" w:rsidRPr="00C57FED" w:rsidRDefault="00C57FED" w:rsidP="001647A0">
      <w:pPr>
        <w:spacing w:after="0" w:line="240" w:lineRule="auto"/>
        <w:rPr>
          <w:sz w:val="20"/>
          <w:szCs w:val="20"/>
        </w:rPr>
      </w:pPr>
    </w:p>
    <w:p w14:paraId="76884549" w14:textId="47904098" w:rsidR="00B67D4F" w:rsidRDefault="230D3000" w:rsidP="001647A0">
      <w:pPr>
        <w:spacing w:after="0" w:line="240" w:lineRule="auto"/>
      </w:pPr>
      <w:r>
        <w:rPr>
          <w:noProof/>
        </w:rPr>
        <w:drawing>
          <wp:inline distT="0" distB="0" distL="0" distR="0" wp14:anchorId="29B49290" wp14:editId="00088CCD">
            <wp:extent cx="5943600" cy="2299335"/>
            <wp:effectExtent l="0" t="0" r="0" b="5715"/>
            <wp:docPr id="16" name="Picture 16" descr="Sample screenshot of Visual Studio Help screen, with &quot;Check for Updates&quo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90">
                      <a:extLst>
                        <a:ext uri="{28A0092B-C50C-407E-A947-70E740481C1C}">
                          <a14:useLocalDpi xmlns:a14="http://schemas.microsoft.com/office/drawing/2010/main" val="0"/>
                        </a:ext>
                      </a:extLst>
                    </a:blip>
                    <a:stretch>
                      <a:fillRect/>
                    </a:stretch>
                  </pic:blipFill>
                  <pic:spPr>
                    <a:xfrm>
                      <a:off x="0" y="0"/>
                      <a:ext cx="5943600" cy="2299335"/>
                    </a:xfrm>
                    <a:prstGeom prst="rect">
                      <a:avLst/>
                    </a:prstGeom>
                  </pic:spPr>
                </pic:pic>
              </a:graphicData>
            </a:graphic>
          </wp:inline>
        </w:drawing>
      </w:r>
    </w:p>
    <w:p w14:paraId="040ADD2A" w14:textId="77777777" w:rsidR="00C57FED" w:rsidRPr="00C57FED" w:rsidRDefault="00C57FED" w:rsidP="001647A0">
      <w:pPr>
        <w:spacing w:after="0" w:line="240" w:lineRule="auto"/>
        <w:rPr>
          <w:sz w:val="20"/>
          <w:szCs w:val="20"/>
        </w:rPr>
      </w:pPr>
    </w:p>
    <w:p w14:paraId="3FBEB55B" w14:textId="0086143D" w:rsidR="00537D32" w:rsidRPr="00C57FED" w:rsidRDefault="00537D32" w:rsidP="00C57FED">
      <w:pPr>
        <w:pStyle w:val="Heading2"/>
      </w:pPr>
      <w:bookmarkStart w:id="990" w:name="_Toc52813267"/>
      <w:r w:rsidRPr="00C57FED">
        <w:t>Modify</w:t>
      </w:r>
      <w:r w:rsidR="00E501DD" w:rsidRPr="00C57FED">
        <w:t>ing the Template</w:t>
      </w:r>
      <w:bookmarkEnd w:id="990"/>
    </w:p>
    <w:p w14:paraId="1240350F" w14:textId="3DEE357C" w:rsidR="00537D32" w:rsidRDefault="00B8060F" w:rsidP="001647A0">
      <w:pPr>
        <w:spacing w:after="0" w:line="240" w:lineRule="auto"/>
        <w:rPr>
          <w:sz w:val="20"/>
          <w:szCs w:val="20"/>
        </w:rPr>
      </w:pPr>
      <w:r w:rsidRPr="00C57FED">
        <w:rPr>
          <w:sz w:val="20"/>
          <w:szCs w:val="20"/>
        </w:rPr>
        <w:t xml:space="preserve">The ARM template has been </w:t>
      </w:r>
      <w:r w:rsidR="007D2058" w:rsidRPr="00C57FED">
        <w:rPr>
          <w:sz w:val="20"/>
          <w:szCs w:val="20"/>
        </w:rPr>
        <w:t>configured and tested to deploy a single Azure environment per Dynamics 365 instance</w:t>
      </w:r>
      <w:r w:rsidR="00537D32" w:rsidRPr="00C57FED">
        <w:rPr>
          <w:sz w:val="20"/>
          <w:szCs w:val="20"/>
        </w:rPr>
        <w:t>.</w:t>
      </w:r>
      <w:r w:rsidR="007D2058" w:rsidRPr="00C57FED">
        <w:rPr>
          <w:sz w:val="20"/>
          <w:szCs w:val="20"/>
        </w:rPr>
        <w:t xml:space="preserve"> For implementors </w:t>
      </w:r>
      <w:r w:rsidR="0028615E" w:rsidRPr="00C57FED">
        <w:rPr>
          <w:sz w:val="20"/>
          <w:szCs w:val="20"/>
        </w:rPr>
        <w:t xml:space="preserve">wishing to change the deployment process or alter how the template delivers the </w:t>
      </w:r>
      <w:r w:rsidR="005843DE" w:rsidRPr="00C57FED">
        <w:rPr>
          <w:sz w:val="20"/>
          <w:szCs w:val="20"/>
        </w:rPr>
        <w:t>application and configuration</w:t>
      </w:r>
      <w:r w:rsidR="006438F6">
        <w:rPr>
          <w:sz w:val="20"/>
          <w:szCs w:val="20"/>
        </w:rPr>
        <w:t>,</w:t>
      </w:r>
      <w:r w:rsidR="005843DE" w:rsidRPr="00C57FED">
        <w:rPr>
          <w:sz w:val="20"/>
          <w:szCs w:val="20"/>
        </w:rPr>
        <w:t xml:space="preserve"> they do so at their own risk. </w:t>
      </w:r>
      <w:r w:rsidR="006438F6">
        <w:rPr>
          <w:sz w:val="20"/>
          <w:szCs w:val="20"/>
        </w:rPr>
        <w:t>Support currently</w:t>
      </w:r>
      <w:r w:rsidR="005843DE" w:rsidRPr="00C57FED">
        <w:rPr>
          <w:sz w:val="20"/>
          <w:szCs w:val="20"/>
        </w:rPr>
        <w:t xml:space="preserve"> covers a single deployment per Dynamics 365 instance architecture. </w:t>
      </w:r>
    </w:p>
    <w:p w14:paraId="067755C3" w14:textId="77777777" w:rsidR="00C57FED" w:rsidRPr="00C57FED" w:rsidRDefault="00C57FED" w:rsidP="001647A0">
      <w:pPr>
        <w:spacing w:after="0" w:line="240" w:lineRule="auto"/>
        <w:rPr>
          <w:sz w:val="20"/>
          <w:szCs w:val="20"/>
        </w:rPr>
      </w:pPr>
    </w:p>
    <w:p w14:paraId="2A8B9301" w14:textId="18DC059B" w:rsidR="001E1FFB" w:rsidRPr="00C57FED" w:rsidRDefault="001E067A" w:rsidP="00C57FED">
      <w:pPr>
        <w:pStyle w:val="Heading2"/>
      </w:pPr>
      <w:bookmarkStart w:id="991" w:name="_Toc52813268"/>
      <w:r w:rsidRPr="00C57FED">
        <w:t>Naming and Unique Name Concepts</w:t>
      </w:r>
      <w:bookmarkEnd w:id="991"/>
    </w:p>
    <w:p w14:paraId="3E7E9332" w14:textId="2B84E7CE" w:rsidR="00A0192E" w:rsidRDefault="00745267" w:rsidP="001647A0">
      <w:pPr>
        <w:spacing w:after="0" w:line="240" w:lineRule="auto"/>
        <w:rPr>
          <w:sz w:val="20"/>
          <w:szCs w:val="20"/>
        </w:rPr>
      </w:pPr>
      <w:r w:rsidRPr="00C57FED">
        <w:rPr>
          <w:sz w:val="20"/>
          <w:szCs w:val="20"/>
        </w:rPr>
        <w:t xml:space="preserve">A failure during deployment of the template </w:t>
      </w:r>
      <w:r w:rsidR="006438F6">
        <w:rPr>
          <w:sz w:val="20"/>
          <w:szCs w:val="20"/>
        </w:rPr>
        <w:t>can</w:t>
      </w:r>
      <w:r w:rsidRPr="00C57FED">
        <w:rPr>
          <w:sz w:val="20"/>
          <w:szCs w:val="20"/>
        </w:rPr>
        <w:t xml:space="preserve"> occur due to the naming conventions used during the template setup. </w:t>
      </w:r>
      <w:r w:rsidR="006D2155" w:rsidRPr="00C57FED">
        <w:rPr>
          <w:sz w:val="20"/>
          <w:szCs w:val="20"/>
        </w:rPr>
        <w:t>Resource names are externally addressable and must be unique</w:t>
      </w:r>
      <w:r w:rsidR="006438F6">
        <w:rPr>
          <w:sz w:val="20"/>
          <w:szCs w:val="20"/>
        </w:rPr>
        <w:t>. T</w:t>
      </w:r>
      <w:r w:rsidR="006D2155" w:rsidRPr="00C57FED">
        <w:rPr>
          <w:sz w:val="20"/>
          <w:szCs w:val="20"/>
        </w:rPr>
        <w:t>he template has been configured to generate unique names for the created applications</w:t>
      </w:r>
      <w:r w:rsidR="008C7BD0" w:rsidRPr="00C57FED">
        <w:rPr>
          <w:sz w:val="20"/>
          <w:szCs w:val="20"/>
        </w:rPr>
        <w:t xml:space="preserve"> but in the unlikely event that a names space for a </w:t>
      </w:r>
      <w:r w:rsidR="000E6A3E" w:rsidRPr="00C57FED">
        <w:rPr>
          <w:sz w:val="20"/>
          <w:szCs w:val="20"/>
        </w:rPr>
        <w:t>component</w:t>
      </w:r>
      <w:r w:rsidR="008C7BD0" w:rsidRPr="00C57FED">
        <w:rPr>
          <w:sz w:val="20"/>
          <w:szCs w:val="20"/>
        </w:rPr>
        <w:t xml:space="preserve"> </w:t>
      </w:r>
      <w:r w:rsidR="000E6A3E" w:rsidRPr="00C57FED">
        <w:rPr>
          <w:sz w:val="20"/>
          <w:szCs w:val="20"/>
        </w:rPr>
        <w:t>within</w:t>
      </w:r>
      <w:r w:rsidR="008C7BD0" w:rsidRPr="00C57FED">
        <w:rPr>
          <w:sz w:val="20"/>
          <w:szCs w:val="20"/>
        </w:rPr>
        <w:t xml:space="preserve"> </w:t>
      </w:r>
      <w:r w:rsidR="000E6A3E" w:rsidRPr="00C57FED">
        <w:rPr>
          <w:sz w:val="20"/>
          <w:szCs w:val="20"/>
        </w:rPr>
        <w:t>the</w:t>
      </w:r>
      <w:r w:rsidR="008C7BD0" w:rsidRPr="00C57FED">
        <w:rPr>
          <w:sz w:val="20"/>
          <w:szCs w:val="20"/>
        </w:rPr>
        <w:t xml:space="preserve"> template is already in use</w:t>
      </w:r>
      <w:r w:rsidR="006438F6">
        <w:rPr>
          <w:sz w:val="20"/>
          <w:szCs w:val="20"/>
        </w:rPr>
        <w:t>,</w:t>
      </w:r>
      <w:r w:rsidR="008C7BD0" w:rsidRPr="00C57FED">
        <w:rPr>
          <w:sz w:val="20"/>
          <w:szCs w:val="20"/>
        </w:rPr>
        <w:t xml:space="preserve"> the </w:t>
      </w:r>
      <w:r w:rsidR="000E6A3E" w:rsidRPr="00C57FED">
        <w:rPr>
          <w:sz w:val="20"/>
          <w:szCs w:val="20"/>
        </w:rPr>
        <w:t xml:space="preserve">deployment will fail. If this occurs, the implementor must modify the organization name </w:t>
      </w:r>
      <w:r w:rsidR="006438F6" w:rsidRPr="00C57FED">
        <w:rPr>
          <w:sz w:val="20"/>
          <w:szCs w:val="20"/>
        </w:rPr>
        <w:t>to</w:t>
      </w:r>
      <w:r w:rsidR="000E6A3E" w:rsidRPr="00C57FED">
        <w:rPr>
          <w:sz w:val="20"/>
          <w:szCs w:val="20"/>
        </w:rPr>
        <w:t xml:space="preserve"> create a unique naming convention. </w:t>
      </w:r>
    </w:p>
    <w:p w14:paraId="48560A8D" w14:textId="77777777" w:rsidR="00C57FED" w:rsidRPr="00C57FED" w:rsidRDefault="00C57FED" w:rsidP="001647A0">
      <w:pPr>
        <w:spacing w:after="0" w:line="240" w:lineRule="auto"/>
        <w:rPr>
          <w:sz w:val="20"/>
          <w:szCs w:val="20"/>
        </w:rPr>
      </w:pPr>
    </w:p>
    <w:p w14:paraId="479357B1" w14:textId="65D09CE1" w:rsidR="001E1FFB" w:rsidRPr="00C57FED" w:rsidRDefault="00594224" w:rsidP="001647A0">
      <w:pPr>
        <w:spacing w:after="0" w:line="240" w:lineRule="auto"/>
        <w:rPr>
          <w:sz w:val="20"/>
          <w:szCs w:val="20"/>
        </w:rPr>
      </w:pPr>
      <w:ins w:id="992" w:author="Author">
        <w:r>
          <w:rPr>
            <w:sz w:val="20"/>
            <w:szCs w:val="20"/>
          </w:rPr>
          <w:t>Please see d</w:t>
        </w:r>
      </w:ins>
      <w:del w:id="993" w:author="Author">
        <w:r w:rsidR="009A40E2" w:rsidRPr="00C57FED" w:rsidDel="00594224">
          <w:rPr>
            <w:sz w:val="20"/>
            <w:szCs w:val="20"/>
          </w:rPr>
          <w:delText>D</w:delText>
        </w:r>
      </w:del>
      <w:r w:rsidR="009A40E2" w:rsidRPr="00C57FED">
        <w:rPr>
          <w:sz w:val="20"/>
          <w:szCs w:val="20"/>
        </w:rPr>
        <w:t xml:space="preserve">etails on best practices for </w:t>
      </w:r>
      <w:ins w:id="994" w:author="Author">
        <w:r>
          <w:rPr>
            <w:sz w:val="20"/>
            <w:szCs w:val="20"/>
          </w:rPr>
          <w:fldChar w:fldCharType="begin"/>
        </w:r>
        <w:r>
          <w:rPr>
            <w:sz w:val="20"/>
            <w:szCs w:val="20"/>
          </w:rPr>
          <w:instrText xml:space="preserve"> HYPERLINK "https://docs.microsoft.com/en-us/azure/cloud-adoption-framework/ready/azure-best-practices/naming-and-tagging" </w:instrText>
        </w:r>
        <w:r>
          <w:rPr>
            <w:sz w:val="20"/>
            <w:szCs w:val="20"/>
          </w:rPr>
          <w:fldChar w:fldCharType="separate"/>
        </w:r>
        <w:r w:rsidR="009A40E2" w:rsidRPr="00594224">
          <w:rPr>
            <w:rStyle w:val="Hyperlink"/>
            <w:sz w:val="20"/>
            <w:szCs w:val="20"/>
          </w:rPr>
          <w:t>Azure naming conventions</w:t>
        </w:r>
        <w:r>
          <w:rPr>
            <w:sz w:val="20"/>
            <w:szCs w:val="20"/>
          </w:rPr>
          <w:fldChar w:fldCharType="end"/>
        </w:r>
      </w:ins>
      <w:del w:id="995" w:author="Author">
        <w:r w:rsidR="009A40E2" w:rsidRPr="00C57FED" w:rsidDel="00594224">
          <w:rPr>
            <w:sz w:val="20"/>
            <w:szCs w:val="20"/>
          </w:rPr>
          <w:delText xml:space="preserve"> can be found </w:delText>
        </w:r>
        <w:r w:rsidR="005C7E82" w:rsidDel="00594224">
          <w:fldChar w:fldCharType="begin"/>
        </w:r>
        <w:r w:rsidR="005C7E82" w:rsidDel="00594224">
          <w:delInstrText xml:space="preserve"> HYPERLINK "https://docs.microsoft.com/en-us/azure/cloud-adoption-framework/ready/azure-best-practices/naming-and-tagging" </w:delInstrText>
        </w:r>
        <w:r w:rsidR="005C7E82" w:rsidDel="00594224">
          <w:fldChar w:fldCharType="separate"/>
        </w:r>
        <w:r w:rsidR="009A40E2" w:rsidRPr="00C57FED" w:rsidDel="00594224">
          <w:rPr>
            <w:rStyle w:val="Hyperlink"/>
            <w:sz w:val="20"/>
            <w:szCs w:val="20"/>
          </w:rPr>
          <w:delText>here</w:delText>
        </w:r>
        <w:r w:rsidR="005C7E82" w:rsidDel="00594224">
          <w:rPr>
            <w:rStyle w:val="Hyperlink"/>
            <w:sz w:val="20"/>
            <w:szCs w:val="20"/>
          </w:rPr>
          <w:fldChar w:fldCharType="end"/>
        </w:r>
      </w:del>
      <w:r w:rsidR="009A40E2" w:rsidRPr="00C57FED">
        <w:rPr>
          <w:sz w:val="20"/>
          <w:szCs w:val="20"/>
        </w:rPr>
        <w:t xml:space="preserve">. </w:t>
      </w:r>
    </w:p>
    <w:p w14:paraId="293DD987" w14:textId="2AE1DC77" w:rsidR="00BD367F" w:rsidRPr="00C57FED" w:rsidRDefault="000C3999" w:rsidP="00C57FED">
      <w:pPr>
        <w:pStyle w:val="Heading1"/>
      </w:pPr>
      <w:bookmarkStart w:id="996" w:name="_Toc52813269"/>
      <w:r w:rsidRPr="00C57FED">
        <w:t xml:space="preserve">Learn </w:t>
      </w:r>
      <w:r w:rsidR="00662F46">
        <w:t>M</w:t>
      </w:r>
      <w:r w:rsidRPr="00C57FED">
        <w:t xml:space="preserve">ore </w:t>
      </w:r>
      <w:r w:rsidR="00662F46">
        <w:t>A</w:t>
      </w:r>
      <w:r w:rsidRPr="00C57FED">
        <w:t xml:space="preserve">bout </w:t>
      </w:r>
      <w:r w:rsidR="00042336" w:rsidRPr="00C57FED">
        <w:t>Azure</w:t>
      </w:r>
      <w:r w:rsidR="00DD62BF" w:rsidRPr="00C57FED">
        <w:t xml:space="preserve"> and Extending Dynamics 365</w:t>
      </w:r>
      <w:bookmarkEnd w:id="996"/>
    </w:p>
    <w:p w14:paraId="73CD206A" w14:textId="28EF6FA6" w:rsidR="009121AE" w:rsidRDefault="00FD18FD" w:rsidP="001647A0">
      <w:pPr>
        <w:spacing w:after="0" w:line="240" w:lineRule="auto"/>
        <w:rPr>
          <w:sz w:val="20"/>
          <w:szCs w:val="20"/>
        </w:rPr>
      </w:pPr>
      <w:r w:rsidRPr="00C57FED">
        <w:rPr>
          <w:sz w:val="20"/>
          <w:szCs w:val="20"/>
        </w:rPr>
        <w:t xml:space="preserve">This document assumes </w:t>
      </w:r>
      <w:r w:rsidR="002B2461" w:rsidRPr="00C57FED">
        <w:rPr>
          <w:sz w:val="20"/>
          <w:szCs w:val="20"/>
        </w:rPr>
        <w:t xml:space="preserve">users provisioning Fundraising and Engagement Azure environments have a solid understanding of both the Azure components that will be created and configured as well as the Dynamics 365 environment </w:t>
      </w:r>
      <w:r w:rsidR="00792677" w:rsidRPr="00C57FED">
        <w:rPr>
          <w:sz w:val="20"/>
          <w:szCs w:val="20"/>
        </w:rPr>
        <w:t>which</w:t>
      </w:r>
      <w:r w:rsidR="002B2461" w:rsidRPr="00C57FED">
        <w:rPr>
          <w:sz w:val="20"/>
          <w:szCs w:val="20"/>
        </w:rPr>
        <w:t xml:space="preserve"> will utilize this functionality. </w:t>
      </w:r>
    </w:p>
    <w:p w14:paraId="049B0594" w14:textId="77777777" w:rsidR="00C57FED" w:rsidRPr="00C57FED" w:rsidRDefault="00C57FED" w:rsidP="001647A0">
      <w:pPr>
        <w:spacing w:after="0" w:line="240" w:lineRule="auto"/>
        <w:rPr>
          <w:sz w:val="20"/>
          <w:szCs w:val="20"/>
        </w:rPr>
      </w:pPr>
    </w:p>
    <w:p w14:paraId="0752DB71" w14:textId="4A31C32D" w:rsidR="009648D2" w:rsidRDefault="009648D2" w:rsidP="001647A0">
      <w:pPr>
        <w:spacing w:after="0" w:line="240" w:lineRule="auto"/>
        <w:rPr>
          <w:sz w:val="20"/>
          <w:szCs w:val="20"/>
        </w:rPr>
      </w:pPr>
      <w:r w:rsidRPr="00C57FED">
        <w:rPr>
          <w:sz w:val="20"/>
          <w:szCs w:val="20"/>
        </w:rPr>
        <w:t>The following courses and certification</w:t>
      </w:r>
      <w:del w:id="997" w:author="Author">
        <w:r w:rsidRPr="00C57FED" w:rsidDel="00042FA0">
          <w:rPr>
            <w:sz w:val="20"/>
            <w:szCs w:val="20"/>
          </w:rPr>
          <w:delText>s</w:delText>
        </w:r>
      </w:del>
      <w:r w:rsidRPr="00C57FED">
        <w:rPr>
          <w:sz w:val="20"/>
          <w:szCs w:val="20"/>
        </w:rPr>
        <w:t xml:space="preserve"> paths are recommended prior to </w:t>
      </w:r>
      <w:r w:rsidR="00076703" w:rsidRPr="00C57FED">
        <w:rPr>
          <w:sz w:val="20"/>
          <w:szCs w:val="20"/>
        </w:rPr>
        <w:t>utilizing this guide:</w:t>
      </w:r>
    </w:p>
    <w:p w14:paraId="721968F7" w14:textId="77777777" w:rsidR="00C57FED" w:rsidRPr="00C57FED" w:rsidRDefault="00C57FED" w:rsidP="001647A0">
      <w:pPr>
        <w:spacing w:after="0" w:line="240" w:lineRule="auto"/>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115" w:type="dxa"/>
        </w:tblCellMar>
        <w:tblLook w:val="04A0" w:firstRow="1" w:lastRow="0" w:firstColumn="1" w:lastColumn="0" w:noHBand="0" w:noVBand="1"/>
      </w:tblPr>
      <w:tblGrid>
        <w:gridCol w:w="3119"/>
        <w:gridCol w:w="2080"/>
        <w:gridCol w:w="2080"/>
        <w:gridCol w:w="2081"/>
      </w:tblGrid>
      <w:tr w:rsidR="00DE74BF" w:rsidRPr="00662F46" w14:paraId="3B6A3C34" w14:textId="1139DCE6" w:rsidTr="007C72F9">
        <w:tc>
          <w:tcPr>
            <w:tcW w:w="3119" w:type="dxa"/>
            <w:tcBorders>
              <w:bottom w:val="single" w:sz="4" w:space="0" w:color="BFBFBF" w:themeColor="background1" w:themeShade="BF"/>
            </w:tcBorders>
          </w:tcPr>
          <w:p w14:paraId="36EC4983" w14:textId="07A9593C" w:rsidR="00DE74BF" w:rsidRPr="00662F46" w:rsidRDefault="00DE74BF" w:rsidP="001647A0">
            <w:pPr>
              <w:rPr>
                <w:rFonts w:asciiTheme="majorHAnsi" w:hAnsiTheme="majorHAnsi" w:cstheme="majorHAnsi"/>
                <w:b/>
                <w:sz w:val="20"/>
                <w:szCs w:val="20"/>
              </w:rPr>
            </w:pPr>
          </w:p>
        </w:tc>
        <w:tc>
          <w:tcPr>
            <w:tcW w:w="2080" w:type="dxa"/>
            <w:tcBorders>
              <w:bottom w:val="single" w:sz="4" w:space="0" w:color="BFBFBF" w:themeColor="background1" w:themeShade="BF"/>
            </w:tcBorders>
          </w:tcPr>
          <w:p w14:paraId="21CCF0B2" w14:textId="26D9BA76" w:rsidR="00DE74BF" w:rsidRPr="00662F46" w:rsidRDefault="00F92CF1" w:rsidP="001647A0">
            <w:pPr>
              <w:rPr>
                <w:rFonts w:asciiTheme="majorHAnsi" w:hAnsiTheme="majorHAnsi" w:cstheme="majorHAnsi"/>
                <w:b/>
                <w:sz w:val="20"/>
                <w:szCs w:val="20"/>
              </w:rPr>
            </w:pPr>
            <w:r w:rsidRPr="00662F46">
              <w:rPr>
                <w:rFonts w:asciiTheme="majorHAnsi" w:hAnsiTheme="majorHAnsi" w:cstheme="majorHAnsi"/>
                <w:b/>
                <w:sz w:val="20"/>
                <w:szCs w:val="20"/>
              </w:rPr>
              <w:t>Educate</w:t>
            </w:r>
          </w:p>
        </w:tc>
        <w:tc>
          <w:tcPr>
            <w:tcW w:w="2080" w:type="dxa"/>
            <w:tcBorders>
              <w:bottom w:val="single" w:sz="4" w:space="0" w:color="BFBFBF" w:themeColor="background1" w:themeShade="BF"/>
            </w:tcBorders>
          </w:tcPr>
          <w:p w14:paraId="4E3AA8CA" w14:textId="53218BCE" w:rsidR="00DE74BF" w:rsidRPr="00662F46" w:rsidRDefault="00F92CF1" w:rsidP="001647A0">
            <w:pPr>
              <w:rPr>
                <w:rFonts w:asciiTheme="majorHAnsi" w:hAnsiTheme="majorHAnsi" w:cstheme="majorHAnsi"/>
                <w:b/>
                <w:sz w:val="20"/>
                <w:szCs w:val="20"/>
              </w:rPr>
            </w:pPr>
            <w:r w:rsidRPr="00662F46">
              <w:rPr>
                <w:rFonts w:asciiTheme="majorHAnsi" w:hAnsiTheme="majorHAnsi" w:cstheme="majorHAnsi"/>
                <w:b/>
                <w:sz w:val="20"/>
                <w:szCs w:val="20"/>
              </w:rPr>
              <w:t xml:space="preserve">Accredit </w:t>
            </w:r>
          </w:p>
        </w:tc>
        <w:tc>
          <w:tcPr>
            <w:tcW w:w="2081" w:type="dxa"/>
            <w:tcBorders>
              <w:bottom w:val="single" w:sz="4" w:space="0" w:color="BFBFBF" w:themeColor="background1" w:themeShade="BF"/>
            </w:tcBorders>
          </w:tcPr>
          <w:p w14:paraId="73DC148E" w14:textId="5BE1F7CB" w:rsidR="00DE74BF" w:rsidRPr="00662F46" w:rsidRDefault="00B50E52" w:rsidP="001647A0">
            <w:pPr>
              <w:rPr>
                <w:rFonts w:asciiTheme="majorHAnsi" w:hAnsiTheme="majorHAnsi" w:cstheme="majorHAnsi"/>
                <w:b/>
                <w:sz w:val="20"/>
                <w:szCs w:val="20"/>
              </w:rPr>
            </w:pPr>
            <w:r w:rsidRPr="00662F46">
              <w:rPr>
                <w:rFonts w:asciiTheme="majorHAnsi" w:hAnsiTheme="majorHAnsi" w:cstheme="majorHAnsi"/>
                <w:b/>
                <w:sz w:val="20"/>
                <w:szCs w:val="20"/>
              </w:rPr>
              <w:t>Discussion</w:t>
            </w:r>
          </w:p>
        </w:tc>
      </w:tr>
      <w:tr w:rsidR="007C72F9" w:rsidRPr="00662F46" w14:paraId="134DB879" w14:textId="7A3C77EF" w:rsidTr="007C72F9">
        <w:tc>
          <w:tcPr>
            <w:tcW w:w="3119" w:type="dxa"/>
            <w:tcBorders>
              <w:top w:val="single" w:sz="4" w:space="0" w:color="BFBFBF" w:themeColor="background1" w:themeShade="BF"/>
              <w:bottom w:val="single" w:sz="4" w:space="0" w:color="BFBFBF" w:themeColor="background1" w:themeShade="BF"/>
            </w:tcBorders>
          </w:tcPr>
          <w:p w14:paraId="7594632A" w14:textId="3026E91E" w:rsidR="007C72F9" w:rsidRPr="00662F46" w:rsidRDefault="007C72F9" w:rsidP="001647A0">
            <w:pPr>
              <w:rPr>
                <w:rFonts w:asciiTheme="majorHAnsi" w:hAnsiTheme="majorHAnsi" w:cstheme="majorHAnsi"/>
                <w:sz w:val="20"/>
                <w:szCs w:val="20"/>
              </w:rPr>
            </w:pPr>
            <w:r w:rsidRPr="00662F46">
              <w:rPr>
                <w:rFonts w:asciiTheme="majorHAnsi" w:hAnsiTheme="majorHAnsi" w:cstheme="majorHAnsi"/>
                <w:sz w:val="20"/>
                <w:szCs w:val="20"/>
              </w:rPr>
              <w:t xml:space="preserve">Azure Fundamentals </w:t>
            </w:r>
          </w:p>
        </w:tc>
        <w:tc>
          <w:tcPr>
            <w:tcW w:w="2080" w:type="dxa"/>
            <w:tcBorders>
              <w:top w:val="single" w:sz="4" w:space="0" w:color="BFBFBF" w:themeColor="background1" w:themeShade="BF"/>
              <w:bottom w:val="single" w:sz="4" w:space="0" w:color="BFBFBF" w:themeColor="background1" w:themeShade="BF"/>
            </w:tcBorders>
          </w:tcPr>
          <w:p w14:paraId="58AD3F03" w14:textId="2A2D1E4E" w:rsidR="007C72F9" w:rsidRPr="00662F46" w:rsidRDefault="006B4C6F" w:rsidP="001647A0">
            <w:pPr>
              <w:rPr>
                <w:rFonts w:asciiTheme="majorHAnsi" w:hAnsiTheme="majorHAnsi" w:cstheme="majorHAnsi"/>
                <w:sz w:val="20"/>
                <w:szCs w:val="20"/>
              </w:rPr>
            </w:pPr>
            <w:hyperlink r:id="rId91" w:history="1">
              <w:r w:rsidR="007C72F9" w:rsidRPr="00662F46">
                <w:rPr>
                  <w:rStyle w:val="Hyperlink"/>
                  <w:rFonts w:asciiTheme="majorHAnsi" w:hAnsiTheme="majorHAnsi" w:cstheme="majorHAnsi"/>
                  <w:sz w:val="20"/>
                  <w:szCs w:val="20"/>
                </w:rPr>
                <w:t>Learning</w:t>
              </w:r>
            </w:hyperlink>
            <w:r w:rsidR="007C72F9" w:rsidRPr="00662F46">
              <w:rPr>
                <w:rStyle w:val="Hyperlink"/>
                <w:rFonts w:asciiTheme="majorHAnsi" w:hAnsiTheme="majorHAnsi" w:cstheme="majorHAnsi"/>
                <w:sz w:val="20"/>
                <w:szCs w:val="20"/>
              </w:rPr>
              <w:t xml:space="preserve"> Path</w:t>
            </w:r>
          </w:p>
        </w:tc>
        <w:tc>
          <w:tcPr>
            <w:tcW w:w="2080" w:type="dxa"/>
            <w:tcBorders>
              <w:top w:val="single" w:sz="4" w:space="0" w:color="BFBFBF" w:themeColor="background1" w:themeShade="BF"/>
              <w:bottom w:val="single" w:sz="4" w:space="0" w:color="BFBFBF" w:themeColor="background1" w:themeShade="BF"/>
            </w:tcBorders>
          </w:tcPr>
          <w:p w14:paraId="7354B26B" w14:textId="7342C778" w:rsidR="007C72F9" w:rsidRPr="00662F46" w:rsidRDefault="006B4C6F" w:rsidP="001647A0">
            <w:pPr>
              <w:rPr>
                <w:rFonts w:asciiTheme="majorHAnsi" w:hAnsiTheme="majorHAnsi" w:cstheme="majorHAnsi"/>
                <w:sz w:val="20"/>
                <w:szCs w:val="20"/>
              </w:rPr>
            </w:pPr>
            <w:hyperlink r:id="rId92" w:history="1">
              <w:r w:rsidR="007C72F9" w:rsidRPr="00662F46">
                <w:rPr>
                  <w:rStyle w:val="Hyperlink"/>
                  <w:rFonts w:asciiTheme="majorHAnsi" w:hAnsiTheme="majorHAnsi" w:cstheme="majorHAnsi"/>
                  <w:sz w:val="20"/>
                  <w:szCs w:val="20"/>
                </w:rPr>
                <w:t>Exam</w:t>
              </w:r>
            </w:hyperlink>
          </w:p>
        </w:tc>
        <w:tc>
          <w:tcPr>
            <w:tcW w:w="2081" w:type="dxa"/>
            <w:tcBorders>
              <w:top w:val="single" w:sz="4" w:space="0" w:color="BFBFBF" w:themeColor="background1" w:themeShade="BF"/>
              <w:bottom w:val="single" w:sz="4" w:space="0" w:color="BFBFBF" w:themeColor="background1" w:themeShade="BF"/>
            </w:tcBorders>
          </w:tcPr>
          <w:p w14:paraId="7CD1FAF1" w14:textId="5F7ABC32" w:rsidR="007C72F9" w:rsidRPr="00662F46" w:rsidRDefault="006B4C6F" w:rsidP="001647A0">
            <w:pPr>
              <w:rPr>
                <w:rFonts w:asciiTheme="majorHAnsi" w:hAnsiTheme="majorHAnsi" w:cstheme="majorHAnsi"/>
                <w:sz w:val="20"/>
                <w:szCs w:val="20"/>
              </w:rPr>
            </w:pPr>
            <w:hyperlink r:id="rId93" w:history="1">
              <w:r w:rsidR="007C72F9" w:rsidRPr="00662F46">
                <w:rPr>
                  <w:rStyle w:val="Hyperlink"/>
                  <w:rFonts w:asciiTheme="majorHAnsi" w:hAnsiTheme="majorHAnsi" w:cstheme="majorHAnsi"/>
                  <w:sz w:val="20"/>
                  <w:szCs w:val="20"/>
                </w:rPr>
                <w:t>Community</w:t>
              </w:r>
            </w:hyperlink>
          </w:p>
        </w:tc>
      </w:tr>
      <w:tr w:rsidR="007C72F9" w:rsidRPr="00662F46" w14:paraId="3A3908FB" w14:textId="1BC3CB45" w:rsidTr="007C72F9">
        <w:tc>
          <w:tcPr>
            <w:tcW w:w="3119" w:type="dxa"/>
            <w:tcBorders>
              <w:top w:val="single" w:sz="4" w:space="0" w:color="BFBFBF" w:themeColor="background1" w:themeShade="BF"/>
              <w:bottom w:val="single" w:sz="4" w:space="0" w:color="BFBFBF" w:themeColor="background1" w:themeShade="BF"/>
            </w:tcBorders>
          </w:tcPr>
          <w:p w14:paraId="27AAA857" w14:textId="539ED6B7" w:rsidR="007C72F9" w:rsidRPr="00662F46" w:rsidRDefault="007C72F9" w:rsidP="001647A0">
            <w:pPr>
              <w:rPr>
                <w:rFonts w:asciiTheme="majorHAnsi" w:hAnsiTheme="majorHAnsi" w:cstheme="majorHAnsi"/>
                <w:sz w:val="20"/>
                <w:szCs w:val="20"/>
              </w:rPr>
            </w:pPr>
            <w:r w:rsidRPr="00662F46">
              <w:rPr>
                <w:rFonts w:asciiTheme="majorHAnsi" w:hAnsiTheme="majorHAnsi" w:cstheme="majorHAnsi"/>
                <w:sz w:val="20"/>
                <w:szCs w:val="20"/>
              </w:rPr>
              <w:t xml:space="preserve">Dynamics 365 Fundamentals </w:t>
            </w:r>
          </w:p>
        </w:tc>
        <w:tc>
          <w:tcPr>
            <w:tcW w:w="2080" w:type="dxa"/>
            <w:tcBorders>
              <w:top w:val="single" w:sz="4" w:space="0" w:color="BFBFBF" w:themeColor="background1" w:themeShade="BF"/>
              <w:bottom w:val="single" w:sz="4" w:space="0" w:color="BFBFBF" w:themeColor="background1" w:themeShade="BF"/>
            </w:tcBorders>
          </w:tcPr>
          <w:p w14:paraId="5908D5CA" w14:textId="679F8B22" w:rsidR="007C72F9" w:rsidRPr="00662F46" w:rsidRDefault="006B4C6F" w:rsidP="001647A0">
            <w:pPr>
              <w:rPr>
                <w:rFonts w:asciiTheme="majorHAnsi" w:hAnsiTheme="majorHAnsi" w:cstheme="majorHAnsi"/>
                <w:sz w:val="20"/>
                <w:szCs w:val="20"/>
              </w:rPr>
            </w:pPr>
            <w:hyperlink r:id="rId94" w:history="1">
              <w:r w:rsidR="007C72F9" w:rsidRPr="00662F46">
                <w:rPr>
                  <w:rStyle w:val="Hyperlink"/>
                  <w:rFonts w:asciiTheme="majorHAnsi" w:hAnsiTheme="majorHAnsi" w:cstheme="majorHAnsi"/>
                  <w:sz w:val="20"/>
                  <w:szCs w:val="20"/>
                </w:rPr>
                <w:t>Learning</w:t>
              </w:r>
            </w:hyperlink>
            <w:r w:rsidR="007C72F9" w:rsidRPr="00662F46">
              <w:rPr>
                <w:rStyle w:val="Hyperlink"/>
                <w:rFonts w:asciiTheme="majorHAnsi" w:hAnsiTheme="majorHAnsi" w:cstheme="majorHAnsi"/>
                <w:sz w:val="20"/>
                <w:szCs w:val="20"/>
              </w:rPr>
              <w:t xml:space="preserve"> Path</w:t>
            </w:r>
          </w:p>
        </w:tc>
        <w:tc>
          <w:tcPr>
            <w:tcW w:w="2080" w:type="dxa"/>
            <w:tcBorders>
              <w:top w:val="single" w:sz="4" w:space="0" w:color="BFBFBF" w:themeColor="background1" w:themeShade="BF"/>
              <w:bottom w:val="single" w:sz="4" w:space="0" w:color="BFBFBF" w:themeColor="background1" w:themeShade="BF"/>
            </w:tcBorders>
          </w:tcPr>
          <w:p w14:paraId="42FE8B76" w14:textId="7728991F" w:rsidR="007C72F9" w:rsidRPr="00662F46" w:rsidRDefault="006B4C6F" w:rsidP="001647A0">
            <w:pPr>
              <w:rPr>
                <w:rFonts w:asciiTheme="majorHAnsi" w:hAnsiTheme="majorHAnsi" w:cstheme="majorHAnsi"/>
                <w:sz w:val="20"/>
                <w:szCs w:val="20"/>
              </w:rPr>
            </w:pPr>
            <w:hyperlink r:id="rId95" w:history="1">
              <w:r w:rsidR="007C72F9" w:rsidRPr="00662F46">
                <w:rPr>
                  <w:rStyle w:val="Hyperlink"/>
                  <w:rFonts w:asciiTheme="majorHAnsi" w:hAnsiTheme="majorHAnsi" w:cstheme="majorHAnsi"/>
                  <w:sz w:val="20"/>
                  <w:szCs w:val="20"/>
                </w:rPr>
                <w:t>Exam</w:t>
              </w:r>
            </w:hyperlink>
          </w:p>
        </w:tc>
        <w:tc>
          <w:tcPr>
            <w:tcW w:w="2081" w:type="dxa"/>
            <w:tcBorders>
              <w:top w:val="single" w:sz="4" w:space="0" w:color="BFBFBF" w:themeColor="background1" w:themeShade="BF"/>
              <w:bottom w:val="single" w:sz="4" w:space="0" w:color="BFBFBF" w:themeColor="background1" w:themeShade="BF"/>
            </w:tcBorders>
          </w:tcPr>
          <w:p w14:paraId="4159DB60" w14:textId="46FFDA60" w:rsidR="007C72F9" w:rsidRPr="00662F46" w:rsidRDefault="006B4C6F" w:rsidP="001647A0">
            <w:pPr>
              <w:rPr>
                <w:rFonts w:asciiTheme="majorHAnsi" w:hAnsiTheme="majorHAnsi" w:cstheme="majorHAnsi"/>
                <w:sz w:val="20"/>
                <w:szCs w:val="20"/>
              </w:rPr>
            </w:pPr>
            <w:hyperlink r:id="rId96" w:history="1">
              <w:r w:rsidR="007C72F9" w:rsidRPr="00662F46">
                <w:rPr>
                  <w:rStyle w:val="Hyperlink"/>
                  <w:rFonts w:asciiTheme="majorHAnsi" w:hAnsiTheme="majorHAnsi" w:cstheme="majorHAnsi"/>
                  <w:sz w:val="20"/>
                  <w:szCs w:val="20"/>
                </w:rPr>
                <w:t>Community</w:t>
              </w:r>
            </w:hyperlink>
          </w:p>
        </w:tc>
      </w:tr>
    </w:tbl>
    <w:p w14:paraId="1CA237A1" w14:textId="0C6ED6B4" w:rsidR="008F4F72" w:rsidRDefault="008F4F72" w:rsidP="006438F6"/>
    <w:p w14:paraId="132F7C07" w14:textId="554FD9BE" w:rsidR="006438F6" w:rsidRPr="006438F6" w:rsidRDefault="006438F6" w:rsidP="006438F6">
      <w:pPr>
        <w:rPr>
          <w:sz w:val="20"/>
          <w:szCs w:val="20"/>
        </w:rPr>
      </w:pPr>
    </w:p>
    <w:sectPr w:rsidR="006438F6" w:rsidRPr="006438F6" w:rsidSect="00C95735">
      <w:headerReference w:type="default" r:id="rId97"/>
      <w:footerReference w:type="default" r:id="rId98"/>
      <w:headerReference w:type="first" r:id="rId99"/>
      <w:footerReference w:type="first" r:id="rId100"/>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00" w:author="Author" w:initials="A">
    <w:p w14:paraId="5CE0D0A2" w14:textId="382BAB34" w:rsidR="6E7D0351" w:rsidRDefault="6E7D0351">
      <w:pPr>
        <w:pStyle w:val="CommentText"/>
      </w:pPr>
      <w:r>
        <w:t>EMS: are there specific artifacts they need to take note of?</w:t>
      </w:r>
      <w:r>
        <w:rPr>
          <w:rStyle w:val="CommentReference"/>
        </w:rPr>
        <w:annotationRef/>
      </w:r>
    </w:p>
  </w:comment>
  <w:comment w:id="408" w:author="Author" w:initials="A">
    <w:p w14:paraId="51E1602B" w14:textId="7D72546E" w:rsidR="59CD8E7D" w:rsidRDefault="59CD8E7D">
      <w:pPr>
        <w:pStyle w:val="CommentText"/>
      </w:pPr>
      <w:r>
        <w:t>EMS: is the value shared here appropriate to share?</w:t>
      </w:r>
      <w:r>
        <w:rPr>
          <w:rStyle w:val="CommentReference"/>
        </w:rPr>
        <w:annotationRef/>
      </w:r>
    </w:p>
  </w:comment>
  <w:comment w:id="411" w:author="Author" w:initials="A">
    <w:p w14:paraId="357AF94E" w14:textId="0B1E857D" w:rsidR="0E63B8E5" w:rsidRDefault="0E63B8E5">
      <w:pPr>
        <w:pStyle w:val="CommentText"/>
      </w:pPr>
      <w:r>
        <w:t>EMS:  Please ensure there are no secrets or security-challenged information shared in these screenshots.</w:t>
      </w:r>
      <w:r>
        <w:rPr>
          <w:rStyle w:val="CommentReference"/>
        </w:rPr>
        <w:annotationRef/>
      </w:r>
    </w:p>
  </w:comment>
  <w:comment w:id="429" w:author="Author" w:initials="A">
    <w:p w14:paraId="7C372085" w14:textId="548F240C" w:rsidR="604F6523" w:rsidRDefault="604F6523">
      <w:pPr>
        <w:pStyle w:val="CommentText"/>
      </w:pPr>
      <w:r>
        <w:t>EMS: ensure the info in this screenshot is not a security risk to share</w:t>
      </w:r>
      <w:r>
        <w:rPr>
          <w:rStyle w:val="CommentReference"/>
        </w:rPr>
        <w:annotationRef/>
      </w:r>
    </w:p>
  </w:comment>
  <w:comment w:id="513" w:author="Author" w:initials="A">
    <w:p w14:paraId="27E10BD9" w14:textId="521CFCF0" w:rsidR="00C02881" w:rsidRDefault="00C02881">
      <w:pPr>
        <w:pStyle w:val="CommentText"/>
      </w:pPr>
      <w:r>
        <w:rPr>
          <w:rStyle w:val="CommentReference"/>
        </w:rPr>
        <w:annotationRef/>
      </w:r>
      <w:r w:rsidR="00CF5FDB">
        <w:t xml:space="preserve">KB: </w:t>
      </w:r>
      <w:r>
        <w:t xml:space="preserve">When does the user need to </w:t>
      </w:r>
      <w:r w:rsidR="00AC5E32">
        <w:t xml:space="preserve">set up the configuration record. Please call that out explicitly and direct the </w:t>
      </w:r>
      <w:r w:rsidR="00305704">
        <w:t>user to the Solution Guide for step by step instructions.</w:t>
      </w:r>
      <w:r w:rsidR="00525223">
        <w:t xml:space="preserve"> Laid out some draft language below.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CE0D0A2" w15:done="0"/>
  <w15:commentEx w15:paraId="51E1602B" w15:done="0"/>
  <w15:commentEx w15:paraId="357AF94E" w15:done="0"/>
  <w15:commentEx w15:paraId="7C372085" w15:done="0"/>
  <w15:commentEx w15:paraId="27E10B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CE0D0A2" w16cid:durableId="7ED35935"/>
  <w16cid:commentId w16cid:paraId="51E1602B" w16cid:durableId="1BA4C638"/>
  <w16cid:commentId w16cid:paraId="357AF94E" w16cid:durableId="0024EFA4"/>
  <w16cid:commentId w16cid:paraId="7C372085" w16cid:durableId="2D4DD743"/>
  <w16cid:commentId w16cid:paraId="27E10BD9" w16cid:durableId="23256F7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8ECD6D" w14:textId="77777777" w:rsidR="00C96E20" w:rsidRDefault="00C96E20">
      <w:pPr>
        <w:spacing w:after="0" w:line="240" w:lineRule="auto"/>
      </w:pPr>
      <w:r>
        <w:separator/>
      </w:r>
    </w:p>
  </w:endnote>
  <w:endnote w:type="continuationSeparator" w:id="0">
    <w:p w14:paraId="210955BE" w14:textId="77777777" w:rsidR="00C96E20" w:rsidRDefault="00C96E20">
      <w:pPr>
        <w:spacing w:after="0" w:line="240" w:lineRule="auto"/>
      </w:pPr>
      <w:r>
        <w:continuationSeparator/>
      </w:r>
    </w:p>
  </w:endnote>
  <w:endnote w:type="continuationNotice" w:id="1">
    <w:p w14:paraId="5A071BBE" w14:textId="77777777" w:rsidR="00C96E20" w:rsidRDefault="00C96E2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emibold">
    <w:panose1 w:val="020B07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1C2D25" w14:paraId="2FD2B0E2" w14:textId="77777777" w:rsidTr="76FFAFFE">
      <w:tc>
        <w:tcPr>
          <w:tcW w:w="3120" w:type="dxa"/>
        </w:tcPr>
        <w:p w14:paraId="540035C1" w14:textId="78C4DA06" w:rsidR="001C2D25" w:rsidRDefault="001C2D25" w:rsidP="04D6A32A">
          <w:pPr>
            <w:pStyle w:val="Header"/>
            <w:ind w:left="-115"/>
          </w:pPr>
        </w:p>
      </w:tc>
      <w:tc>
        <w:tcPr>
          <w:tcW w:w="3120" w:type="dxa"/>
        </w:tcPr>
        <w:p w14:paraId="01FFC6D4" w14:textId="72DFE219" w:rsidR="001C2D25" w:rsidRDefault="001C2D25" w:rsidP="04D6A32A">
          <w:pPr>
            <w:pStyle w:val="Header"/>
            <w:jc w:val="center"/>
          </w:pPr>
          <w:r w:rsidRPr="00662F46">
            <w:rPr>
              <w:sz w:val="20"/>
              <w:szCs w:val="20"/>
            </w:rPr>
            <w:fldChar w:fldCharType="begin"/>
          </w:r>
          <w:r w:rsidRPr="00662F46">
            <w:rPr>
              <w:sz w:val="20"/>
              <w:szCs w:val="20"/>
            </w:rPr>
            <w:instrText>PAGE</w:instrText>
          </w:r>
          <w:r w:rsidRPr="00662F46">
            <w:rPr>
              <w:sz w:val="20"/>
              <w:szCs w:val="20"/>
            </w:rPr>
            <w:fldChar w:fldCharType="separate"/>
          </w:r>
          <w:r w:rsidRPr="00662F46">
            <w:rPr>
              <w:noProof/>
              <w:sz w:val="20"/>
              <w:szCs w:val="20"/>
            </w:rPr>
            <w:t>2</w:t>
          </w:r>
          <w:r w:rsidRPr="00662F46">
            <w:rPr>
              <w:sz w:val="20"/>
              <w:szCs w:val="20"/>
            </w:rPr>
            <w:fldChar w:fldCharType="end"/>
          </w:r>
        </w:p>
      </w:tc>
      <w:tc>
        <w:tcPr>
          <w:tcW w:w="3120" w:type="dxa"/>
        </w:tcPr>
        <w:p w14:paraId="5E3120C2" w14:textId="6BBDB529" w:rsidR="001C2D25" w:rsidRDefault="001C2D25" w:rsidP="04D6A32A">
          <w:pPr>
            <w:pStyle w:val="Header"/>
            <w:ind w:right="-115"/>
            <w:jc w:val="right"/>
          </w:pPr>
        </w:p>
      </w:tc>
    </w:tr>
  </w:tbl>
  <w:p w14:paraId="40092D6A" w14:textId="16B0B190" w:rsidR="001C2D25" w:rsidRDefault="001C2D25" w:rsidP="04D6A3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1C2D25" w:rsidDel="0069783A" w14:paraId="0A2E2BDB" w14:textId="73DDD16C" w:rsidTr="04D6A32A">
      <w:trPr>
        <w:del w:id="1002" w:author="Author"/>
      </w:trPr>
      <w:tc>
        <w:tcPr>
          <w:tcW w:w="3120" w:type="dxa"/>
        </w:tcPr>
        <w:p w14:paraId="4C9C98CB" w14:textId="3480B500" w:rsidR="001C2D25" w:rsidDel="0069783A" w:rsidRDefault="001C2D25" w:rsidP="04D6A32A">
          <w:pPr>
            <w:pStyle w:val="Header"/>
            <w:ind w:left="-115"/>
            <w:rPr>
              <w:del w:id="1003" w:author="Author"/>
            </w:rPr>
          </w:pPr>
        </w:p>
      </w:tc>
      <w:tc>
        <w:tcPr>
          <w:tcW w:w="3120" w:type="dxa"/>
        </w:tcPr>
        <w:p w14:paraId="4A336200" w14:textId="48AC8B41" w:rsidR="001C2D25" w:rsidDel="0069783A" w:rsidRDefault="001C2D25" w:rsidP="04D6A32A">
          <w:pPr>
            <w:pStyle w:val="Header"/>
            <w:jc w:val="center"/>
            <w:rPr>
              <w:del w:id="1004" w:author="Author"/>
            </w:rPr>
          </w:pPr>
        </w:p>
      </w:tc>
      <w:tc>
        <w:tcPr>
          <w:tcW w:w="3120" w:type="dxa"/>
        </w:tcPr>
        <w:p w14:paraId="3A50BD86" w14:textId="1E6716AE" w:rsidR="001C2D25" w:rsidDel="0069783A" w:rsidRDefault="001C2D25" w:rsidP="04D6A32A">
          <w:pPr>
            <w:pStyle w:val="Header"/>
            <w:ind w:right="-115"/>
            <w:jc w:val="right"/>
            <w:rPr>
              <w:del w:id="1005" w:author="Author"/>
            </w:rPr>
          </w:pPr>
        </w:p>
      </w:tc>
    </w:tr>
  </w:tbl>
  <w:p w14:paraId="67DB3373" w14:textId="1F8F491E" w:rsidR="001C2D25" w:rsidRDefault="001C2D25" w:rsidP="04D6A3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377D4F" w14:textId="77777777" w:rsidR="00C96E20" w:rsidRDefault="00C96E20">
      <w:pPr>
        <w:spacing w:after="0" w:line="240" w:lineRule="auto"/>
      </w:pPr>
      <w:r>
        <w:separator/>
      </w:r>
    </w:p>
  </w:footnote>
  <w:footnote w:type="continuationSeparator" w:id="0">
    <w:p w14:paraId="40858AA6" w14:textId="77777777" w:rsidR="00C96E20" w:rsidRDefault="00C96E20">
      <w:pPr>
        <w:spacing w:after="0" w:line="240" w:lineRule="auto"/>
      </w:pPr>
      <w:r>
        <w:continuationSeparator/>
      </w:r>
    </w:p>
  </w:footnote>
  <w:footnote w:type="continuationNotice" w:id="1">
    <w:p w14:paraId="444CC993" w14:textId="77777777" w:rsidR="00C96E20" w:rsidRDefault="00C96E2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9458"/>
    </w:tblGrid>
    <w:tr w:rsidR="001C2D25" w:rsidRPr="00662F46" w14:paraId="2955BAD7" w14:textId="77777777" w:rsidTr="35373224">
      <w:tc>
        <w:tcPr>
          <w:tcW w:w="9458" w:type="dxa"/>
        </w:tcPr>
        <w:p w14:paraId="48D3827C" w14:textId="755A403D" w:rsidR="001C2D25" w:rsidRPr="003C58E5" w:rsidRDefault="35373224" w:rsidP="00526C53">
          <w:pPr>
            <w:spacing w:line="240" w:lineRule="auto"/>
            <w:ind w:left="-112"/>
            <w:rPr>
              <w:rFonts w:ascii="Segoe UI Light" w:eastAsia="Calibri" w:hAnsi="Segoe UI Light" w:cs="Segoe UI Light"/>
              <w:color w:val="000000" w:themeColor="text1"/>
              <w:sz w:val="20"/>
              <w:szCs w:val="20"/>
            </w:rPr>
          </w:pPr>
          <w:r w:rsidRPr="003C58E5">
            <w:rPr>
              <w:rFonts w:ascii="Segoe UI Light" w:eastAsia="Calibri" w:hAnsi="Segoe UI Light" w:cs="Segoe UI Light"/>
              <w:color w:val="000000" w:themeColor="text1"/>
              <w:sz w:val="20"/>
              <w:szCs w:val="20"/>
            </w:rPr>
            <w:t xml:space="preserve">Fundraising and Engagement                                                                                  </w:t>
          </w:r>
          <w:r w:rsidR="001C2D25" w:rsidRPr="003C58E5">
            <w:rPr>
              <w:rFonts w:ascii="Segoe UI Light" w:hAnsi="Segoe UI Light" w:cs="Segoe UI Light"/>
              <w:noProof/>
              <w:sz w:val="20"/>
              <w:szCs w:val="20"/>
            </w:rPr>
            <w:drawing>
              <wp:anchor distT="0" distB="0" distL="114300" distR="114300" simplePos="0" relativeHeight="251658240" behindDoc="1" locked="0" layoutInCell="1" allowOverlap="1" wp14:anchorId="52626DFD" wp14:editId="799EF058">
                <wp:simplePos x="0" y="0"/>
                <wp:positionH relativeFrom="column">
                  <wp:posOffset>4655820</wp:posOffset>
                </wp:positionH>
                <wp:positionV relativeFrom="paragraph">
                  <wp:posOffset>0</wp:posOffset>
                </wp:positionV>
                <wp:extent cx="1066800" cy="276225"/>
                <wp:effectExtent l="0" t="0" r="0" b="9525"/>
                <wp:wrapTight wrapText="bothSides">
                  <wp:wrapPolygon edited="0">
                    <wp:start x="0" y="0"/>
                    <wp:lineTo x="0" y="20855"/>
                    <wp:lineTo x="21214" y="20855"/>
                    <wp:lineTo x="21214" y="0"/>
                    <wp:lineTo x="0" y="0"/>
                  </wp:wrapPolygon>
                </wp:wrapTight>
                <wp:docPr id="504651265" name="Picture 50465126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51265" name="Picture 504651265">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1066800" cy="276225"/>
                        </a:xfrm>
                        <a:prstGeom prst="rect">
                          <a:avLst/>
                        </a:prstGeom>
                      </pic:spPr>
                    </pic:pic>
                  </a:graphicData>
                </a:graphic>
                <wp14:sizeRelH relativeFrom="page">
                  <wp14:pctWidth>0</wp14:pctWidth>
                </wp14:sizeRelH>
                <wp14:sizeRelV relativeFrom="page">
                  <wp14:pctHeight>0</wp14:pctHeight>
                </wp14:sizeRelV>
              </wp:anchor>
            </w:drawing>
          </w:r>
          <w:r w:rsidRPr="003C58E5">
            <w:rPr>
              <w:rFonts w:ascii="Segoe UI Light" w:eastAsia="Calibri" w:hAnsi="Segoe UI Light" w:cs="Segoe UI Light"/>
              <w:color w:val="000000" w:themeColor="text1"/>
              <w:sz w:val="20"/>
              <w:szCs w:val="20"/>
            </w:rPr>
            <w:t>Azure Deployment Guide</w:t>
          </w:r>
        </w:p>
      </w:tc>
    </w:tr>
  </w:tbl>
  <w:p w14:paraId="2B7EBD46" w14:textId="457C1353" w:rsidR="001C2D25" w:rsidRDefault="001C2D25" w:rsidP="04D6A3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1C2D25" w:rsidDel="0069783A" w14:paraId="749B7D03" w14:textId="340EAB79" w:rsidTr="04D6A32A">
      <w:trPr>
        <w:del w:id="998" w:author="Author"/>
      </w:trPr>
      <w:tc>
        <w:tcPr>
          <w:tcW w:w="3120" w:type="dxa"/>
        </w:tcPr>
        <w:p w14:paraId="3B3B58DA" w14:textId="68E8D581" w:rsidR="001C2D25" w:rsidDel="0069783A" w:rsidRDefault="001C2D25" w:rsidP="04D6A32A">
          <w:pPr>
            <w:pStyle w:val="Header"/>
            <w:ind w:left="-115"/>
            <w:rPr>
              <w:del w:id="999" w:author="Author"/>
            </w:rPr>
          </w:pPr>
        </w:p>
      </w:tc>
      <w:tc>
        <w:tcPr>
          <w:tcW w:w="3120" w:type="dxa"/>
        </w:tcPr>
        <w:p w14:paraId="7360140A" w14:textId="4753B744" w:rsidR="001C2D25" w:rsidDel="0069783A" w:rsidRDefault="001C2D25" w:rsidP="04D6A32A">
          <w:pPr>
            <w:pStyle w:val="Header"/>
            <w:jc w:val="center"/>
            <w:rPr>
              <w:del w:id="1000" w:author="Author"/>
            </w:rPr>
          </w:pPr>
        </w:p>
      </w:tc>
      <w:tc>
        <w:tcPr>
          <w:tcW w:w="3120" w:type="dxa"/>
        </w:tcPr>
        <w:p w14:paraId="6AB5B6A8" w14:textId="71AA79C7" w:rsidR="001C2D25" w:rsidDel="0069783A" w:rsidRDefault="001C2D25" w:rsidP="04D6A32A">
          <w:pPr>
            <w:pStyle w:val="Header"/>
            <w:ind w:right="-115"/>
            <w:jc w:val="right"/>
            <w:rPr>
              <w:del w:id="1001" w:author="Author"/>
            </w:rPr>
          </w:pPr>
        </w:p>
      </w:tc>
    </w:tr>
  </w:tbl>
  <w:p w14:paraId="3BFEEAAF" w14:textId="44B946DE" w:rsidR="001C2D25" w:rsidRDefault="001C2D25" w:rsidP="04D6A3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62E5C"/>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0AC30EEE"/>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15:restartNumberingAfterBreak="0">
    <w:nsid w:val="0D8F5401"/>
    <w:multiLevelType w:val="hybridMultilevel"/>
    <w:tmpl w:val="04A0B836"/>
    <w:lvl w:ilvl="0" w:tplc="10090001">
      <w:start w:val="1"/>
      <w:numFmt w:val="bullet"/>
      <w:lvlText w:val=""/>
      <w:lvlJc w:val="left"/>
      <w:pPr>
        <w:ind w:left="787" w:hanging="360"/>
      </w:pPr>
      <w:rPr>
        <w:rFonts w:ascii="Symbol" w:hAnsi="Symbol" w:hint="default"/>
      </w:rPr>
    </w:lvl>
    <w:lvl w:ilvl="1" w:tplc="10090003" w:tentative="1">
      <w:start w:val="1"/>
      <w:numFmt w:val="bullet"/>
      <w:lvlText w:val="o"/>
      <w:lvlJc w:val="left"/>
      <w:pPr>
        <w:ind w:left="1507" w:hanging="360"/>
      </w:pPr>
      <w:rPr>
        <w:rFonts w:ascii="Courier New" w:hAnsi="Courier New" w:cs="Courier New" w:hint="default"/>
      </w:rPr>
    </w:lvl>
    <w:lvl w:ilvl="2" w:tplc="10090005" w:tentative="1">
      <w:start w:val="1"/>
      <w:numFmt w:val="bullet"/>
      <w:lvlText w:val=""/>
      <w:lvlJc w:val="left"/>
      <w:pPr>
        <w:ind w:left="2227" w:hanging="360"/>
      </w:pPr>
      <w:rPr>
        <w:rFonts w:ascii="Wingdings" w:hAnsi="Wingdings" w:hint="default"/>
      </w:rPr>
    </w:lvl>
    <w:lvl w:ilvl="3" w:tplc="10090001" w:tentative="1">
      <w:start w:val="1"/>
      <w:numFmt w:val="bullet"/>
      <w:lvlText w:val=""/>
      <w:lvlJc w:val="left"/>
      <w:pPr>
        <w:ind w:left="2947" w:hanging="360"/>
      </w:pPr>
      <w:rPr>
        <w:rFonts w:ascii="Symbol" w:hAnsi="Symbol" w:hint="default"/>
      </w:rPr>
    </w:lvl>
    <w:lvl w:ilvl="4" w:tplc="10090003" w:tentative="1">
      <w:start w:val="1"/>
      <w:numFmt w:val="bullet"/>
      <w:lvlText w:val="o"/>
      <w:lvlJc w:val="left"/>
      <w:pPr>
        <w:ind w:left="3667" w:hanging="360"/>
      </w:pPr>
      <w:rPr>
        <w:rFonts w:ascii="Courier New" w:hAnsi="Courier New" w:cs="Courier New" w:hint="default"/>
      </w:rPr>
    </w:lvl>
    <w:lvl w:ilvl="5" w:tplc="10090005" w:tentative="1">
      <w:start w:val="1"/>
      <w:numFmt w:val="bullet"/>
      <w:lvlText w:val=""/>
      <w:lvlJc w:val="left"/>
      <w:pPr>
        <w:ind w:left="4387" w:hanging="360"/>
      </w:pPr>
      <w:rPr>
        <w:rFonts w:ascii="Wingdings" w:hAnsi="Wingdings" w:hint="default"/>
      </w:rPr>
    </w:lvl>
    <w:lvl w:ilvl="6" w:tplc="10090001" w:tentative="1">
      <w:start w:val="1"/>
      <w:numFmt w:val="bullet"/>
      <w:lvlText w:val=""/>
      <w:lvlJc w:val="left"/>
      <w:pPr>
        <w:ind w:left="5107" w:hanging="360"/>
      </w:pPr>
      <w:rPr>
        <w:rFonts w:ascii="Symbol" w:hAnsi="Symbol" w:hint="default"/>
      </w:rPr>
    </w:lvl>
    <w:lvl w:ilvl="7" w:tplc="10090003" w:tentative="1">
      <w:start w:val="1"/>
      <w:numFmt w:val="bullet"/>
      <w:lvlText w:val="o"/>
      <w:lvlJc w:val="left"/>
      <w:pPr>
        <w:ind w:left="5827" w:hanging="360"/>
      </w:pPr>
      <w:rPr>
        <w:rFonts w:ascii="Courier New" w:hAnsi="Courier New" w:cs="Courier New" w:hint="default"/>
      </w:rPr>
    </w:lvl>
    <w:lvl w:ilvl="8" w:tplc="10090005" w:tentative="1">
      <w:start w:val="1"/>
      <w:numFmt w:val="bullet"/>
      <w:lvlText w:val=""/>
      <w:lvlJc w:val="left"/>
      <w:pPr>
        <w:ind w:left="6547" w:hanging="360"/>
      </w:pPr>
      <w:rPr>
        <w:rFonts w:ascii="Wingdings" w:hAnsi="Wingdings" w:hint="default"/>
      </w:rPr>
    </w:lvl>
  </w:abstractNum>
  <w:abstractNum w:abstractNumId="3" w15:restartNumberingAfterBreak="0">
    <w:nsid w:val="0E516F6B"/>
    <w:multiLevelType w:val="hybridMultilevel"/>
    <w:tmpl w:val="7D6AE078"/>
    <w:lvl w:ilvl="0" w:tplc="77D8107A">
      <w:start w:val="1"/>
      <w:numFmt w:val="upperLetter"/>
      <w:lvlText w:val="%1&gt;"/>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4" w15:restartNumberingAfterBreak="0">
    <w:nsid w:val="14DC60E8"/>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5" w15:restartNumberingAfterBreak="0">
    <w:nsid w:val="15BB6547"/>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6" w15:restartNumberingAfterBreak="0">
    <w:nsid w:val="207D10D4"/>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7" w15:restartNumberingAfterBreak="0">
    <w:nsid w:val="27423959"/>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8" w15:restartNumberingAfterBreak="0">
    <w:nsid w:val="2D2B0BB1"/>
    <w:multiLevelType w:val="hybridMultilevel"/>
    <w:tmpl w:val="8F0E736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0AC7AEB"/>
    <w:multiLevelType w:val="hybridMultilevel"/>
    <w:tmpl w:val="604225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67611A9"/>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1" w15:restartNumberingAfterBreak="0">
    <w:nsid w:val="3CDC11BF"/>
    <w:multiLevelType w:val="hybridMultilevel"/>
    <w:tmpl w:val="9F40C8BC"/>
    <w:lvl w:ilvl="0" w:tplc="10090015">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12" w15:restartNumberingAfterBreak="0">
    <w:nsid w:val="3D425B33"/>
    <w:multiLevelType w:val="hybridMultilevel"/>
    <w:tmpl w:val="15DAD126"/>
    <w:lvl w:ilvl="0" w:tplc="28CA170E">
      <w:start w:val="1"/>
      <w:numFmt w:val="decimal"/>
      <w:lvlText w:val="%1."/>
      <w:lvlJc w:val="left"/>
      <w:pPr>
        <w:ind w:left="720" w:hanging="360"/>
      </w:pPr>
      <w:rPr>
        <w:rFonts w:asciiTheme="minorHAnsi" w:hAnsiTheme="minorHAnsi" w:cstheme="minorHAnsi" w:hint="default"/>
        <w:b w:val="0"/>
        <w:bCs/>
        <w:color w:val="auto"/>
        <w:sz w:val="20"/>
        <w:szCs w:val="2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40360D28"/>
    <w:multiLevelType w:val="hybridMultilevel"/>
    <w:tmpl w:val="5A92EEC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4" w15:restartNumberingAfterBreak="0">
    <w:nsid w:val="48BF10A4"/>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5" w15:restartNumberingAfterBreak="0">
    <w:nsid w:val="48D96047"/>
    <w:multiLevelType w:val="hybridMultilevel"/>
    <w:tmpl w:val="FFFFFFFF"/>
    <w:lvl w:ilvl="0" w:tplc="B164BC5C">
      <w:start w:val="1"/>
      <w:numFmt w:val="decimal"/>
      <w:lvlText w:val="%1."/>
      <w:lvlJc w:val="left"/>
      <w:pPr>
        <w:ind w:left="720" w:hanging="360"/>
      </w:pPr>
    </w:lvl>
    <w:lvl w:ilvl="1" w:tplc="985A488C">
      <w:start w:val="1"/>
      <w:numFmt w:val="lowerLetter"/>
      <w:lvlText w:val="%2."/>
      <w:lvlJc w:val="left"/>
      <w:pPr>
        <w:ind w:left="1440" w:hanging="360"/>
      </w:pPr>
    </w:lvl>
    <w:lvl w:ilvl="2" w:tplc="8460CBAE">
      <w:start w:val="1"/>
      <w:numFmt w:val="lowerRoman"/>
      <w:lvlText w:val="%3."/>
      <w:lvlJc w:val="right"/>
      <w:pPr>
        <w:ind w:left="2160" w:hanging="180"/>
      </w:pPr>
    </w:lvl>
    <w:lvl w:ilvl="3" w:tplc="5C6ABEB8">
      <w:start w:val="1"/>
      <w:numFmt w:val="decimal"/>
      <w:lvlText w:val="%4."/>
      <w:lvlJc w:val="left"/>
      <w:pPr>
        <w:ind w:left="2880" w:hanging="360"/>
      </w:pPr>
    </w:lvl>
    <w:lvl w:ilvl="4" w:tplc="190E938E">
      <w:start w:val="1"/>
      <w:numFmt w:val="lowerLetter"/>
      <w:lvlText w:val="%5."/>
      <w:lvlJc w:val="left"/>
      <w:pPr>
        <w:ind w:left="3600" w:hanging="360"/>
      </w:pPr>
    </w:lvl>
    <w:lvl w:ilvl="5" w:tplc="5832E06A">
      <w:start w:val="1"/>
      <w:numFmt w:val="lowerRoman"/>
      <w:lvlText w:val="%6."/>
      <w:lvlJc w:val="right"/>
      <w:pPr>
        <w:ind w:left="4320" w:hanging="180"/>
      </w:pPr>
    </w:lvl>
    <w:lvl w:ilvl="6" w:tplc="CCEAA236">
      <w:start w:val="1"/>
      <w:numFmt w:val="decimal"/>
      <w:lvlText w:val="%7."/>
      <w:lvlJc w:val="left"/>
      <w:pPr>
        <w:ind w:left="5040" w:hanging="360"/>
      </w:pPr>
    </w:lvl>
    <w:lvl w:ilvl="7" w:tplc="85EE9B60">
      <w:start w:val="1"/>
      <w:numFmt w:val="lowerLetter"/>
      <w:lvlText w:val="%8."/>
      <w:lvlJc w:val="left"/>
      <w:pPr>
        <w:ind w:left="5760" w:hanging="360"/>
      </w:pPr>
    </w:lvl>
    <w:lvl w:ilvl="8" w:tplc="27A67EC6">
      <w:start w:val="1"/>
      <w:numFmt w:val="lowerRoman"/>
      <w:lvlText w:val="%9."/>
      <w:lvlJc w:val="right"/>
      <w:pPr>
        <w:ind w:left="6480" w:hanging="180"/>
      </w:pPr>
    </w:lvl>
  </w:abstractNum>
  <w:abstractNum w:abstractNumId="16" w15:restartNumberingAfterBreak="0">
    <w:nsid w:val="4C7C7F29"/>
    <w:multiLevelType w:val="hybridMultilevel"/>
    <w:tmpl w:val="604225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4ECA68B8"/>
    <w:multiLevelType w:val="hybridMultilevel"/>
    <w:tmpl w:val="6CF0D074"/>
    <w:lvl w:ilvl="0" w:tplc="10090001">
      <w:start w:val="1"/>
      <w:numFmt w:val="bullet"/>
      <w:lvlText w:val=""/>
      <w:lvlJc w:val="left"/>
      <w:pPr>
        <w:ind w:left="1429" w:hanging="360"/>
      </w:pPr>
      <w:rPr>
        <w:rFonts w:ascii="Symbol" w:hAnsi="Symbol" w:hint="default"/>
      </w:rPr>
    </w:lvl>
    <w:lvl w:ilvl="1" w:tplc="10090003" w:tentative="1">
      <w:start w:val="1"/>
      <w:numFmt w:val="bullet"/>
      <w:lvlText w:val="o"/>
      <w:lvlJc w:val="left"/>
      <w:pPr>
        <w:ind w:left="2149" w:hanging="360"/>
      </w:pPr>
      <w:rPr>
        <w:rFonts w:ascii="Courier New" w:hAnsi="Courier New" w:cs="Courier New" w:hint="default"/>
      </w:rPr>
    </w:lvl>
    <w:lvl w:ilvl="2" w:tplc="10090005" w:tentative="1">
      <w:start w:val="1"/>
      <w:numFmt w:val="bullet"/>
      <w:lvlText w:val=""/>
      <w:lvlJc w:val="left"/>
      <w:pPr>
        <w:ind w:left="2869" w:hanging="360"/>
      </w:pPr>
      <w:rPr>
        <w:rFonts w:ascii="Wingdings" w:hAnsi="Wingdings" w:hint="default"/>
      </w:rPr>
    </w:lvl>
    <w:lvl w:ilvl="3" w:tplc="10090001" w:tentative="1">
      <w:start w:val="1"/>
      <w:numFmt w:val="bullet"/>
      <w:lvlText w:val=""/>
      <w:lvlJc w:val="left"/>
      <w:pPr>
        <w:ind w:left="3589" w:hanging="360"/>
      </w:pPr>
      <w:rPr>
        <w:rFonts w:ascii="Symbol" w:hAnsi="Symbol" w:hint="default"/>
      </w:rPr>
    </w:lvl>
    <w:lvl w:ilvl="4" w:tplc="10090003" w:tentative="1">
      <w:start w:val="1"/>
      <w:numFmt w:val="bullet"/>
      <w:lvlText w:val="o"/>
      <w:lvlJc w:val="left"/>
      <w:pPr>
        <w:ind w:left="4309" w:hanging="360"/>
      </w:pPr>
      <w:rPr>
        <w:rFonts w:ascii="Courier New" w:hAnsi="Courier New" w:cs="Courier New" w:hint="default"/>
      </w:rPr>
    </w:lvl>
    <w:lvl w:ilvl="5" w:tplc="10090005" w:tentative="1">
      <w:start w:val="1"/>
      <w:numFmt w:val="bullet"/>
      <w:lvlText w:val=""/>
      <w:lvlJc w:val="left"/>
      <w:pPr>
        <w:ind w:left="5029" w:hanging="360"/>
      </w:pPr>
      <w:rPr>
        <w:rFonts w:ascii="Wingdings" w:hAnsi="Wingdings" w:hint="default"/>
      </w:rPr>
    </w:lvl>
    <w:lvl w:ilvl="6" w:tplc="10090001" w:tentative="1">
      <w:start w:val="1"/>
      <w:numFmt w:val="bullet"/>
      <w:lvlText w:val=""/>
      <w:lvlJc w:val="left"/>
      <w:pPr>
        <w:ind w:left="5749" w:hanging="360"/>
      </w:pPr>
      <w:rPr>
        <w:rFonts w:ascii="Symbol" w:hAnsi="Symbol" w:hint="default"/>
      </w:rPr>
    </w:lvl>
    <w:lvl w:ilvl="7" w:tplc="10090003" w:tentative="1">
      <w:start w:val="1"/>
      <w:numFmt w:val="bullet"/>
      <w:lvlText w:val="o"/>
      <w:lvlJc w:val="left"/>
      <w:pPr>
        <w:ind w:left="6469" w:hanging="360"/>
      </w:pPr>
      <w:rPr>
        <w:rFonts w:ascii="Courier New" w:hAnsi="Courier New" w:cs="Courier New" w:hint="default"/>
      </w:rPr>
    </w:lvl>
    <w:lvl w:ilvl="8" w:tplc="10090005" w:tentative="1">
      <w:start w:val="1"/>
      <w:numFmt w:val="bullet"/>
      <w:lvlText w:val=""/>
      <w:lvlJc w:val="left"/>
      <w:pPr>
        <w:ind w:left="7189" w:hanging="360"/>
      </w:pPr>
      <w:rPr>
        <w:rFonts w:ascii="Wingdings" w:hAnsi="Wingdings" w:hint="default"/>
      </w:rPr>
    </w:lvl>
  </w:abstractNum>
  <w:abstractNum w:abstractNumId="18" w15:restartNumberingAfterBreak="0">
    <w:nsid w:val="532A306F"/>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9" w15:restartNumberingAfterBreak="0">
    <w:nsid w:val="539A72AC"/>
    <w:multiLevelType w:val="hybridMultilevel"/>
    <w:tmpl w:val="0E3C7236"/>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59E74B4F"/>
    <w:multiLevelType w:val="hybridMultilevel"/>
    <w:tmpl w:val="9F40C8BC"/>
    <w:lvl w:ilvl="0" w:tplc="10090015">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21" w15:restartNumberingAfterBreak="0">
    <w:nsid w:val="5E4C527C"/>
    <w:multiLevelType w:val="hybridMultilevel"/>
    <w:tmpl w:val="66680B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75661A00"/>
    <w:multiLevelType w:val="hybridMultilevel"/>
    <w:tmpl w:val="604225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79643952"/>
    <w:multiLevelType w:val="hybridMultilevel"/>
    <w:tmpl w:val="2438B9E0"/>
    <w:lvl w:ilvl="0" w:tplc="894E0326">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24" w15:restartNumberingAfterBreak="0">
    <w:nsid w:val="7F9603D4"/>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num w:numId="1">
    <w:abstractNumId w:val="15"/>
  </w:num>
  <w:num w:numId="2">
    <w:abstractNumId w:val="7"/>
  </w:num>
  <w:num w:numId="3">
    <w:abstractNumId w:val="2"/>
  </w:num>
  <w:num w:numId="4">
    <w:abstractNumId w:val="7"/>
  </w:num>
  <w:num w:numId="5">
    <w:abstractNumId w:val="13"/>
  </w:num>
  <w:num w:numId="6">
    <w:abstractNumId w:val="21"/>
  </w:num>
  <w:num w:numId="7">
    <w:abstractNumId w:val="12"/>
  </w:num>
  <w:num w:numId="8">
    <w:abstractNumId w:val="22"/>
  </w:num>
  <w:num w:numId="9">
    <w:abstractNumId w:val="16"/>
  </w:num>
  <w:num w:numId="10">
    <w:abstractNumId w:val="9"/>
  </w:num>
  <w:num w:numId="11">
    <w:abstractNumId w:val="8"/>
  </w:num>
  <w:num w:numId="12">
    <w:abstractNumId w:val="4"/>
  </w:num>
  <w:num w:numId="13">
    <w:abstractNumId w:val="5"/>
  </w:num>
  <w:num w:numId="14">
    <w:abstractNumId w:val="24"/>
  </w:num>
  <w:num w:numId="15">
    <w:abstractNumId w:val="3"/>
  </w:num>
  <w:num w:numId="16">
    <w:abstractNumId w:val="20"/>
  </w:num>
  <w:num w:numId="17">
    <w:abstractNumId w:val="14"/>
  </w:num>
  <w:num w:numId="18">
    <w:abstractNumId w:val="1"/>
  </w:num>
  <w:num w:numId="19">
    <w:abstractNumId w:val="11"/>
  </w:num>
  <w:num w:numId="20">
    <w:abstractNumId w:val="18"/>
  </w:num>
  <w:num w:numId="21">
    <w:abstractNumId w:val="0"/>
  </w:num>
  <w:num w:numId="22">
    <w:abstractNumId w:val="10"/>
  </w:num>
  <w:num w:numId="23">
    <w:abstractNumId w:val="19"/>
  </w:num>
  <w:num w:numId="24">
    <w:abstractNumId w:val="17"/>
  </w:num>
  <w:num w:numId="25">
    <w:abstractNumId w:val="23"/>
  </w:num>
  <w:num w:numId="26">
    <w:abstractNumId w:val="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removePersonalInformation/>
  <w:removeDateAndTime/>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ABD"/>
    <w:rsid w:val="00000AF5"/>
    <w:rsid w:val="00000C0F"/>
    <w:rsid w:val="0000126C"/>
    <w:rsid w:val="00002A41"/>
    <w:rsid w:val="000050B1"/>
    <w:rsid w:val="00006566"/>
    <w:rsid w:val="000071C5"/>
    <w:rsid w:val="00007A59"/>
    <w:rsid w:val="00010A72"/>
    <w:rsid w:val="00010FC2"/>
    <w:rsid w:val="0001180A"/>
    <w:rsid w:val="00011C9F"/>
    <w:rsid w:val="0001257A"/>
    <w:rsid w:val="00012A5F"/>
    <w:rsid w:val="000132AA"/>
    <w:rsid w:val="0001362D"/>
    <w:rsid w:val="00013AFB"/>
    <w:rsid w:val="00014D4D"/>
    <w:rsid w:val="00015031"/>
    <w:rsid w:val="00016046"/>
    <w:rsid w:val="0001612B"/>
    <w:rsid w:val="000163DE"/>
    <w:rsid w:val="00017D04"/>
    <w:rsid w:val="00020972"/>
    <w:rsid w:val="0002122F"/>
    <w:rsid w:val="00021646"/>
    <w:rsid w:val="000216C3"/>
    <w:rsid w:val="00022516"/>
    <w:rsid w:val="0002386D"/>
    <w:rsid w:val="00026326"/>
    <w:rsid w:val="00026712"/>
    <w:rsid w:val="000268B1"/>
    <w:rsid w:val="00027E15"/>
    <w:rsid w:val="00030D3A"/>
    <w:rsid w:val="00030F19"/>
    <w:rsid w:val="000318A8"/>
    <w:rsid w:val="00031B30"/>
    <w:rsid w:val="0003230E"/>
    <w:rsid w:val="00033963"/>
    <w:rsid w:val="00034955"/>
    <w:rsid w:val="00034B95"/>
    <w:rsid w:val="000352FD"/>
    <w:rsid w:val="00042336"/>
    <w:rsid w:val="00042ADF"/>
    <w:rsid w:val="00042FA0"/>
    <w:rsid w:val="000433FF"/>
    <w:rsid w:val="00043575"/>
    <w:rsid w:val="00043A06"/>
    <w:rsid w:val="00044691"/>
    <w:rsid w:val="00044764"/>
    <w:rsid w:val="000450E7"/>
    <w:rsid w:val="000453BE"/>
    <w:rsid w:val="00045A9F"/>
    <w:rsid w:val="000472D4"/>
    <w:rsid w:val="0004782B"/>
    <w:rsid w:val="00047A4E"/>
    <w:rsid w:val="00047F9D"/>
    <w:rsid w:val="00051D80"/>
    <w:rsid w:val="00052979"/>
    <w:rsid w:val="00052D12"/>
    <w:rsid w:val="00053A97"/>
    <w:rsid w:val="00053C45"/>
    <w:rsid w:val="00054231"/>
    <w:rsid w:val="00054476"/>
    <w:rsid w:val="0005490A"/>
    <w:rsid w:val="00054B0D"/>
    <w:rsid w:val="00055486"/>
    <w:rsid w:val="000561C5"/>
    <w:rsid w:val="00056DF7"/>
    <w:rsid w:val="00056EB0"/>
    <w:rsid w:val="0005705B"/>
    <w:rsid w:val="000573D3"/>
    <w:rsid w:val="000575B7"/>
    <w:rsid w:val="0006003E"/>
    <w:rsid w:val="000602B6"/>
    <w:rsid w:val="000602E4"/>
    <w:rsid w:val="00061873"/>
    <w:rsid w:val="00061C57"/>
    <w:rsid w:val="000627D2"/>
    <w:rsid w:val="000652FD"/>
    <w:rsid w:val="00065D60"/>
    <w:rsid w:val="0006715F"/>
    <w:rsid w:val="000676B9"/>
    <w:rsid w:val="00067C8D"/>
    <w:rsid w:val="00071F18"/>
    <w:rsid w:val="000723B4"/>
    <w:rsid w:val="0007296E"/>
    <w:rsid w:val="00074041"/>
    <w:rsid w:val="000740E3"/>
    <w:rsid w:val="0007560A"/>
    <w:rsid w:val="00075658"/>
    <w:rsid w:val="000760FF"/>
    <w:rsid w:val="00076686"/>
    <w:rsid w:val="00076703"/>
    <w:rsid w:val="0007695B"/>
    <w:rsid w:val="00077748"/>
    <w:rsid w:val="000777E8"/>
    <w:rsid w:val="000800AC"/>
    <w:rsid w:val="000801C7"/>
    <w:rsid w:val="00081105"/>
    <w:rsid w:val="000820A9"/>
    <w:rsid w:val="00082DA0"/>
    <w:rsid w:val="00084748"/>
    <w:rsid w:val="00084A05"/>
    <w:rsid w:val="00084C8F"/>
    <w:rsid w:val="000851A2"/>
    <w:rsid w:val="00087263"/>
    <w:rsid w:val="00090264"/>
    <w:rsid w:val="000903DF"/>
    <w:rsid w:val="00090439"/>
    <w:rsid w:val="00090D82"/>
    <w:rsid w:val="00091A1F"/>
    <w:rsid w:val="00091D24"/>
    <w:rsid w:val="000920FF"/>
    <w:rsid w:val="00092143"/>
    <w:rsid w:val="000923B7"/>
    <w:rsid w:val="0009397F"/>
    <w:rsid w:val="00094085"/>
    <w:rsid w:val="0009509E"/>
    <w:rsid w:val="000957F2"/>
    <w:rsid w:val="00095B34"/>
    <w:rsid w:val="00095C81"/>
    <w:rsid w:val="00095C9E"/>
    <w:rsid w:val="0009618B"/>
    <w:rsid w:val="0009792F"/>
    <w:rsid w:val="000A076C"/>
    <w:rsid w:val="000A0E2F"/>
    <w:rsid w:val="000A1447"/>
    <w:rsid w:val="000A1D59"/>
    <w:rsid w:val="000A22E4"/>
    <w:rsid w:val="000A2FAD"/>
    <w:rsid w:val="000A346D"/>
    <w:rsid w:val="000A34D9"/>
    <w:rsid w:val="000A4CD8"/>
    <w:rsid w:val="000A5451"/>
    <w:rsid w:val="000A656C"/>
    <w:rsid w:val="000A705E"/>
    <w:rsid w:val="000A7493"/>
    <w:rsid w:val="000B183D"/>
    <w:rsid w:val="000B381B"/>
    <w:rsid w:val="000B45EE"/>
    <w:rsid w:val="000B4795"/>
    <w:rsid w:val="000B4C92"/>
    <w:rsid w:val="000B5417"/>
    <w:rsid w:val="000B5730"/>
    <w:rsid w:val="000B6347"/>
    <w:rsid w:val="000B68A8"/>
    <w:rsid w:val="000B6F94"/>
    <w:rsid w:val="000B7DB1"/>
    <w:rsid w:val="000C1A2F"/>
    <w:rsid w:val="000C22AB"/>
    <w:rsid w:val="000C26A1"/>
    <w:rsid w:val="000C3761"/>
    <w:rsid w:val="000C3999"/>
    <w:rsid w:val="000C3A17"/>
    <w:rsid w:val="000C4D34"/>
    <w:rsid w:val="000C4D4B"/>
    <w:rsid w:val="000C56A8"/>
    <w:rsid w:val="000C59A7"/>
    <w:rsid w:val="000C63D7"/>
    <w:rsid w:val="000C7007"/>
    <w:rsid w:val="000D0267"/>
    <w:rsid w:val="000D1EE2"/>
    <w:rsid w:val="000D2AC4"/>
    <w:rsid w:val="000D3638"/>
    <w:rsid w:val="000D44DF"/>
    <w:rsid w:val="000D4EF8"/>
    <w:rsid w:val="000D67AD"/>
    <w:rsid w:val="000D7E6C"/>
    <w:rsid w:val="000E0DCC"/>
    <w:rsid w:val="000E0E56"/>
    <w:rsid w:val="000E1A5B"/>
    <w:rsid w:val="000E1CD4"/>
    <w:rsid w:val="000E1EF6"/>
    <w:rsid w:val="000E365D"/>
    <w:rsid w:val="000E3F9F"/>
    <w:rsid w:val="000E419F"/>
    <w:rsid w:val="000E4FAD"/>
    <w:rsid w:val="000E5870"/>
    <w:rsid w:val="000E5924"/>
    <w:rsid w:val="000E5B59"/>
    <w:rsid w:val="000E5BD9"/>
    <w:rsid w:val="000E5F0A"/>
    <w:rsid w:val="000E6A3E"/>
    <w:rsid w:val="000E6A83"/>
    <w:rsid w:val="000E6D81"/>
    <w:rsid w:val="000E6DB0"/>
    <w:rsid w:val="000E6FC4"/>
    <w:rsid w:val="000F00D9"/>
    <w:rsid w:val="000F03FA"/>
    <w:rsid w:val="000F3995"/>
    <w:rsid w:val="000F3CF2"/>
    <w:rsid w:val="000F4543"/>
    <w:rsid w:val="000F6D22"/>
    <w:rsid w:val="000F7023"/>
    <w:rsid w:val="001000F8"/>
    <w:rsid w:val="00100D65"/>
    <w:rsid w:val="00101CFC"/>
    <w:rsid w:val="00101D2A"/>
    <w:rsid w:val="00102671"/>
    <w:rsid w:val="00102BB1"/>
    <w:rsid w:val="00102D66"/>
    <w:rsid w:val="00102E7A"/>
    <w:rsid w:val="00104584"/>
    <w:rsid w:val="00104DDB"/>
    <w:rsid w:val="001054DB"/>
    <w:rsid w:val="001073B6"/>
    <w:rsid w:val="00107A7D"/>
    <w:rsid w:val="00110314"/>
    <w:rsid w:val="00110BFA"/>
    <w:rsid w:val="00110F10"/>
    <w:rsid w:val="00111D8F"/>
    <w:rsid w:val="00111F1E"/>
    <w:rsid w:val="0011239A"/>
    <w:rsid w:val="001125E3"/>
    <w:rsid w:val="00112B38"/>
    <w:rsid w:val="00112C78"/>
    <w:rsid w:val="001138C9"/>
    <w:rsid w:val="00114C1C"/>
    <w:rsid w:val="00114E62"/>
    <w:rsid w:val="00114F02"/>
    <w:rsid w:val="00115643"/>
    <w:rsid w:val="00116212"/>
    <w:rsid w:val="00117E49"/>
    <w:rsid w:val="00120110"/>
    <w:rsid w:val="001201E4"/>
    <w:rsid w:val="0012057A"/>
    <w:rsid w:val="00122C39"/>
    <w:rsid w:val="001256A0"/>
    <w:rsid w:val="00126235"/>
    <w:rsid w:val="00126C7E"/>
    <w:rsid w:val="001274F8"/>
    <w:rsid w:val="001302CE"/>
    <w:rsid w:val="0013092F"/>
    <w:rsid w:val="00130E83"/>
    <w:rsid w:val="00131100"/>
    <w:rsid w:val="00131F65"/>
    <w:rsid w:val="00132124"/>
    <w:rsid w:val="0013279B"/>
    <w:rsid w:val="00134292"/>
    <w:rsid w:val="00135104"/>
    <w:rsid w:val="001351F5"/>
    <w:rsid w:val="0013581A"/>
    <w:rsid w:val="00135910"/>
    <w:rsid w:val="00135AEB"/>
    <w:rsid w:val="00135DF9"/>
    <w:rsid w:val="00136315"/>
    <w:rsid w:val="00140338"/>
    <w:rsid w:val="00140381"/>
    <w:rsid w:val="00140A24"/>
    <w:rsid w:val="00140F59"/>
    <w:rsid w:val="001416B2"/>
    <w:rsid w:val="00142953"/>
    <w:rsid w:val="00144042"/>
    <w:rsid w:val="00145E91"/>
    <w:rsid w:val="001462C9"/>
    <w:rsid w:val="00146AE7"/>
    <w:rsid w:val="00150576"/>
    <w:rsid w:val="00150775"/>
    <w:rsid w:val="00150BAD"/>
    <w:rsid w:val="00151B9B"/>
    <w:rsid w:val="00152EA0"/>
    <w:rsid w:val="0015333F"/>
    <w:rsid w:val="00154C8E"/>
    <w:rsid w:val="0015736A"/>
    <w:rsid w:val="001575A1"/>
    <w:rsid w:val="00157C52"/>
    <w:rsid w:val="00160620"/>
    <w:rsid w:val="00162234"/>
    <w:rsid w:val="0016314C"/>
    <w:rsid w:val="00163969"/>
    <w:rsid w:val="001646A3"/>
    <w:rsid w:val="001647A0"/>
    <w:rsid w:val="001658E2"/>
    <w:rsid w:val="0016767F"/>
    <w:rsid w:val="00167B61"/>
    <w:rsid w:val="001704B9"/>
    <w:rsid w:val="00170C2F"/>
    <w:rsid w:val="00171502"/>
    <w:rsid w:val="00172797"/>
    <w:rsid w:val="0017288A"/>
    <w:rsid w:val="00173450"/>
    <w:rsid w:val="0017400C"/>
    <w:rsid w:val="00174F4A"/>
    <w:rsid w:val="0017780F"/>
    <w:rsid w:val="00177AEE"/>
    <w:rsid w:val="00177EDD"/>
    <w:rsid w:val="00180256"/>
    <w:rsid w:val="00181869"/>
    <w:rsid w:val="00181D5E"/>
    <w:rsid w:val="001820AB"/>
    <w:rsid w:val="00183006"/>
    <w:rsid w:val="00184196"/>
    <w:rsid w:val="0018441B"/>
    <w:rsid w:val="00184590"/>
    <w:rsid w:val="00186AF4"/>
    <w:rsid w:val="00186F6C"/>
    <w:rsid w:val="00190069"/>
    <w:rsid w:val="00190F52"/>
    <w:rsid w:val="00191A4C"/>
    <w:rsid w:val="00191E7C"/>
    <w:rsid w:val="00192D32"/>
    <w:rsid w:val="00193138"/>
    <w:rsid w:val="00193736"/>
    <w:rsid w:val="001954EB"/>
    <w:rsid w:val="00195C1A"/>
    <w:rsid w:val="001961AC"/>
    <w:rsid w:val="001964DD"/>
    <w:rsid w:val="00197E5D"/>
    <w:rsid w:val="00197E67"/>
    <w:rsid w:val="001A016B"/>
    <w:rsid w:val="001A103C"/>
    <w:rsid w:val="001A2DD3"/>
    <w:rsid w:val="001A3232"/>
    <w:rsid w:val="001A37ED"/>
    <w:rsid w:val="001A41B9"/>
    <w:rsid w:val="001A5310"/>
    <w:rsid w:val="001A6398"/>
    <w:rsid w:val="001A6D07"/>
    <w:rsid w:val="001A75A6"/>
    <w:rsid w:val="001A7A52"/>
    <w:rsid w:val="001B07B9"/>
    <w:rsid w:val="001B1503"/>
    <w:rsid w:val="001B3587"/>
    <w:rsid w:val="001B3722"/>
    <w:rsid w:val="001B4B90"/>
    <w:rsid w:val="001B5B55"/>
    <w:rsid w:val="001C13E8"/>
    <w:rsid w:val="001C1A69"/>
    <w:rsid w:val="001C1B50"/>
    <w:rsid w:val="001C2D25"/>
    <w:rsid w:val="001C351F"/>
    <w:rsid w:val="001C3BE1"/>
    <w:rsid w:val="001C5387"/>
    <w:rsid w:val="001C540D"/>
    <w:rsid w:val="001C59F6"/>
    <w:rsid w:val="001C7159"/>
    <w:rsid w:val="001C73E3"/>
    <w:rsid w:val="001D0920"/>
    <w:rsid w:val="001D1399"/>
    <w:rsid w:val="001D1B6F"/>
    <w:rsid w:val="001D1CB2"/>
    <w:rsid w:val="001D1E62"/>
    <w:rsid w:val="001D2088"/>
    <w:rsid w:val="001D2892"/>
    <w:rsid w:val="001D2B32"/>
    <w:rsid w:val="001D3620"/>
    <w:rsid w:val="001D4286"/>
    <w:rsid w:val="001D6DDD"/>
    <w:rsid w:val="001D7B13"/>
    <w:rsid w:val="001E013A"/>
    <w:rsid w:val="001E067A"/>
    <w:rsid w:val="001E13FD"/>
    <w:rsid w:val="001E1610"/>
    <w:rsid w:val="001E17ED"/>
    <w:rsid w:val="001E17EF"/>
    <w:rsid w:val="001E1A63"/>
    <w:rsid w:val="001E1D05"/>
    <w:rsid w:val="001E1E4F"/>
    <w:rsid w:val="001E1FFB"/>
    <w:rsid w:val="001E31EF"/>
    <w:rsid w:val="001E3E7B"/>
    <w:rsid w:val="001E45F3"/>
    <w:rsid w:val="001E476F"/>
    <w:rsid w:val="001E5921"/>
    <w:rsid w:val="001E5D3F"/>
    <w:rsid w:val="001F0171"/>
    <w:rsid w:val="001F0C53"/>
    <w:rsid w:val="001F0D84"/>
    <w:rsid w:val="001F12FB"/>
    <w:rsid w:val="001F13A0"/>
    <w:rsid w:val="001F1B0E"/>
    <w:rsid w:val="001F20AA"/>
    <w:rsid w:val="001F244C"/>
    <w:rsid w:val="001F2BF5"/>
    <w:rsid w:val="001F385E"/>
    <w:rsid w:val="001F3A7A"/>
    <w:rsid w:val="001F45AE"/>
    <w:rsid w:val="001F4804"/>
    <w:rsid w:val="001F4CB9"/>
    <w:rsid w:val="001F6497"/>
    <w:rsid w:val="001F6D21"/>
    <w:rsid w:val="001F722C"/>
    <w:rsid w:val="001F7272"/>
    <w:rsid w:val="001F7646"/>
    <w:rsid w:val="001F7C8C"/>
    <w:rsid w:val="002006B1"/>
    <w:rsid w:val="00202781"/>
    <w:rsid w:val="0020307D"/>
    <w:rsid w:val="00203D57"/>
    <w:rsid w:val="00205529"/>
    <w:rsid w:val="002060BB"/>
    <w:rsid w:val="0020748E"/>
    <w:rsid w:val="002105A1"/>
    <w:rsid w:val="002112C8"/>
    <w:rsid w:val="00211CE9"/>
    <w:rsid w:val="00213C5C"/>
    <w:rsid w:val="002142E6"/>
    <w:rsid w:val="0021446C"/>
    <w:rsid w:val="002163D3"/>
    <w:rsid w:val="0021676A"/>
    <w:rsid w:val="0021706F"/>
    <w:rsid w:val="00217102"/>
    <w:rsid w:val="00220456"/>
    <w:rsid w:val="002206D8"/>
    <w:rsid w:val="00221CA0"/>
    <w:rsid w:val="00221D79"/>
    <w:rsid w:val="00222080"/>
    <w:rsid w:val="00222656"/>
    <w:rsid w:val="00222D83"/>
    <w:rsid w:val="0022358B"/>
    <w:rsid w:val="0022442D"/>
    <w:rsid w:val="0022572A"/>
    <w:rsid w:val="00225789"/>
    <w:rsid w:val="00225E0E"/>
    <w:rsid w:val="00227575"/>
    <w:rsid w:val="00227867"/>
    <w:rsid w:val="00230269"/>
    <w:rsid w:val="002344B0"/>
    <w:rsid w:val="00235F22"/>
    <w:rsid w:val="00237F5A"/>
    <w:rsid w:val="00240341"/>
    <w:rsid w:val="00240996"/>
    <w:rsid w:val="002429F0"/>
    <w:rsid w:val="00243E71"/>
    <w:rsid w:val="00244836"/>
    <w:rsid w:val="00244E00"/>
    <w:rsid w:val="00246680"/>
    <w:rsid w:val="00247E32"/>
    <w:rsid w:val="00250B53"/>
    <w:rsid w:val="00250B58"/>
    <w:rsid w:val="002514A1"/>
    <w:rsid w:val="002520FA"/>
    <w:rsid w:val="0025532F"/>
    <w:rsid w:val="002563AD"/>
    <w:rsid w:val="002566D8"/>
    <w:rsid w:val="00257CC9"/>
    <w:rsid w:val="0026018A"/>
    <w:rsid w:val="002612C4"/>
    <w:rsid w:val="002618EC"/>
    <w:rsid w:val="00261E19"/>
    <w:rsid w:val="002628D7"/>
    <w:rsid w:val="00262DFA"/>
    <w:rsid w:val="0026364A"/>
    <w:rsid w:val="002647EB"/>
    <w:rsid w:val="002652D6"/>
    <w:rsid w:val="00265F2E"/>
    <w:rsid w:val="002665D4"/>
    <w:rsid w:val="00266B69"/>
    <w:rsid w:val="0026741A"/>
    <w:rsid w:val="00270998"/>
    <w:rsid w:val="00270BF0"/>
    <w:rsid w:val="00271C49"/>
    <w:rsid w:val="00272632"/>
    <w:rsid w:val="00272F14"/>
    <w:rsid w:val="00273857"/>
    <w:rsid w:val="002764FD"/>
    <w:rsid w:val="00277A85"/>
    <w:rsid w:val="00277DCD"/>
    <w:rsid w:val="00277E35"/>
    <w:rsid w:val="00277EF2"/>
    <w:rsid w:val="002809B2"/>
    <w:rsid w:val="00280D6E"/>
    <w:rsid w:val="00281CCE"/>
    <w:rsid w:val="00283869"/>
    <w:rsid w:val="0028615E"/>
    <w:rsid w:val="002869D9"/>
    <w:rsid w:val="00290CC7"/>
    <w:rsid w:val="00290DEC"/>
    <w:rsid w:val="00290E2B"/>
    <w:rsid w:val="0029178F"/>
    <w:rsid w:val="002939D0"/>
    <w:rsid w:val="00294FF1"/>
    <w:rsid w:val="0029597E"/>
    <w:rsid w:val="002959A7"/>
    <w:rsid w:val="002969E6"/>
    <w:rsid w:val="002A00BA"/>
    <w:rsid w:val="002A0171"/>
    <w:rsid w:val="002A0AA5"/>
    <w:rsid w:val="002A1070"/>
    <w:rsid w:val="002A11E7"/>
    <w:rsid w:val="002A1CF7"/>
    <w:rsid w:val="002A489B"/>
    <w:rsid w:val="002A59ED"/>
    <w:rsid w:val="002A59F3"/>
    <w:rsid w:val="002A6315"/>
    <w:rsid w:val="002A6DEC"/>
    <w:rsid w:val="002A74E6"/>
    <w:rsid w:val="002A7C6A"/>
    <w:rsid w:val="002A7CB4"/>
    <w:rsid w:val="002B0714"/>
    <w:rsid w:val="002B072D"/>
    <w:rsid w:val="002B080B"/>
    <w:rsid w:val="002B1025"/>
    <w:rsid w:val="002B17E4"/>
    <w:rsid w:val="002B2461"/>
    <w:rsid w:val="002B26CD"/>
    <w:rsid w:val="002B395E"/>
    <w:rsid w:val="002B3AF9"/>
    <w:rsid w:val="002B3B13"/>
    <w:rsid w:val="002B3E91"/>
    <w:rsid w:val="002B41C9"/>
    <w:rsid w:val="002B440E"/>
    <w:rsid w:val="002B4502"/>
    <w:rsid w:val="002B58EF"/>
    <w:rsid w:val="002B6AFC"/>
    <w:rsid w:val="002C006D"/>
    <w:rsid w:val="002C074C"/>
    <w:rsid w:val="002C0852"/>
    <w:rsid w:val="002C1128"/>
    <w:rsid w:val="002C1A19"/>
    <w:rsid w:val="002C1F20"/>
    <w:rsid w:val="002C4A5C"/>
    <w:rsid w:val="002C53F3"/>
    <w:rsid w:val="002C5DF2"/>
    <w:rsid w:val="002C6F71"/>
    <w:rsid w:val="002C744A"/>
    <w:rsid w:val="002C7B0F"/>
    <w:rsid w:val="002D031C"/>
    <w:rsid w:val="002D0457"/>
    <w:rsid w:val="002D1C1C"/>
    <w:rsid w:val="002D1C69"/>
    <w:rsid w:val="002D2342"/>
    <w:rsid w:val="002D2856"/>
    <w:rsid w:val="002D2B93"/>
    <w:rsid w:val="002D2E4B"/>
    <w:rsid w:val="002D30D5"/>
    <w:rsid w:val="002D3AB8"/>
    <w:rsid w:val="002D418E"/>
    <w:rsid w:val="002D48FC"/>
    <w:rsid w:val="002D51F8"/>
    <w:rsid w:val="002D5450"/>
    <w:rsid w:val="002D67A8"/>
    <w:rsid w:val="002D6FAE"/>
    <w:rsid w:val="002D7068"/>
    <w:rsid w:val="002D7D65"/>
    <w:rsid w:val="002E25D4"/>
    <w:rsid w:val="002E2C39"/>
    <w:rsid w:val="002E361A"/>
    <w:rsid w:val="002E3E98"/>
    <w:rsid w:val="002E47A7"/>
    <w:rsid w:val="002E51AB"/>
    <w:rsid w:val="002E5831"/>
    <w:rsid w:val="002E6AA7"/>
    <w:rsid w:val="002E6C02"/>
    <w:rsid w:val="002E7478"/>
    <w:rsid w:val="002E78E9"/>
    <w:rsid w:val="002F02BC"/>
    <w:rsid w:val="002F153C"/>
    <w:rsid w:val="002F1C2A"/>
    <w:rsid w:val="002F284B"/>
    <w:rsid w:val="002F2B23"/>
    <w:rsid w:val="002F3AA5"/>
    <w:rsid w:val="002F3EF6"/>
    <w:rsid w:val="002F423A"/>
    <w:rsid w:val="002F5988"/>
    <w:rsid w:val="002F5F1E"/>
    <w:rsid w:val="002F62D2"/>
    <w:rsid w:val="002F7E10"/>
    <w:rsid w:val="003002CC"/>
    <w:rsid w:val="003002F5"/>
    <w:rsid w:val="00300635"/>
    <w:rsid w:val="003009CB"/>
    <w:rsid w:val="00300B14"/>
    <w:rsid w:val="00300CE8"/>
    <w:rsid w:val="00300E65"/>
    <w:rsid w:val="0030133A"/>
    <w:rsid w:val="003020E3"/>
    <w:rsid w:val="00302FFA"/>
    <w:rsid w:val="003041D3"/>
    <w:rsid w:val="00305213"/>
    <w:rsid w:val="00305704"/>
    <w:rsid w:val="003067BB"/>
    <w:rsid w:val="00307419"/>
    <w:rsid w:val="00307BB8"/>
    <w:rsid w:val="00307FCC"/>
    <w:rsid w:val="00311487"/>
    <w:rsid w:val="003134B5"/>
    <w:rsid w:val="003138BD"/>
    <w:rsid w:val="00313D13"/>
    <w:rsid w:val="00315D62"/>
    <w:rsid w:val="00315EC7"/>
    <w:rsid w:val="003168A7"/>
    <w:rsid w:val="00320D2E"/>
    <w:rsid w:val="00321002"/>
    <w:rsid w:val="00321D12"/>
    <w:rsid w:val="00322B81"/>
    <w:rsid w:val="0032379B"/>
    <w:rsid w:val="00324909"/>
    <w:rsid w:val="00325BA5"/>
    <w:rsid w:val="00326D62"/>
    <w:rsid w:val="00327DDD"/>
    <w:rsid w:val="003315E5"/>
    <w:rsid w:val="0033226D"/>
    <w:rsid w:val="0033238E"/>
    <w:rsid w:val="00333619"/>
    <w:rsid w:val="003344C6"/>
    <w:rsid w:val="00334EB3"/>
    <w:rsid w:val="003357DC"/>
    <w:rsid w:val="00335B77"/>
    <w:rsid w:val="00335B7B"/>
    <w:rsid w:val="0033627B"/>
    <w:rsid w:val="00336BDE"/>
    <w:rsid w:val="003372FB"/>
    <w:rsid w:val="003374BC"/>
    <w:rsid w:val="00340242"/>
    <w:rsid w:val="003412CA"/>
    <w:rsid w:val="00342221"/>
    <w:rsid w:val="00343CF9"/>
    <w:rsid w:val="00345053"/>
    <w:rsid w:val="00345FA9"/>
    <w:rsid w:val="00346225"/>
    <w:rsid w:val="00346EBC"/>
    <w:rsid w:val="003470A7"/>
    <w:rsid w:val="003470F2"/>
    <w:rsid w:val="00347697"/>
    <w:rsid w:val="00347A84"/>
    <w:rsid w:val="00347CC3"/>
    <w:rsid w:val="00350136"/>
    <w:rsid w:val="00350F12"/>
    <w:rsid w:val="0035339A"/>
    <w:rsid w:val="003533D9"/>
    <w:rsid w:val="00353EC7"/>
    <w:rsid w:val="00356413"/>
    <w:rsid w:val="003575DD"/>
    <w:rsid w:val="00357D1B"/>
    <w:rsid w:val="00360F3A"/>
    <w:rsid w:val="003625A3"/>
    <w:rsid w:val="00362985"/>
    <w:rsid w:val="00362A7E"/>
    <w:rsid w:val="00363409"/>
    <w:rsid w:val="0036355C"/>
    <w:rsid w:val="0036363C"/>
    <w:rsid w:val="003640EC"/>
    <w:rsid w:val="0036496E"/>
    <w:rsid w:val="00364A50"/>
    <w:rsid w:val="00364D24"/>
    <w:rsid w:val="00367986"/>
    <w:rsid w:val="00367B4B"/>
    <w:rsid w:val="00367F74"/>
    <w:rsid w:val="00371BAA"/>
    <w:rsid w:val="003728FD"/>
    <w:rsid w:val="0037446E"/>
    <w:rsid w:val="00374F4B"/>
    <w:rsid w:val="00375358"/>
    <w:rsid w:val="00376C20"/>
    <w:rsid w:val="00380BDE"/>
    <w:rsid w:val="003812F0"/>
    <w:rsid w:val="00382539"/>
    <w:rsid w:val="0038330F"/>
    <w:rsid w:val="003836A8"/>
    <w:rsid w:val="00383D5D"/>
    <w:rsid w:val="00384E4D"/>
    <w:rsid w:val="003851A3"/>
    <w:rsid w:val="003867ED"/>
    <w:rsid w:val="00386AF7"/>
    <w:rsid w:val="00386CD5"/>
    <w:rsid w:val="0038737F"/>
    <w:rsid w:val="00387C84"/>
    <w:rsid w:val="00387F9C"/>
    <w:rsid w:val="003909D7"/>
    <w:rsid w:val="00391F04"/>
    <w:rsid w:val="00392027"/>
    <w:rsid w:val="0039298A"/>
    <w:rsid w:val="00392C9B"/>
    <w:rsid w:val="00392CA3"/>
    <w:rsid w:val="00393181"/>
    <w:rsid w:val="00393B3B"/>
    <w:rsid w:val="00393C7D"/>
    <w:rsid w:val="00393DDA"/>
    <w:rsid w:val="00396DFB"/>
    <w:rsid w:val="003A013C"/>
    <w:rsid w:val="003A081C"/>
    <w:rsid w:val="003A1E3A"/>
    <w:rsid w:val="003A2328"/>
    <w:rsid w:val="003A4464"/>
    <w:rsid w:val="003A556D"/>
    <w:rsid w:val="003A5E99"/>
    <w:rsid w:val="003A6770"/>
    <w:rsid w:val="003B02C4"/>
    <w:rsid w:val="003B09C8"/>
    <w:rsid w:val="003B17E9"/>
    <w:rsid w:val="003B196C"/>
    <w:rsid w:val="003B23B3"/>
    <w:rsid w:val="003B3D9D"/>
    <w:rsid w:val="003B4E05"/>
    <w:rsid w:val="003B5AE1"/>
    <w:rsid w:val="003B64AE"/>
    <w:rsid w:val="003B6A58"/>
    <w:rsid w:val="003B7CC1"/>
    <w:rsid w:val="003C0625"/>
    <w:rsid w:val="003C2ED8"/>
    <w:rsid w:val="003C2F49"/>
    <w:rsid w:val="003C3086"/>
    <w:rsid w:val="003C35A3"/>
    <w:rsid w:val="003C40E1"/>
    <w:rsid w:val="003C51AA"/>
    <w:rsid w:val="003C547E"/>
    <w:rsid w:val="003C58E5"/>
    <w:rsid w:val="003C619D"/>
    <w:rsid w:val="003C6CB3"/>
    <w:rsid w:val="003C6E54"/>
    <w:rsid w:val="003C7CF6"/>
    <w:rsid w:val="003D033F"/>
    <w:rsid w:val="003D2F6B"/>
    <w:rsid w:val="003D3F80"/>
    <w:rsid w:val="003D4247"/>
    <w:rsid w:val="003D49BC"/>
    <w:rsid w:val="003D54F1"/>
    <w:rsid w:val="003D6B7E"/>
    <w:rsid w:val="003D6C57"/>
    <w:rsid w:val="003D703A"/>
    <w:rsid w:val="003D7A09"/>
    <w:rsid w:val="003E081D"/>
    <w:rsid w:val="003E0F4A"/>
    <w:rsid w:val="003E14CC"/>
    <w:rsid w:val="003E1690"/>
    <w:rsid w:val="003E1AE0"/>
    <w:rsid w:val="003E3136"/>
    <w:rsid w:val="003E3EC4"/>
    <w:rsid w:val="003E4BFD"/>
    <w:rsid w:val="003E5C39"/>
    <w:rsid w:val="003E68E4"/>
    <w:rsid w:val="003F04BF"/>
    <w:rsid w:val="003F2D89"/>
    <w:rsid w:val="003F3630"/>
    <w:rsid w:val="003F3759"/>
    <w:rsid w:val="003F56DE"/>
    <w:rsid w:val="003F60CF"/>
    <w:rsid w:val="003F60F8"/>
    <w:rsid w:val="003F7600"/>
    <w:rsid w:val="004004AE"/>
    <w:rsid w:val="00400DDF"/>
    <w:rsid w:val="00401197"/>
    <w:rsid w:val="00402CFD"/>
    <w:rsid w:val="00402D09"/>
    <w:rsid w:val="004032AD"/>
    <w:rsid w:val="0040427F"/>
    <w:rsid w:val="00406427"/>
    <w:rsid w:val="00406809"/>
    <w:rsid w:val="004079A7"/>
    <w:rsid w:val="004104C9"/>
    <w:rsid w:val="004105C8"/>
    <w:rsid w:val="00410E0A"/>
    <w:rsid w:val="004117B0"/>
    <w:rsid w:val="00412CE4"/>
    <w:rsid w:val="004131D7"/>
    <w:rsid w:val="00413C2C"/>
    <w:rsid w:val="004151AA"/>
    <w:rsid w:val="00415393"/>
    <w:rsid w:val="00415CCB"/>
    <w:rsid w:val="00416CAA"/>
    <w:rsid w:val="004176AD"/>
    <w:rsid w:val="00417F24"/>
    <w:rsid w:val="004201E1"/>
    <w:rsid w:val="00421728"/>
    <w:rsid w:val="00421AA7"/>
    <w:rsid w:val="00421DBA"/>
    <w:rsid w:val="00421F59"/>
    <w:rsid w:val="004230FB"/>
    <w:rsid w:val="00423E32"/>
    <w:rsid w:val="00424288"/>
    <w:rsid w:val="00426836"/>
    <w:rsid w:val="00430130"/>
    <w:rsid w:val="00430828"/>
    <w:rsid w:val="0043118C"/>
    <w:rsid w:val="004319BE"/>
    <w:rsid w:val="00431C9D"/>
    <w:rsid w:val="00431D82"/>
    <w:rsid w:val="004335C9"/>
    <w:rsid w:val="0043396E"/>
    <w:rsid w:val="00434B6A"/>
    <w:rsid w:val="004357DB"/>
    <w:rsid w:val="00435926"/>
    <w:rsid w:val="00435E66"/>
    <w:rsid w:val="00436388"/>
    <w:rsid w:val="00436AB8"/>
    <w:rsid w:val="00436E07"/>
    <w:rsid w:val="00437353"/>
    <w:rsid w:val="004375D0"/>
    <w:rsid w:val="0043761C"/>
    <w:rsid w:val="0044139D"/>
    <w:rsid w:val="0044358B"/>
    <w:rsid w:val="004457F8"/>
    <w:rsid w:val="00445857"/>
    <w:rsid w:val="00446102"/>
    <w:rsid w:val="00450393"/>
    <w:rsid w:val="00450921"/>
    <w:rsid w:val="00450D75"/>
    <w:rsid w:val="00455046"/>
    <w:rsid w:val="004556BE"/>
    <w:rsid w:val="00455D1B"/>
    <w:rsid w:val="004566DC"/>
    <w:rsid w:val="00456C25"/>
    <w:rsid w:val="00456ED0"/>
    <w:rsid w:val="00457640"/>
    <w:rsid w:val="00457737"/>
    <w:rsid w:val="00457C93"/>
    <w:rsid w:val="004584F6"/>
    <w:rsid w:val="00460907"/>
    <w:rsid w:val="00460B79"/>
    <w:rsid w:val="00461909"/>
    <w:rsid w:val="0046222A"/>
    <w:rsid w:val="00462B0C"/>
    <w:rsid w:val="00463635"/>
    <w:rsid w:val="00465D67"/>
    <w:rsid w:val="00470264"/>
    <w:rsid w:val="00471863"/>
    <w:rsid w:val="00471E29"/>
    <w:rsid w:val="0047422D"/>
    <w:rsid w:val="00474F90"/>
    <w:rsid w:val="00475F22"/>
    <w:rsid w:val="0047638F"/>
    <w:rsid w:val="00480486"/>
    <w:rsid w:val="00482526"/>
    <w:rsid w:val="004835FE"/>
    <w:rsid w:val="004854ED"/>
    <w:rsid w:val="004866B2"/>
    <w:rsid w:val="00487F00"/>
    <w:rsid w:val="00490613"/>
    <w:rsid w:val="00490807"/>
    <w:rsid w:val="004928E7"/>
    <w:rsid w:val="00492DFC"/>
    <w:rsid w:val="00494959"/>
    <w:rsid w:val="00495927"/>
    <w:rsid w:val="00496591"/>
    <w:rsid w:val="00496D1C"/>
    <w:rsid w:val="00497F1B"/>
    <w:rsid w:val="004A0077"/>
    <w:rsid w:val="004A0342"/>
    <w:rsid w:val="004A1181"/>
    <w:rsid w:val="004A1B9D"/>
    <w:rsid w:val="004A2BEE"/>
    <w:rsid w:val="004A4436"/>
    <w:rsid w:val="004A47D1"/>
    <w:rsid w:val="004A5E30"/>
    <w:rsid w:val="004A64FF"/>
    <w:rsid w:val="004A660C"/>
    <w:rsid w:val="004A6789"/>
    <w:rsid w:val="004A7460"/>
    <w:rsid w:val="004A76BF"/>
    <w:rsid w:val="004A7FA2"/>
    <w:rsid w:val="004B0236"/>
    <w:rsid w:val="004B0384"/>
    <w:rsid w:val="004B0CB8"/>
    <w:rsid w:val="004B29BF"/>
    <w:rsid w:val="004B335B"/>
    <w:rsid w:val="004B3466"/>
    <w:rsid w:val="004B3DD6"/>
    <w:rsid w:val="004B4216"/>
    <w:rsid w:val="004B445E"/>
    <w:rsid w:val="004B4DF7"/>
    <w:rsid w:val="004B5BD3"/>
    <w:rsid w:val="004B6A05"/>
    <w:rsid w:val="004C033F"/>
    <w:rsid w:val="004C0851"/>
    <w:rsid w:val="004C1258"/>
    <w:rsid w:val="004C2605"/>
    <w:rsid w:val="004C3100"/>
    <w:rsid w:val="004C3912"/>
    <w:rsid w:val="004C3D65"/>
    <w:rsid w:val="004C456C"/>
    <w:rsid w:val="004C45DC"/>
    <w:rsid w:val="004C4670"/>
    <w:rsid w:val="004C4AC3"/>
    <w:rsid w:val="004C5AAF"/>
    <w:rsid w:val="004C638E"/>
    <w:rsid w:val="004C7A3D"/>
    <w:rsid w:val="004D1631"/>
    <w:rsid w:val="004D1C13"/>
    <w:rsid w:val="004D22D1"/>
    <w:rsid w:val="004D2702"/>
    <w:rsid w:val="004D5DC6"/>
    <w:rsid w:val="004D622D"/>
    <w:rsid w:val="004D6835"/>
    <w:rsid w:val="004D7879"/>
    <w:rsid w:val="004D7F59"/>
    <w:rsid w:val="004E21B9"/>
    <w:rsid w:val="004E2E64"/>
    <w:rsid w:val="004E30A6"/>
    <w:rsid w:val="004E4176"/>
    <w:rsid w:val="004E7BB3"/>
    <w:rsid w:val="004F0636"/>
    <w:rsid w:val="004F25BD"/>
    <w:rsid w:val="004F2848"/>
    <w:rsid w:val="004F2B6D"/>
    <w:rsid w:val="004F2E44"/>
    <w:rsid w:val="004F3076"/>
    <w:rsid w:val="004F5046"/>
    <w:rsid w:val="004F514A"/>
    <w:rsid w:val="004F5CE1"/>
    <w:rsid w:val="004F5E9C"/>
    <w:rsid w:val="004F7334"/>
    <w:rsid w:val="004F792D"/>
    <w:rsid w:val="005000BC"/>
    <w:rsid w:val="005007DB"/>
    <w:rsid w:val="00500923"/>
    <w:rsid w:val="00500E44"/>
    <w:rsid w:val="00501C68"/>
    <w:rsid w:val="00501D4E"/>
    <w:rsid w:val="00502047"/>
    <w:rsid w:val="00502CCE"/>
    <w:rsid w:val="00502DFA"/>
    <w:rsid w:val="0050359E"/>
    <w:rsid w:val="0050368F"/>
    <w:rsid w:val="005049D5"/>
    <w:rsid w:val="00504CBD"/>
    <w:rsid w:val="00505F83"/>
    <w:rsid w:val="005068C7"/>
    <w:rsid w:val="0050703C"/>
    <w:rsid w:val="0051122F"/>
    <w:rsid w:val="005113CD"/>
    <w:rsid w:val="005116F9"/>
    <w:rsid w:val="005138E9"/>
    <w:rsid w:val="00513ABC"/>
    <w:rsid w:val="00513C41"/>
    <w:rsid w:val="0051510B"/>
    <w:rsid w:val="0051570B"/>
    <w:rsid w:val="005170BC"/>
    <w:rsid w:val="00517C50"/>
    <w:rsid w:val="005204AE"/>
    <w:rsid w:val="00521AFF"/>
    <w:rsid w:val="005231D7"/>
    <w:rsid w:val="00523CB9"/>
    <w:rsid w:val="00524748"/>
    <w:rsid w:val="00525177"/>
    <w:rsid w:val="00525223"/>
    <w:rsid w:val="0052561C"/>
    <w:rsid w:val="00525FA6"/>
    <w:rsid w:val="00526516"/>
    <w:rsid w:val="00526C53"/>
    <w:rsid w:val="005271AC"/>
    <w:rsid w:val="005277E0"/>
    <w:rsid w:val="00527FE4"/>
    <w:rsid w:val="005312C0"/>
    <w:rsid w:val="005339E7"/>
    <w:rsid w:val="00533AAB"/>
    <w:rsid w:val="00534264"/>
    <w:rsid w:val="00534549"/>
    <w:rsid w:val="0053495D"/>
    <w:rsid w:val="00534D0A"/>
    <w:rsid w:val="005357AB"/>
    <w:rsid w:val="00535975"/>
    <w:rsid w:val="005368E7"/>
    <w:rsid w:val="00536AE4"/>
    <w:rsid w:val="00536AF3"/>
    <w:rsid w:val="0053725F"/>
    <w:rsid w:val="00537D32"/>
    <w:rsid w:val="00540588"/>
    <w:rsid w:val="00541539"/>
    <w:rsid w:val="00543220"/>
    <w:rsid w:val="00544271"/>
    <w:rsid w:val="00544943"/>
    <w:rsid w:val="0054595D"/>
    <w:rsid w:val="00547098"/>
    <w:rsid w:val="0055089A"/>
    <w:rsid w:val="00550DBA"/>
    <w:rsid w:val="00551773"/>
    <w:rsid w:val="00552317"/>
    <w:rsid w:val="00552548"/>
    <w:rsid w:val="0055278F"/>
    <w:rsid w:val="00553374"/>
    <w:rsid w:val="0055353E"/>
    <w:rsid w:val="005535B9"/>
    <w:rsid w:val="00553B73"/>
    <w:rsid w:val="00553F55"/>
    <w:rsid w:val="005546E7"/>
    <w:rsid w:val="005549C6"/>
    <w:rsid w:val="005551F5"/>
    <w:rsid w:val="005560CB"/>
    <w:rsid w:val="00560A32"/>
    <w:rsid w:val="00561A3D"/>
    <w:rsid w:val="00562332"/>
    <w:rsid w:val="00562D66"/>
    <w:rsid w:val="00564EE8"/>
    <w:rsid w:val="00565668"/>
    <w:rsid w:val="00565D50"/>
    <w:rsid w:val="00565DBA"/>
    <w:rsid w:val="00565F33"/>
    <w:rsid w:val="005665F4"/>
    <w:rsid w:val="00567353"/>
    <w:rsid w:val="0057098A"/>
    <w:rsid w:val="00571660"/>
    <w:rsid w:val="00572245"/>
    <w:rsid w:val="005728AE"/>
    <w:rsid w:val="00572EDB"/>
    <w:rsid w:val="00574195"/>
    <w:rsid w:val="005755D2"/>
    <w:rsid w:val="005779E3"/>
    <w:rsid w:val="00580B50"/>
    <w:rsid w:val="005824E1"/>
    <w:rsid w:val="005843DE"/>
    <w:rsid w:val="00585286"/>
    <w:rsid w:val="00586110"/>
    <w:rsid w:val="0058772D"/>
    <w:rsid w:val="0059014F"/>
    <w:rsid w:val="005901E1"/>
    <w:rsid w:val="00591DFE"/>
    <w:rsid w:val="00591FC8"/>
    <w:rsid w:val="005923C5"/>
    <w:rsid w:val="00592B9D"/>
    <w:rsid w:val="0059385A"/>
    <w:rsid w:val="00594224"/>
    <w:rsid w:val="0059498E"/>
    <w:rsid w:val="005962AE"/>
    <w:rsid w:val="005962E1"/>
    <w:rsid w:val="005963B6"/>
    <w:rsid w:val="005965EF"/>
    <w:rsid w:val="005A1C92"/>
    <w:rsid w:val="005A296B"/>
    <w:rsid w:val="005A3BB8"/>
    <w:rsid w:val="005A3F9D"/>
    <w:rsid w:val="005A4A58"/>
    <w:rsid w:val="005A59D9"/>
    <w:rsid w:val="005A72C2"/>
    <w:rsid w:val="005A7795"/>
    <w:rsid w:val="005B1160"/>
    <w:rsid w:val="005B35FF"/>
    <w:rsid w:val="005B4026"/>
    <w:rsid w:val="005B4966"/>
    <w:rsid w:val="005B4DEE"/>
    <w:rsid w:val="005B4F76"/>
    <w:rsid w:val="005B68AA"/>
    <w:rsid w:val="005B6C9E"/>
    <w:rsid w:val="005B6D2F"/>
    <w:rsid w:val="005B7F2A"/>
    <w:rsid w:val="005B7F5E"/>
    <w:rsid w:val="005C078C"/>
    <w:rsid w:val="005C0F9C"/>
    <w:rsid w:val="005C17B9"/>
    <w:rsid w:val="005C3ED9"/>
    <w:rsid w:val="005C40EF"/>
    <w:rsid w:val="005C53D5"/>
    <w:rsid w:val="005C5C53"/>
    <w:rsid w:val="005C5E8A"/>
    <w:rsid w:val="005C66F3"/>
    <w:rsid w:val="005C7239"/>
    <w:rsid w:val="005C72C3"/>
    <w:rsid w:val="005C7C5D"/>
    <w:rsid w:val="005C7E82"/>
    <w:rsid w:val="005D0871"/>
    <w:rsid w:val="005D1F25"/>
    <w:rsid w:val="005D419D"/>
    <w:rsid w:val="005D422B"/>
    <w:rsid w:val="005D4537"/>
    <w:rsid w:val="005D481F"/>
    <w:rsid w:val="005D4B76"/>
    <w:rsid w:val="005D4D4B"/>
    <w:rsid w:val="005D530A"/>
    <w:rsid w:val="005D5DB7"/>
    <w:rsid w:val="005D650A"/>
    <w:rsid w:val="005D7494"/>
    <w:rsid w:val="005D7699"/>
    <w:rsid w:val="005D7F5B"/>
    <w:rsid w:val="005E047A"/>
    <w:rsid w:val="005E14ED"/>
    <w:rsid w:val="005E17EB"/>
    <w:rsid w:val="005E2AB7"/>
    <w:rsid w:val="005E33D7"/>
    <w:rsid w:val="005E4BD6"/>
    <w:rsid w:val="005E4D9A"/>
    <w:rsid w:val="005E5345"/>
    <w:rsid w:val="005E536C"/>
    <w:rsid w:val="005E6459"/>
    <w:rsid w:val="005E684E"/>
    <w:rsid w:val="005F01F6"/>
    <w:rsid w:val="005F0503"/>
    <w:rsid w:val="005F0C45"/>
    <w:rsid w:val="005F1FA6"/>
    <w:rsid w:val="005F259A"/>
    <w:rsid w:val="005F2D47"/>
    <w:rsid w:val="005F2D8C"/>
    <w:rsid w:val="005F2EA8"/>
    <w:rsid w:val="005F34BD"/>
    <w:rsid w:val="005F39CA"/>
    <w:rsid w:val="005F3FB8"/>
    <w:rsid w:val="005F4364"/>
    <w:rsid w:val="005F4EC3"/>
    <w:rsid w:val="005F548B"/>
    <w:rsid w:val="005F54D7"/>
    <w:rsid w:val="005F5707"/>
    <w:rsid w:val="005F61EF"/>
    <w:rsid w:val="005F6237"/>
    <w:rsid w:val="005F63D9"/>
    <w:rsid w:val="005F74F4"/>
    <w:rsid w:val="005F7CE3"/>
    <w:rsid w:val="005F7EF5"/>
    <w:rsid w:val="00600B64"/>
    <w:rsid w:val="00601CD2"/>
    <w:rsid w:val="00602164"/>
    <w:rsid w:val="00602749"/>
    <w:rsid w:val="00602C78"/>
    <w:rsid w:val="00603D46"/>
    <w:rsid w:val="00603DB6"/>
    <w:rsid w:val="00603F52"/>
    <w:rsid w:val="00604263"/>
    <w:rsid w:val="00604B8F"/>
    <w:rsid w:val="00605374"/>
    <w:rsid w:val="00605CF0"/>
    <w:rsid w:val="0060609E"/>
    <w:rsid w:val="00607538"/>
    <w:rsid w:val="00607675"/>
    <w:rsid w:val="0061034E"/>
    <w:rsid w:val="00610D27"/>
    <w:rsid w:val="00611CC8"/>
    <w:rsid w:val="0061303F"/>
    <w:rsid w:val="00613963"/>
    <w:rsid w:val="00613A20"/>
    <w:rsid w:val="00613CFD"/>
    <w:rsid w:val="00614068"/>
    <w:rsid w:val="00614470"/>
    <w:rsid w:val="00614642"/>
    <w:rsid w:val="00614EED"/>
    <w:rsid w:val="00614F60"/>
    <w:rsid w:val="006153C1"/>
    <w:rsid w:val="00615ABA"/>
    <w:rsid w:val="00615C42"/>
    <w:rsid w:val="00616D59"/>
    <w:rsid w:val="00617E2A"/>
    <w:rsid w:val="00620321"/>
    <w:rsid w:val="00621481"/>
    <w:rsid w:val="0062282D"/>
    <w:rsid w:val="006235CE"/>
    <w:rsid w:val="00623A9F"/>
    <w:rsid w:val="00624EB1"/>
    <w:rsid w:val="00625337"/>
    <w:rsid w:val="00626544"/>
    <w:rsid w:val="0062683A"/>
    <w:rsid w:val="00626B75"/>
    <w:rsid w:val="0063150E"/>
    <w:rsid w:val="00631939"/>
    <w:rsid w:val="006319CE"/>
    <w:rsid w:val="006321C8"/>
    <w:rsid w:val="00632D50"/>
    <w:rsid w:val="0063587B"/>
    <w:rsid w:val="00636163"/>
    <w:rsid w:val="006361F1"/>
    <w:rsid w:val="0063692F"/>
    <w:rsid w:val="00636CF5"/>
    <w:rsid w:val="00637487"/>
    <w:rsid w:val="00640005"/>
    <w:rsid w:val="00640EBE"/>
    <w:rsid w:val="00641202"/>
    <w:rsid w:val="0064159F"/>
    <w:rsid w:val="00642A64"/>
    <w:rsid w:val="00642D60"/>
    <w:rsid w:val="00643043"/>
    <w:rsid w:val="006438F6"/>
    <w:rsid w:val="00643A42"/>
    <w:rsid w:val="0064449C"/>
    <w:rsid w:val="00645991"/>
    <w:rsid w:val="006477E1"/>
    <w:rsid w:val="00650582"/>
    <w:rsid w:val="00652138"/>
    <w:rsid w:val="00655BE4"/>
    <w:rsid w:val="00656516"/>
    <w:rsid w:val="006567BE"/>
    <w:rsid w:val="00657F93"/>
    <w:rsid w:val="00657FDC"/>
    <w:rsid w:val="006603F6"/>
    <w:rsid w:val="006605E6"/>
    <w:rsid w:val="006615AB"/>
    <w:rsid w:val="006616FE"/>
    <w:rsid w:val="006620A2"/>
    <w:rsid w:val="00662BBA"/>
    <w:rsid w:val="00662F46"/>
    <w:rsid w:val="00663A7B"/>
    <w:rsid w:val="006643C8"/>
    <w:rsid w:val="006646A9"/>
    <w:rsid w:val="00664D35"/>
    <w:rsid w:val="006650EB"/>
    <w:rsid w:val="006652F4"/>
    <w:rsid w:val="00665BA0"/>
    <w:rsid w:val="006678E1"/>
    <w:rsid w:val="00667EDF"/>
    <w:rsid w:val="0067019B"/>
    <w:rsid w:val="00670E8A"/>
    <w:rsid w:val="00671567"/>
    <w:rsid w:val="00671E0F"/>
    <w:rsid w:val="00671ECD"/>
    <w:rsid w:val="006739FD"/>
    <w:rsid w:val="00674943"/>
    <w:rsid w:val="0067700F"/>
    <w:rsid w:val="006777CB"/>
    <w:rsid w:val="00682940"/>
    <w:rsid w:val="006830BD"/>
    <w:rsid w:val="00683964"/>
    <w:rsid w:val="006845B2"/>
    <w:rsid w:val="00684B02"/>
    <w:rsid w:val="00684B1E"/>
    <w:rsid w:val="0068514C"/>
    <w:rsid w:val="00685CD7"/>
    <w:rsid w:val="00686765"/>
    <w:rsid w:val="00686D4A"/>
    <w:rsid w:val="00686F08"/>
    <w:rsid w:val="00687603"/>
    <w:rsid w:val="006901F6"/>
    <w:rsid w:val="00690B32"/>
    <w:rsid w:val="00690F77"/>
    <w:rsid w:val="00692028"/>
    <w:rsid w:val="00693BA7"/>
    <w:rsid w:val="006947F0"/>
    <w:rsid w:val="006947F4"/>
    <w:rsid w:val="006962FC"/>
    <w:rsid w:val="0069783A"/>
    <w:rsid w:val="006A0493"/>
    <w:rsid w:val="006A06D1"/>
    <w:rsid w:val="006A098F"/>
    <w:rsid w:val="006A1051"/>
    <w:rsid w:val="006A108F"/>
    <w:rsid w:val="006A2A42"/>
    <w:rsid w:val="006A2D7F"/>
    <w:rsid w:val="006A43AC"/>
    <w:rsid w:val="006A5498"/>
    <w:rsid w:val="006A5F98"/>
    <w:rsid w:val="006A6D0A"/>
    <w:rsid w:val="006A7A2C"/>
    <w:rsid w:val="006A7C05"/>
    <w:rsid w:val="006A7EDD"/>
    <w:rsid w:val="006B2DAB"/>
    <w:rsid w:val="006B4576"/>
    <w:rsid w:val="006B4C6F"/>
    <w:rsid w:val="006B5D56"/>
    <w:rsid w:val="006C09F0"/>
    <w:rsid w:val="006C14BB"/>
    <w:rsid w:val="006C1CD3"/>
    <w:rsid w:val="006C1D24"/>
    <w:rsid w:val="006C2095"/>
    <w:rsid w:val="006C3C69"/>
    <w:rsid w:val="006C4531"/>
    <w:rsid w:val="006C5363"/>
    <w:rsid w:val="006C73B2"/>
    <w:rsid w:val="006C7EC2"/>
    <w:rsid w:val="006D0975"/>
    <w:rsid w:val="006D0CC7"/>
    <w:rsid w:val="006D1F7B"/>
    <w:rsid w:val="006D2155"/>
    <w:rsid w:val="006D2451"/>
    <w:rsid w:val="006D2523"/>
    <w:rsid w:val="006D2A94"/>
    <w:rsid w:val="006D2DFF"/>
    <w:rsid w:val="006D3FA4"/>
    <w:rsid w:val="006D4550"/>
    <w:rsid w:val="006D4DEF"/>
    <w:rsid w:val="006D5699"/>
    <w:rsid w:val="006D5B25"/>
    <w:rsid w:val="006D622A"/>
    <w:rsid w:val="006D73DB"/>
    <w:rsid w:val="006D7708"/>
    <w:rsid w:val="006E0DD2"/>
    <w:rsid w:val="006E147C"/>
    <w:rsid w:val="006E19FC"/>
    <w:rsid w:val="006E2AFF"/>
    <w:rsid w:val="006E3017"/>
    <w:rsid w:val="006E37D3"/>
    <w:rsid w:val="006E57E5"/>
    <w:rsid w:val="006E7DC6"/>
    <w:rsid w:val="006F104F"/>
    <w:rsid w:val="006F142F"/>
    <w:rsid w:val="006F1573"/>
    <w:rsid w:val="006F1CAA"/>
    <w:rsid w:val="006F27DB"/>
    <w:rsid w:val="006F2BBB"/>
    <w:rsid w:val="006F4172"/>
    <w:rsid w:val="006F45F6"/>
    <w:rsid w:val="006F4AFD"/>
    <w:rsid w:val="006F56FE"/>
    <w:rsid w:val="006F6BDC"/>
    <w:rsid w:val="006F793C"/>
    <w:rsid w:val="007014BA"/>
    <w:rsid w:val="00703310"/>
    <w:rsid w:val="00703675"/>
    <w:rsid w:val="00703BE9"/>
    <w:rsid w:val="007042F5"/>
    <w:rsid w:val="00704AFA"/>
    <w:rsid w:val="007051D9"/>
    <w:rsid w:val="00705BCD"/>
    <w:rsid w:val="00705F19"/>
    <w:rsid w:val="00706A1A"/>
    <w:rsid w:val="00706B26"/>
    <w:rsid w:val="00707617"/>
    <w:rsid w:val="00710EA0"/>
    <w:rsid w:val="00710EF4"/>
    <w:rsid w:val="00711A77"/>
    <w:rsid w:val="00714C52"/>
    <w:rsid w:val="0071563A"/>
    <w:rsid w:val="00715817"/>
    <w:rsid w:val="00715988"/>
    <w:rsid w:val="0071639A"/>
    <w:rsid w:val="00717C31"/>
    <w:rsid w:val="00720C86"/>
    <w:rsid w:val="00722068"/>
    <w:rsid w:val="007222BD"/>
    <w:rsid w:val="00722FC8"/>
    <w:rsid w:val="00723261"/>
    <w:rsid w:val="007243C6"/>
    <w:rsid w:val="007255CB"/>
    <w:rsid w:val="00725824"/>
    <w:rsid w:val="00726359"/>
    <w:rsid w:val="00727D14"/>
    <w:rsid w:val="00731328"/>
    <w:rsid w:val="007313E3"/>
    <w:rsid w:val="0073235A"/>
    <w:rsid w:val="00733C38"/>
    <w:rsid w:val="00734335"/>
    <w:rsid w:val="0073445B"/>
    <w:rsid w:val="0073506D"/>
    <w:rsid w:val="00735288"/>
    <w:rsid w:val="00735C27"/>
    <w:rsid w:val="00736978"/>
    <w:rsid w:val="00737031"/>
    <w:rsid w:val="00737916"/>
    <w:rsid w:val="007379FE"/>
    <w:rsid w:val="00740617"/>
    <w:rsid w:val="00740F8E"/>
    <w:rsid w:val="00741C41"/>
    <w:rsid w:val="00742FF8"/>
    <w:rsid w:val="007432F1"/>
    <w:rsid w:val="007447D8"/>
    <w:rsid w:val="00745267"/>
    <w:rsid w:val="00745FBA"/>
    <w:rsid w:val="0074680E"/>
    <w:rsid w:val="007474A5"/>
    <w:rsid w:val="007474CD"/>
    <w:rsid w:val="00747DB5"/>
    <w:rsid w:val="00752749"/>
    <w:rsid w:val="00752837"/>
    <w:rsid w:val="00753B9C"/>
    <w:rsid w:val="00753C20"/>
    <w:rsid w:val="00755CBE"/>
    <w:rsid w:val="0075605A"/>
    <w:rsid w:val="007560FF"/>
    <w:rsid w:val="00756B31"/>
    <w:rsid w:val="00756EA2"/>
    <w:rsid w:val="00756FC6"/>
    <w:rsid w:val="007603E3"/>
    <w:rsid w:val="007627D6"/>
    <w:rsid w:val="0076296A"/>
    <w:rsid w:val="00762E10"/>
    <w:rsid w:val="00762E72"/>
    <w:rsid w:val="00765F07"/>
    <w:rsid w:val="007719DF"/>
    <w:rsid w:val="00772C35"/>
    <w:rsid w:val="007734E2"/>
    <w:rsid w:val="0077353E"/>
    <w:rsid w:val="0077482D"/>
    <w:rsid w:val="00774B79"/>
    <w:rsid w:val="007751CB"/>
    <w:rsid w:val="00775C77"/>
    <w:rsid w:val="00775D49"/>
    <w:rsid w:val="0077645D"/>
    <w:rsid w:val="00780758"/>
    <w:rsid w:val="00780BB2"/>
    <w:rsid w:val="007824B7"/>
    <w:rsid w:val="00782A85"/>
    <w:rsid w:val="00782FF9"/>
    <w:rsid w:val="00783047"/>
    <w:rsid w:val="00783842"/>
    <w:rsid w:val="0078410A"/>
    <w:rsid w:val="007845CA"/>
    <w:rsid w:val="00786159"/>
    <w:rsid w:val="007869BD"/>
    <w:rsid w:val="00786BAD"/>
    <w:rsid w:val="00786C2D"/>
    <w:rsid w:val="00787810"/>
    <w:rsid w:val="00787C7E"/>
    <w:rsid w:val="007900E2"/>
    <w:rsid w:val="00791073"/>
    <w:rsid w:val="0079110F"/>
    <w:rsid w:val="00792372"/>
    <w:rsid w:val="00792677"/>
    <w:rsid w:val="00792B5B"/>
    <w:rsid w:val="00793779"/>
    <w:rsid w:val="007941F2"/>
    <w:rsid w:val="00794F7B"/>
    <w:rsid w:val="0079503D"/>
    <w:rsid w:val="007959ED"/>
    <w:rsid w:val="00795CED"/>
    <w:rsid w:val="00796039"/>
    <w:rsid w:val="00796528"/>
    <w:rsid w:val="00797CC8"/>
    <w:rsid w:val="007A0062"/>
    <w:rsid w:val="007A096C"/>
    <w:rsid w:val="007A116B"/>
    <w:rsid w:val="007A2A85"/>
    <w:rsid w:val="007A3650"/>
    <w:rsid w:val="007A4023"/>
    <w:rsid w:val="007A5786"/>
    <w:rsid w:val="007A6D28"/>
    <w:rsid w:val="007B3751"/>
    <w:rsid w:val="007B3758"/>
    <w:rsid w:val="007B3F51"/>
    <w:rsid w:val="007B5547"/>
    <w:rsid w:val="007B55ED"/>
    <w:rsid w:val="007B6750"/>
    <w:rsid w:val="007B72F7"/>
    <w:rsid w:val="007B76BE"/>
    <w:rsid w:val="007C0A74"/>
    <w:rsid w:val="007C130B"/>
    <w:rsid w:val="007C1432"/>
    <w:rsid w:val="007C27DF"/>
    <w:rsid w:val="007C2918"/>
    <w:rsid w:val="007C2CFF"/>
    <w:rsid w:val="007C30C5"/>
    <w:rsid w:val="007C441D"/>
    <w:rsid w:val="007C4593"/>
    <w:rsid w:val="007C5E4C"/>
    <w:rsid w:val="007C6BDA"/>
    <w:rsid w:val="007C6D14"/>
    <w:rsid w:val="007C72F9"/>
    <w:rsid w:val="007C774F"/>
    <w:rsid w:val="007D0463"/>
    <w:rsid w:val="007D076C"/>
    <w:rsid w:val="007D19CF"/>
    <w:rsid w:val="007D203B"/>
    <w:rsid w:val="007D2058"/>
    <w:rsid w:val="007D2877"/>
    <w:rsid w:val="007D3482"/>
    <w:rsid w:val="007D371E"/>
    <w:rsid w:val="007D4334"/>
    <w:rsid w:val="007D4BF8"/>
    <w:rsid w:val="007D6428"/>
    <w:rsid w:val="007D6856"/>
    <w:rsid w:val="007D772F"/>
    <w:rsid w:val="007D7B57"/>
    <w:rsid w:val="007E1B6E"/>
    <w:rsid w:val="007E26F7"/>
    <w:rsid w:val="007E3986"/>
    <w:rsid w:val="007E43C7"/>
    <w:rsid w:val="007E45DD"/>
    <w:rsid w:val="007E4C57"/>
    <w:rsid w:val="007E526A"/>
    <w:rsid w:val="007E5388"/>
    <w:rsid w:val="007E5506"/>
    <w:rsid w:val="007E5923"/>
    <w:rsid w:val="007E6EE2"/>
    <w:rsid w:val="007E7456"/>
    <w:rsid w:val="007E7C6F"/>
    <w:rsid w:val="007F00FC"/>
    <w:rsid w:val="007F01C8"/>
    <w:rsid w:val="007F0E10"/>
    <w:rsid w:val="007F0F4C"/>
    <w:rsid w:val="007F12B2"/>
    <w:rsid w:val="007F1506"/>
    <w:rsid w:val="007F1B79"/>
    <w:rsid w:val="007F22FF"/>
    <w:rsid w:val="007F23F0"/>
    <w:rsid w:val="007F314E"/>
    <w:rsid w:val="007F3C2D"/>
    <w:rsid w:val="007F3DF7"/>
    <w:rsid w:val="007F4915"/>
    <w:rsid w:val="007F63C6"/>
    <w:rsid w:val="007F68D8"/>
    <w:rsid w:val="007F6C93"/>
    <w:rsid w:val="007F6D71"/>
    <w:rsid w:val="007F787C"/>
    <w:rsid w:val="007F78DC"/>
    <w:rsid w:val="00800610"/>
    <w:rsid w:val="0080161B"/>
    <w:rsid w:val="0080199B"/>
    <w:rsid w:val="008023E2"/>
    <w:rsid w:val="0080638E"/>
    <w:rsid w:val="00807612"/>
    <w:rsid w:val="00810DEF"/>
    <w:rsid w:val="008118EE"/>
    <w:rsid w:val="00811FF4"/>
    <w:rsid w:val="008122AB"/>
    <w:rsid w:val="00812498"/>
    <w:rsid w:val="0081299B"/>
    <w:rsid w:val="00813242"/>
    <w:rsid w:val="008134F5"/>
    <w:rsid w:val="00813752"/>
    <w:rsid w:val="00813797"/>
    <w:rsid w:val="008137E3"/>
    <w:rsid w:val="00813A47"/>
    <w:rsid w:val="00813AA2"/>
    <w:rsid w:val="00813B3A"/>
    <w:rsid w:val="0081411F"/>
    <w:rsid w:val="0081592C"/>
    <w:rsid w:val="0081611D"/>
    <w:rsid w:val="00817B25"/>
    <w:rsid w:val="0082087D"/>
    <w:rsid w:val="00820BFD"/>
    <w:rsid w:val="00820CA8"/>
    <w:rsid w:val="00820E3C"/>
    <w:rsid w:val="00820FCD"/>
    <w:rsid w:val="0082106D"/>
    <w:rsid w:val="0082169E"/>
    <w:rsid w:val="008223BD"/>
    <w:rsid w:val="00825EEE"/>
    <w:rsid w:val="00825F05"/>
    <w:rsid w:val="00827DFD"/>
    <w:rsid w:val="008317E8"/>
    <w:rsid w:val="0083265C"/>
    <w:rsid w:val="008328CE"/>
    <w:rsid w:val="00832CE8"/>
    <w:rsid w:val="00833214"/>
    <w:rsid w:val="0083366A"/>
    <w:rsid w:val="00836156"/>
    <w:rsid w:val="00836E45"/>
    <w:rsid w:val="008375E0"/>
    <w:rsid w:val="00840167"/>
    <w:rsid w:val="00842914"/>
    <w:rsid w:val="00842D58"/>
    <w:rsid w:val="00842D7A"/>
    <w:rsid w:val="00842E84"/>
    <w:rsid w:val="00842FFA"/>
    <w:rsid w:val="008433BD"/>
    <w:rsid w:val="0084356C"/>
    <w:rsid w:val="00843E95"/>
    <w:rsid w:val="00845658"/>
    <w:rsid w:val="00846166"/>
    <w:rsid w:val="008463AF"/>
    <w:rsid w:val="008463D9"/>
    <w:rsid w:val="00846CB4"/>
    <w:rsid w:val="00847860"/>
    <w:rsid w:val="008478D9"/>
    <w:rsid w:val="008513D7"/>
    <w:rsid w:val="0085289D"/>
    <w:rsid w:val="00852DBA"/>
    <w:rsid w:val="00853923"/>
    <w:rsid w:val="0085460D"/>
    <w:rsid w:val="00854CB8"/>
    <w:rsid w:val="0085551C"/>
    <w:rsid w:val="0085596C"/>
    <w:rsid w:val="00855C4C"/>
    <w:rsid w:val="00855D30"/>
    <w:rsid w:val="008566C4"/>
    <w:rsid w:val="00856725"/>
    <w:rsid w:val="008619F9"/>
    <w:rsid w:val="00861F4C"/>
    <w:rsid w:val="008620B6"/>
    <w:rsid w:val="008622CD"/>
    <w:rsid w:val="00862388"/>
    <w:rsid w:val="00862630"/>
    <w:rsid w:val="00862B5C"/>
    <w:rsid w:val="0086345F"/>
    <w:rsid w:val="008641C3"/>
    <w:rsid w:val="0086439F"/>
    <w:rsid w:val="008653F9"/>
    <w:rsid w:val="0086567F"/>
    <w:rsid w:val="00866F68"/>
    <w:rsid w:val="00867467"/>
    <w:rsid w:val="008701A3"/>
    <w:rsid w:val="008715A9"/>
    <w:rsid w:val="00872057"/>
    <w:rsid w:val="008736A4"/>
    <w:rsid w:val="008740BF"/>
    <w:rsid w:val="00874A7E"/>
    <w:rsid w:val="00874D2F"/>
    <w:rsid w:val="00874EFB"/>
    <w:rsid w:val="00875513"/>
    <w:rsid w:val="00875696"/>
    <w:rsid w:val="00875D76"/>
    <w:rsid w:val="00875F8C"/>
    <w:rsid w:val="008761CB"/>
    <w:rsid w:val="00876254"/>
    <w:rsid w:val="008766A4"/>
    <w:rsid w:val="008767FD"/>
    <w:rsid w:val="00876B09"/>
    <w:rsid w:val="00877928"/>
    <w:rsid w:val="00877AA8"/>
    <w:rsid w:val="00880713"/>
    <w:rsid w:val="008816C2"/>
    <w:rsid w:val="00881938"/>
    <w:rsid w:val="00881F20"/>
    <w:rsid w:val="00882D1A"/>
    <w:rsid w:val="00883809"/>
    <w:rsid w:val="008841FA"/>
    <w:rsid w:val="00885F96"/>
    <w:rsid w:val="00886DD6"/>
    <w:rsid w:val="00886E6D"/>
    <w:rsid w:val="00892CA5"/>
    <w:rsid w:val="00894F05"/>
    <w:rsid w:val="00895BBC"/>
    <w:rsid w:val="008966D8"/>
    <w:rsid w:val="00897124"/>
    <w:rsid w:val="00897306"/>
    <w:rsid w:val="008A03F2"/>
    <w:rsid w:val="008A11FA"/>
    <w:rsid w:val="008A26A8"/>
    <w:rsid w:val="008A3657"/>
    <w:rsid w:val="008A3A53"/>
    <w:rsid w:val="008A3CED"/>
    <w:rsid w:val="008A4129"/>
    <w:rsid w:val="008A43FC"/>
    <w:rsid w:val="008A51CD"/>
    <w:rsid w:val="008A5D7A"/>
    <w:rsid w:val="008A623C"/>
    <w:rsid w:val="008A69EE"/>
    <w:rsid w:val="008A6C7F"/>
    <w:rsid w:val="008A772C"/>
    <w:rsid w:val="008A79DE"/>
    <w:rsid w:val="008B1BF7"/>
    <w:rsid w:val="008B3844"/>
    <w:rsid w:val="008B3AB8"/>
    <w:rsid w:val="008B3ABA"/>
    <w:rsid w:val="008B3B54"/>
    <w:rsid w:val="008B4BC3"/>
    <w:rsid w:val="008B4C11"/>
    <w:rsid w:val="008B5371"/>
    <w:rsid w:val="008B5400"/>
    <w:rsid w:val="008B6217"/>
    <w:rsid w:val="008B62BA"/>
    <w:rsid w:val="008C0012"/>
    <w:rsid w:val="008C0C94"/>
    <w:rsid w:val="008C1423"/>
    <w:rsid w:val="008C17E2"/>
    <w:rsid w:val="008C1ECD"/>
    <w:rsid w:val="008C2CB1"/>
    <w:rsid w:val="008C61F6"/>
    <w:rsid w:val="008C6A09"/>
    <w:rsid w:val="008C7A07"/>
    <w:rsid w:val="008C7BD0"/>
    <w:rsid w:val="008D03C2"/>
    <w:rsid w:val="008D05A9"/>
    <w:rsid w:val="008D1348"/>
    <w:rsid w:val="008D159B"/>
    <w:rsid w:val="008D1735"/>
    <w:rsid w:val="008D1851"/>
    <w:rsid w:val="008D1F58"/>
    <w:rsid w:val="008D2A80"/>
    <w:rsid w:val="008D7175"/>
    <w:rsid w:val="008E0C1B"/>
    <w:rsid w:val="008E1FA5"/>
    <w:rsid w:val="008E2099"/>
    <w:rsid w:val="008E23EF"/>
    <w:rsid w:val="008E2D20"/>
    <w:rsid w:val="008E4D41"/>
    <w:rsid w:val="008E5DAD"/>
    <w:rsid w:val="008E5F3C"/>
    <w:rsid w:val="008E60FD"/>
    <w:rsid w:val="008E6D37"/>
    <w:rsid w:val="008E7844"/>
    <w:rsid w:val="008E78FD"/>
    <w:rsid w:val="008E7C53"/>
    <w:rsid w:val="008F2048"/>
    <w:rsid w:val="008F26D1"/>
    <w:rsid w:val="008F2789"/>
    <w:rsid w:val="008F2830"/>
    <w:rsid w:val="008F283E"/>
    <w:rsid w:val="008F3099"/>
    <w:rsid w:val="008F336C"/>
    <w:rsid w:val="008F37E6"/>
    <w:rsid w:val="008F4F72"/>
    <w:rsid w:val="008F5577"/>
    <w:rsid w:val="008F688A"/>
    <w:rsid w:val="008F698E"/>
    <w:rsid w:val="00900476"/>
    <w:rsid w:val="00901CE3"/>
    <w:rsid w:val="009023EF"/>
    <w:rsid w:val="00905858"/>
    <w:rsid w:val="0090614F"/>
    <w:rsid w:val="00906D8D"/>
    <w:rsid w:val="009078E7"/>
    <w:rsid w:val="00907B27"/>
    <w:rsid w:val="00907EEE"/>
    <w:rsid w:val="00910C27"/>
    <w:rsid w:val="0091115C"/>
    <w:rsid w:val="009112B0"/>
    <w:rsid w:val="00912112"/>
    <w:rsid w:val="009121AE"/>
    <w:rsid w:val="00914340"/>
    <w:rsid w:val="00914E01"/>
    <w:rsid w:val="009168A1"/>
    <w:rsid w:val="009175C5"/>
    <w:rsid w:val="00917664"/>
    <w:rsid w:val="00920732"/>
    <w:rsid w:val="009209AA"/>
    <w:rsid w:val="00920D03"/>
    <w:rsid w:val="00921F0D"/>
    <w:rsid w:val="00921F64"/>
    <w:rsid w:val="00922DDE"/>
    <w:rsid w:val="00923496"/>
    <w:rsid w:val="0092362B"/>
    <w:rsid w:val="00923683"/>
    <w:rsid w:val="0092440F"/>
    <w:rsid w:val="00925BDC"/>
    <w:rsid w:val="009268DE"/>
    <w:rsid w:val="009274E4"/>
    <w:rsid w:val="00927DFD"/>
    <w:rsid w:val="00930AEC"/>
    <w:rsid w:val="00930B7D"/>
    <w:rsid w:val="00930C44"/>
    <w:rsid w:val="00931E06"/>
    <w:rsid w:val="0093240E"/>
    <w:rsid w:val="0093244F"/>
    <w:rsid w:val="00932B30"/>
    <w:rsid w:val="00933101"/>
    <w:rsid w:val="0093336A"/>
    <w:rsid w:val="00936416"/>
    <w:rsid w:val="00936CDF"/>
    <w:rsid w:val="00937616"/>
    <w:rsid w:val="00940550"/>
    <w:rsid w:val="00940F8D"/>
    <w:rsid w:val="0094172F"/>
    <w:rsid w:val="009418C2"/>
    <w:rsid w:val="009419F5"/>
    <w:rsid w:val="00942814"/>
    <w:rsid w:val="00942CBF"/>
    <w:rsid w:val="0094396B"/>
    <w:rsid w:val="00943A6D"/>
    <w:rsid w:val="0094422D"/>
    <w:rsid w:val="00944578"/>
    <w:rsid w:val="00945EE9"/>
    <w:rsid w:val="00950AE7"/>
    <w:rsid w:val="00951720"/>
    <w:rsid w:val="009520A1"/>
    <w:rsid w:val="00952304"/>
    <w:rsid w:val="00952AA9"/>
    <w:rsid w:val="00952AF3"/>
    <w:rsid w:val="00954889"/>
    <w:rsid w:val="0095615C"/>
    <w:rsid w:val="00956AB7"/>
    <w:rsid w:val="0095716C"/>
    <w:rsid w:val="009578B3"/>
    <w:rsid w:val="009578BA"/>
    <w:rsid w:val="00957983"/>
    <w:rsid w:val="0096037D"/>
    <w:rsid w:val="00960763"/>
    <w:rsid w:val="00960A09"/>
    <w:rsid w:val="009626C7"/>
    <w:rsid w:val="009631F7"/>
    <w:rsid w:val="00963755"/>
    <w:rsid w:val="009648D2"/>
    <w:rsid w:val="009653B1"/>
    <w:rsid w:val="009656FF"/>
    <w:rsid w:val="00965B4F"/>
    <w:rsid w:val="00965D93"/>
    <w:rsid w:val="009702E7"/>
    <w:rsid w:val="00970564"/>
    <w:rsid w:val="0097186B"/>
    <w:rsid w:val="00971FC5"/>
    <w:rsid w:val="009739E2"/>
    <w:rsid w:val="00973F0D"/>
    <w:rsid w:val="00973FEC"/>
    <w:rsid w:val="00974727"/>
    <w:rsid w:val="00974CC8"/>
    <w:rsid w:val="009757F2"/>
    <w:rsid w:val="00975ED9"/>
    <w:rsid w:val="0097629C"/>
    <w:rsid w:val="009765B8"/>
    <w:rsid w:val="00976A32"/>
    <w:rsid w:val="00976B3D"/>
    <w:rsid w:val="00976F3E"/>
    <w:rsid w:val="0097780E"/>
    <w:rsid w:val="00980C19"/>
    <w:rsid w:val="00981C8F"/>
    <w:rsid w:val="00982CA1"/>
    <w:rsid w:val="00983239"/>
    <w:rsid w:val="00983437"/>
    <w:rsid w:val="00983E25"/>
    <w:rsid w:val="0098458C"/>
    <w:rsid w:val="00984962"/>
    <w:rsid w:val="00984D76"/>
    <w:rsid w:val="0098501C"/>
    <w:rsid w:val="0098613C"/>
    <w:rsid w:val="009863B4"/>
    <w:rsid w:val="0098681E"/>
    <w:rsid w:val="00986859"/>
    <w:rsid w:val="00986D66"/>
    <w:rsid w:val="009870BD"/>
    <w:rsid w:val="009877AA"/>
    <w:rsid w:val="0098782A"/>
    <w:rsid w:val="00987F09"/>
    <w:rsid w:val="00987FD8"/>
    <w:rsid w:val="00990713"/>
    <w:rsid w:val="00992476"/>
    <w:rsid w:val="00992C76"/>
    <w:rsid w:val="00993995"/>
    <w:rsid w:val="00995E28"/>
    <w:rsid w:val="0099632F"/>
    <w:rsid w:val="00996BD0"/>
    <w:rsid w:val="009975D4"/>
    <w:rsid w:val="009A02BE"/>
    <w:rsid w:val="009A144B"/>
    <w:rsid w:val="009A20C6"/>
    <w:rsid w:val="009A34F1"/>
    <w:rsid w:val="009A3DB1"/>
    <w:rsid w:val="009A40E2"/>
    <w:rsid w:val="009A476F"/>
    <w:rsid w:val="009A5FCB"/>
    <w:rsid w:val="009A6A3C"/>
    <w:rsid w:val="009A7BD6"/>
    <w:rsid w:val="009B04BB"/>
    <w:rsid w:val="009B1399"/>
    <w:rsid w:val="009B1697"/>
    <w:rsid w:val="009B1E17"/>
    <w:rsid w:val="009B23D2"/>
    <w:rsid w:val="009B2953"/>
    <w:rsid w:val="009B2FD0"/>
    <w:rsid w:val="009B31A2"/>
    <w:rsid w:val="009B32D6"/>
    <w:rsid w:val="009B3B74"/>
    <w:rsid w:val="009B3CAD"/>
    <w:rsid w:val="009B43CC"/>
    <w:rsid w:val="009B4826"/>
    <w:rsid w:val="009B4DDF"/>
    <w:rsid w:val="009B6F04"/>
    <w:rsid w:val="009B75D8"/>
    <w:rsid w:val="009B7C89"/>
    <w:rsid w:val="009C0DA3"/>
    <w:rsid w:val="009C1DD6"/>
    <w:rsid w:val="009C2533"/>
    <w:rsid w:val="009C4D8A"/>
    <w:rsid w:val="009C57F8"/>
    <w:rsid w:val="009C6276"/>
    <w:rsid w:val="009C6A1E"/>
    <w:rsid w:val="009C6BFC"/>
    <w:rsid w:val="009D016C"/>
    <w:rsid w:val="009D0FAB"/>
    <w:rsid w:val="009D12BE"/>
    <w:rsid w:val="009D1C0B"/>
    <w:rsid w:val="009D21EB"/>
    <w:rsid w:val="009D2E2C"/>
    <w:rsid w:val="009D3D5B"/>
    <w:rsid w:val="009D49FD"/>
    <w:rsid w:val="009D6233"/>
    <w:rsid w:val="009D6566"/>
    <w:rsid w:val="009D766B"/>
    <w:rsid w:val="009D7DC0"/>
    <w:rsid w:val="009E19E5"/>
    <w:rsid w:val="009E1A6F"/>
    <w:rsid w:val="009E22CD"/>
    <w:rsid w:val="009E28A7"/>
    <w:rsid w:val="009E317D"/>
    <w:rsid w:val="009E384F"/>
    <w:rsid w:val="009E3E8A"/>
    <w:rsid w:val="009E5876"/>
    <w:rsid w:val="009E5953"/>
    <w:rsid w:val="009E5B15"/>
    <w:rsid w:val="009E6045"/>
    <w:rsid w:val="009E6CFE"/>
    <w:rsid w:val="009E7C4A"/>
    <w:rsid w:val="009F0EFF"/>
    <w:rsid w:val="009F13C9"/>
    <w:rsid w:val="009F13E2"/>
    <w:rsid w:val="009F188A"/>
    <w:rsid w:val="009F1A6D"/>
    <w:rsid w:val="009F23E1"/>
    <w:rsid w:val="009F286D"/>
    <w:rsid w:val="009F2876"/>
    <w:rsid w:val="009F2E37"/>
    <w:rsid w:val="009F2FA7"/>
    <w:rsid w:val="009F3652"/>
    <w:rsid w:val="009F3FA1"/>
    <w:rsid w:val="009F4AE8"/>
    <w:rsid w:val="009F650A"/>
    <w:rsid w:val="009F7814"/>
    <w:rsid w:val="00A001EC"/>
    <w:rsid w:val="00A004ED"/>
    <w:rsid w:val="00A0192E"/>
    <w:rsid w:val="00A0206F"/>
    <w:rsid w:val="00A02B3F"/>
    <w:rsid w:val="00A04976"/>
    <w:rsid w:val="00A0570A"/>
    <w:rsid w:val="00A05789"/>
    <w:rsid w:val="00A06DA2"/>
    <w:rsid w:val="00A07174"/>
    <w:rsid w:val="00A076C4"/>
    <w:rsid w:val="00A07880"/>
    <w:rsid w:val="00A105EA"/>
    <w:rsid w:val="00A110CA"/>
    <w:rsid w:val="00A11196"/>
    <w:rsid w:val="00A129D1"/>
    <w:rsid w:val="00A12DB3"/>
    <w:rsid w:val="00A13005"/>
    <w:rsid w:val="00A1429F"/>
    <w:rsid w:val="00A14709"/>
    <w:rsid w:val="00A14AA0"/>
    <w:rsid w:val="00A14F10"/>
    <w:rsid w:val="00A15595"/>
    <w:rsid w:val="00A15982"/>
    <w:rsid w:val="00A1619A"/>
    <w:rsid w:val="00A177E2"/>
    <w:rsid w:val="00A20ABA"/>
    <w:rsid w:val="00A20DCB"/>
    <w:rsid w:val="00A21017"/>
    <w:rsid w:val="00A24CEF"/>
    <w:rsid w:val="00A24D8C"/>
    <w:rsid w:val="00A25351"/>
    <w:rsid w:val="00A25EEC"/>
    <w:rsid w:val="00A26834"/>
    <w:rsid w:val="00A26D4B"/>
    <w:rsid w:val="00A308D0"/>
    <w:rsid w:val="00A318DA"/>
    <w:rsid w:val="00A32B46"/>
    <w:rsid w:val="00A33442"/>
    <w:rsid w:val="00A33A2E"/>
    <w:rsid w:val="00A33EEE"/>
    <w:rsid w:val="00A353C8"/>
    <w:rsid w:val="00A35968"/>
    <w:rsid w:val="00A35DEE"/>
    <w:rsid w:val="00A3671A"/>
    <w:rsid w:val="00A37BE3"/>
    <w:rsid w:val="00A37F96"/>
    <w:rsid w:val="00A409D9"/>
    <w:rsid w:val="00A41F21"/>
    <w:rsid w:val="00A422CE"/>
    <w:rsid w:val="00A42E27"/>
    <w:rsid w:val="00A43053"/>
    <w:rsid w:val="00A432A7"/>
    <w:rsid w:val="00A43C55"/>
    <w:rsid w:val="00A444FF"/>
    <w:rsid w:val="00A45DC9"/>
    <w:rsid w:val="00A461EE"/>
    <w:rsid w:val="00A46B0A"/>
    <w:rsid w:val="00A47EF6"/>
    <w:rsid w:val="00A502B7"/>
    <w:rsid w:val="00A5038A"/>
    <w:rsid w:val="00A52A23"/>
    <w:rsid w:val="00A533FD"/>
    <w:rsid w:val="00A536B3"/>
    <w:rsid w:val="00A53EC1"/>
    <w:rsid w:val="00A54082"/>
    <w:rsid w:val="00A54752"/>
    <w:rsid w:val="00A55473"/>
    <w:rsid w:val="00A56391"/>
    <w:rsid w:val="00A56BA9"/>
    <w:rsid w:val="00A56C18"/>
    <w:rsid w:val="00A57495"/>
    <w:rsid w:val="00A5759D"/>
    <w:rsid w:val="00A575D8"/>
    <w:rsid w:val="00A60BAC"/>
    <w:rsid w:val="00A6121B"/>
    <w:rsid w:val="00A62229"/>
    <w:rsid w:val="00A62BB7"/>
    <w:rsid w:val="00A632B9"/>
    <w:rsid w:val="00A63A64"/>
    <w:rsid w:val="00A63B8D"/>
    <w:rsid w:val="00A647FA"/>
    <w:rsid w:val="00A64BA9"/>
    <w:rsid w:val="00A654A1"/>
    <w:rsid w:val="00A66428"/>
    <w:rsid w:val="00A66BFB"/>
    <w:rsid w:val="00A66D2A"/>
    <w:rsid w:val="00A67161"/>
    <w:rsid w:val="00A67DDE"/>
    <w:rsid w:val="00A7078D"/>
    <w:rsid w:val="00A70E2F"/>
    <w:rsid w:val="00A71555"/>
    <w:rsid w:val="00A72100"/>
    <w:rsid w:val="00A73313"/>
    <w:rsid w:val="00A73FE2"/>
    <w:rsid w:val="00A74622"/>
    <w:rsid w:val="00A752FD"/>
    <w:rsid w:val="00A754DF"/>
    <w:rsid w:val="00A75F3F"/>
    <w:rsid w:val="00A76C43"/>
    <w:rsid w:val="00A77023"/>
    <w:rsid w:val="00A77544"/>
    <w:rsid w:val="00A80249"/>
    <w:rsid w:val="00A8060A"/>
    <w:rsid w:val="00A80A0E"/>
    <w:rsid w:val="00A8155F"/>
    <w:rsid w:val="00A821F7"/>
    <w:rsid w:val="00A826D1"/>
    <w:rsid w:val="00A841EF"/>
    <w:rsid w:val="00A854B1"/>
    <w:rsid w:val="00A85AB1"/>
    <w:rsid w:val="00A861DA"/>
    <w:rsid w:val="00A9011E"/>
    <w:rsid w:val="00A90411"/>
    <w:rsid w:val="00A9134B"/>
    <w:rsid w:val="00A91682"/>
    <w:rsid w:val="00A92D4C"/>
    <w:rsid w:val="00A935C3"/>
    <w:rsid w:val="00A94703"/>
    <w:rsid w:val="00A947BE"/>
    <w:rsid w:val="00A94957"/>
    <w:rsid w:val="00A966E0"/>
    <w:rsid w:val="00A970FC"/>
    <w:rsid w:val="00A972DB"/>
    <w:rsid w:val="00A97860"/>
    <w:rsid w:val="00AA0531"/>
    <w:rsid w:val="00AA0FBB"/>
    <w:rsid w:val="00AA19A0"/>
    <w:rsid w:val="00AA1CF3"/>
    <w:rsid w:val="00AA35D3"/>
    <w:rsid w:val="00AA4BE5"/>
    <w:rsid w:val="00AA4FC3"/>
    <w:rsid w:val="00AA69D3"/>
    <w:rsid w:val="00AA70F5"/>
    <w:rsid w:val="00AA7645"/>
    <w:rsid w:val="00AA798D"/>
    <w:rsid w:val="00AB0ABB"/>
    <w:rsid w:val="00AB0EF4"/>
    <w:rsid w:val="00AB12CA"/>
    <w:rsid w:val="00AB28FE"/>
    <w:rsid w:val="00AB452E"/>
    <w:rsid w:val="00AB4DBF"/>
    <w:rsid w:val="00AB5273"/>
    <w:rsid w:val="00AB6313"/>
    <w:rsid w:val="00AC0240"/>
    <w:rsid w:val="00AC1BF8"/>
    <w:rsid w:val="00AC2C00"/>
    <w:rsid w:val="00AC3CA1"/>
    <w:rsid w:val="00AC4BB0"/>
    <w:rsid w:val="00AC4E4E"/>
    <w:rsid w:val="00AC5B0F"/>
    <w:rsid w:val="00AC5E32"/>
    <w:rsid w:val="00AC64FE"/>
    <w:rsid w:val="00AC65A3"/>
    <w:rsid w:val="00AC6A25"/>
    <w:rsid w:val="00AC6FD9"/>
    <w:rsid w:val="00AC758A"/>
    <w:rsid w:val="00AC780A"/>
    <w:rsid w:val="00AD0CC8"/>
    <w:rsid w:val="00AD334D"/>
    <w:rsid w:val="00AD360A"/>
    <w:rsid w:val="00AD373A"/>
    <w:rsid w:val="00AD380B"/>
    <w:rsid w:val="00AD3F45"/>
    <w:rsid w:val="00AE017E"/>
    <w:rsid w:val="00AE05A5"/>
    <w:rsid w:val="00AE083B"/>
    <w:rsid w:val="00AE2F8A"/>
    <w:rsid w:val="00AE31D8"/>
    <w:rsid w:val="00AE3C91"/>
    <w:rsid w:val="00AE3D02"/>
    <w:rsid w:val="00AE4022"/>
    <w:rsid w:val="00AE52C6"/>
    <w:rsid w:val="00AE5724"/>
    <w:rsid w:val="00AE5CA9"/>
    <w:rsid w:val="00AE687C"/>
    <w:rsid w:val="00AE7A67"/>
    <w:rsid w:val="00AF011E"/>
    <w:rsid w:val="00AF07E5"/>
    <w:rsid w:val="00AF1F96"/>
    <w:rsid w:val="00AF2244"/>
    <w:rsid w:val="00AF29EE"/>
    <w:rsid w:val="00AF4184"/>
    <w:rsid w:val="00AF48AE"/>
    <w:rsid w:val="00AF672F"/>
    <w:rsid w:val="00AF6DAE"/>
    <w:rsid w:val="00AF7D19"/>
    <w:rsid w:val="00AF7E1E"/>
    <w:rsid w:val="00B009A2"/>
    <w:rsid w:val="00B00B10"/>
    <w:rsid w:val="00B0120B"/>
    <w:rsid w:val="00B01FED"/>
    <w:rsid w:val="00B02772"/>
    <w:rsid w:val="00B04210"/>
    <w:rsid w:val="00B06BD5"/>
    <w:rsid w:val="00B0719E"/>
    <w:rsid w:val="00B07511"/>
    <w:rsid w:val="00B07BBE"/>
    <w:rsid w:val="00B07BED"/>
    <w:rsid w:val="00B07E3E"/>
    <w:rsid w:val="00B1069B"/>
    <w:rsid w:val="00B111EC"/>
    <w:rsid w:val="00B11766"/>
    <w:rsid w:val="00B11C2D"/>
    <w:rsid w:val="00B12C9D"/>
    <w:rsid w:val="00B12E28"/>
    <w:rsid w:val="00B132BB"/>
    <w:rsid w:val="00B1379B"/>
    <w:rsid w:val="00B14CA2"/>
    <w:rsid w:val="00B14EFB"/>
    <w:rsid w:val="00B1554D"/>
    <w:rsid w:val="00B159EB"/>
    <w:rsid w:val="00B15D15"/>
    <w:rsid w:val="00B15EBE"/>
    <w:rsid w:val="00B16177"/>
    <w:rsid w:val="00B166D1"/>
    <w:rsid w:val="00B16736"/>
    <w:rsid w:val="00B16EA2"/>
    <w:rsid w:val="00B17FED"/>
    <w:rsid w:val="00B207CF"/>
    <w:rsid w:val="00B20A6D"/>
    <w:rsid w:val="00B20F4C"/>
    <w:rsid w:val="00B21AAF"/>
    <w:rsid w:val="00B22A29"/>
    <w:rsid w:val="00B22E2F"/>
    <w:rsid w:val="00B23DD5"/>
    <w:rsid w:val="00B247DB"/>
    <w:rsid w:val="00B26319"/>
    <w:rsid w:val="00B26594"/>
    <w:rsid w:val="00B26A1F"/>
    <w:rsid w:val="00B26CAB"/>
    <w:rsid w:val="00B271FB"/>
    <w:rsid w:val="00B27EAA"/>
    <w:rsid w:val="00B3033D"/>
    <w:rsid w:val="00B3110E"/>
    <w:rsid w:val="00B32AFB"/>
    <w:rsid w:val="00B346A1"/>
    <w:rsid w:val="00B34B61"/>
    <w:rsid w:val="00B35543"/>
    <w:rsid w:val="00B35D52"/>
    <w:rsid w:val="00B36CB2"/>
    <w:rsid w:val="00B37261"/>
    <w:rsid w:val="00B37F06"/>
    <w:rsid w:val="00B4086A"/>
    <w:rsid w:val="00B40912"/>
    <w:rsid w:val="00B40950"/>
    <w:rsid w:val="00B40B33"/>
    <w:rsid w:val="00B40CB4"/>
    <w:rsid w:val="00B419F5"/>
    <w:rsid w:val="00B42FD7"/>
    <w:rsid w:val="00B4463C"/>
    <w:rsid w:val="00B450E4"/>
    <w:rsid w:val="00B461B2"/>
    <w:rsid w:val="00B4751C"/>
    <w:rsid w:val="00B4759D"/>
    <w:rsid w:val="00B477B7"/>
    <w:rsid w:val="00B50CC4"/>
    <w:rsid w:val="00B50E05"/>
    <w:rsid w:val="00B50E52"/>
    <w:rsid w:val="00B51897"/>
    <w:rsid w:val="00B53B9C"/>
    <w:rsid w:val="00B557CB"/>
    <w:rsid w:val="00B56626"/>
    <w:rsid w:val="00B6072D"/>
    <w:rsid w:val="00B608C2"/>
    <w:rsid w:val="00B61A73"/>
    <w:rsid w:val="00B61D4F"/>
    <w:rsid w:val="00B62C33"/>
    <w:rsid w:val="00B6316E"/>
    <w:rsid w:val="00B6390D"/>
    <w:rsid w:val="00B64E38"/>
    <w:rsid w:val="00B6512D"/>
    <w:rsid w:val="00B66E88"/>
    <w:rsid w:val="00B67565"/>
    <w:rsid w:val="00B67D0D"/>
    <w:rsid w:val="00B67D4F"/>
    <w:rsid w:val="00B70416"/>
    <w:rsid w:val="00B70540"/>
    <w:rsid w:val="00B707BB"/>
    <w:rsid w:val="00B70C8F"/>
    <w:rsid w:val="00B719C3"/>
    <w:rsid w:val="00B71C19"/>
    <w:rsid w:val="00B71F56"/>
    <w:rsid w:val="00B72770"/>
    <w:rsid w:val="00B72D9D"/>
    <w:rsid w:val="00B7357A"/>
    <w:rsid w:val="00B73DAC"/>
    <w:rsid w:val="00B745BB"/>
    <w:rsid w:val="00B7555D"/>
    <w:rsid w:val="00B7585E"/>
    <w:rsid w:val="00B759FC"/>
    <w:rsid w:val="00B75E83"/>
    <w:rsid w:val="00B761DF"/>
    <w:rsid w:val="00B76BC1"/>
    <w:rsid w:val="00B77443"/>
    <w:rsid w:val="00B8060F"/>
    <w:rsid w:val="00B807C3"/>
    <w:rsid w:val="00B80B0F"/>
    <w:rsid w:val="00B80CF4"/>
    <w:rsid w:val="00B80D78"/>
    <w:rsid w:val="00B82081"/>
    <w:rsid w:val="00B82721"/>
    <w:rsid w:val="00B82FBC"/>
    <w:rsid w:val="00B834B9"/>
    <w:rsid w:val="00B83663"/>
    <w:rsid w:val="00B8400B"/>
    <w:rsid w:val="00B843D6"/>
    <w:rsid w:val="00B84809"/>
    <w:rsid w:val="00B84A2E"/>
    <w:rsid w:val="00B84B95"/>
    <w:rsid w:val="00B85102"/>
    <w:rsid w:val="00B852AB"/>
    <w:rsid w:val="00B855B7"/>
    <w:rsid w:val="00B85BC7"/>
    <w:rsid w:val="00B860E3"/>
    <w:rsid w:val="00B86C92"/>
    <w:rsid w:val="00B870C7"/>
    <w:rsid w:val="00B94414"/>
    <w:rsid w:val="00B94DCE"/>
    <w:rsid w:val="00B961E8"/>
    <w:rsid w:val="00B9738C"/>
    <w:rsid w:val="00B974FD"/>
    <w:rsid w:val="00BA035C"/>
    <w:rsid w:val="00BA0B05"/>
    <w:rsid w:val="00BA0BC9"/>
    <w:rsid w:val="00BA0DD4"/>
    <w:rsid w:val="00BA1C56"/>
    <w:rsid w:val="00BA32ED"/>
    <w:rsid w:val="00BA42B5"/>
    <w:rsid w:val="00BA48E3"/>
    <w:rsid w:val="00BA4BBC"/>
    <w:rsid w:val="00BA504E"/>
    <w:rsid w:val="00BA54E8"/>
    <w:rsid w:val="00BA5689"/>
    <w:rsid w:val="00BA6673"/>
    <w:rsid w:val="00BA7F10"/>
    <w:rsid w:val="00BB05CD"/>
    <w:rsid w:val="00BB073B"/>
    <w:rsid w:val="00BB15AA"/>
    <w:rsid w:val="00BB180A"/>
    <w:rsid w:val="00BB1D40"/>
    <w:rsid w:val="00BB3FBB"/>
    <w:rsid w:val="00BB4205"/>
    <w:rsid w:val="00BB63C2"/>
    <w:rsid w:val="00BB6F76"/>
    <w:rsid w:val="00BB7528"/>
    <w:rsid w:val="00BB7A56"/>
    <w:rsid w:val="00BB7B22"/>
    <w:rsid w:val="00BC0362"/>
    <w:rsid w:val="00BC08E9"/>
    <w:rsid w:val="00BC09D5"/>
    <w:rsid w:val="00BC15FB"/>
    <w:rsid w:val="00BC1843"/>
    <w:rsid w:val="00BC1AB7"/>
    <w:rsid w:val="00BC23CE"/>
    <w:rsid w:val="00BC258C"/>
    <w:rsid w:val="00BC29C2"/>
    <w:rsid w:val="00BC3040"/>
    <w:rsid w:val="00BC44A4"/>
    <w:rsid w:val="00BC4546"/>
    <w:rsid w:val="00BC47F9"/>
    <w:rsid w:val="00BC5A2F"/>
    <w:rsid w:val="00BC64A0"/>
    <w:rsid w:val="00BC6EA6"/>
    <w:rsid w:val="00BC70B9"/>
    <w:rsid w:val="00BD10D4"/>
    <w:rsid w:val="00BD2B20"/>
    <w:rsid w:val="00BD34E8"/>
    <w:rsid w:val="00BD367F"/>
    <w:rsid w:val="00BD45B6"/>
    <w:rsid w:val="00BD6183"/>
    <w:rsid w:val="00BD653D"/>
    <w:rsid w:val="00BD6D56"/>
    <w:rsid w:val="00BE01B2"/>
    <w:rsid w:val="00BE0B43"/>
    <w:rsid w:val="00BE1154"/>
    <w:rsid w:val="00BE1B97"/>
    <w:rsid w:val="00BE21C1"/>
    <w:rsid w:val="00BE2BD4"/>
    <w:rsid w:val="00BE2EEF"/>
    <w:rsid w:val="00BE316B"/>
    <w:rsid w:val="00BE58C6"/>
    <w:rsid w:val="00BE5DD2"/>
    <w:rsid w:val="00BE627F"/>
    <w:rsid w:val="00BE74A3"/>
    <w:rsid w:val="00BF0F75"/>
    <w:rsid w:val="00BF33F7"/>
    <w:rsid w:val="00BF3D32"/>
    <w:rsid w:val="00BF47BE"/>
    <w:rsid w:val="00BF567D"/>
    <w:rsid w:val="00BF753F"/>
    <w:rsid w:val="00BF785C"/>
    <w:rsid w:val="00C010DA"/>
    <w:rsid w:val="00C015A8"/>
    <w:rsid w:val="00C01800"/>
    <w:rsid w:val="00C02175"/>
    <w:rsid w:val="00C02274"/>
    <w:rsid w:val="00C02881"/>
    <w:rsid w:val="00C02CEF"/>
    <w:rsid w:val="00C03D6B"/>
    <w:rsid w:val="00C03ED1"/>
    <w:rsid w:val="00C041C1"/>
    <w:rsid w:val="00C04483"/>
    <w:rsid w:val="00C044D2"/>
    <w:rsid w:val="00C05549"/>
    <w:rsid w:val="00C05FA5"/>
    <w:rsid w:val="00C064FA"/>
    <w:rsid w:val="00C0666A"/>
    <w:rsid w:val="00C0731A"/>
    <w:rsid w:val="00C079CF"/>
    <w:rsid w:val="00C10744"/>
    <w:rsid w:val="00C10ADC"/>
    <w:rsid w:val="00C10E43"/>
    <w:rsid w:val="00C12607"/>
    <w:rsid w:val="00C14331"/>
    <w:rsid w:val="00C148B3"/>
    <w:rsid w:val="00C1692A"/>
    <w:rsid w:val="00C1699F"/>
    <w:rsid w:val="00C16F10"/>
    <w:rsid w:val="00C175FD"/>
    <w:rsid w:val="00C17ED2"/>
    <w:rsid w:val="00C20037"/>
    <w:rsid w:val="00C2096B"/>
    <w:rsid w:val="00C20BBD"/>
    <w:rsid w:val="00C20F68"/>
    <w:rsid w:val="00C212BB"/>
    <w:rsid w:val="00C2160F"/>
    <w:rsid w:val="00C2211E"/>
    <w:rsid w:val="00C22B6E"/>
    <w:rsid w:val="00C23AED"/>
    <w:rsid w:val="00C25521"/>
    <w:rsid w:val="00C26C46"/>
    <w:rsid w:val="00C30F93"/>
    <w:rsid w:val="00C31903"/>
    <w:rsid w:val="00C31909"/>
    <w:rsid w:val="00C319E0"/>
    <w:rsid w:val="00C322E2"/>
    <w:rsid w:val="00C328A3"/>
    <w:rsid w:val="00C32BA6"/>
    <w:rsid w:val="00C3318B"/>
    <w:rsid w:val="00C341B2"/>
    <w:rsid w:val="00C34426"/>
    <w:rsid w:val="00C34A03"/>
    <w:rsid w:val="00C3566C"/>
    <w:rsid w:val="00C35CD6"/>
    <w:rsid w:val="00C40A9D"/>
    <w:rsid w:val="00C40AB9"/>
    <w:rsid w:val="00C40BAE"/>
    <w:rsid w:val="00C42834"/>
    <w:rsid w:val="00C437B8"/>
    <w:rsid w:val="00C43DFE"/>
    <w:rsid w:val="00C45BB6"/>
    <w:rsid w:val="00C46236"/>
    <w:rsid w:val="00C46592"/>
    <w:rsid w:val="00C46A70"/>
    <w:rsid w:val="00C46FC8"/>
    <w:rsid w:val="00C478A9"/>
    <w:rsid w:val="00C479FC"/>
    <w:rsid w:val="00C50D37"/>
    <w:rsid w:val="00C51A5F"/>
    <w:rsid w:val="00C51E99"/>
    <w:rsid w:val="00C52C2B"/>
    <w:rsid w:val="00C53D15"/>
    <w:rsid w:val="00C53EBD"/>
    <w:rsid w:val="00C5411E"/>
    <w:rsid w:val="00C55A1F"/>
    <w:rsid w:val="00C56EB6"/>
    <w:rsid w:val="00C5788B"/>
    <w:rsid w:val="00C57FED"/>
    <w:rsid w:val="00C605FB"/>
    <w:rsid w:val="00C61D0E"/>
    <w:rsid w:val="00C6207A"/>
    <w:rsid w:val="00C62C9D"/>
    <w:rsid w:val="00C62DE2"/>
    <w:rsid w:val="00C633DC"/>
    <w:rsid w:val="00C6461E"/>
    <w:rsid w:val="00C65D0C"/>
    <w:rsid w:val="00C669EC"/>
    <w:rsid w:val="00C66D76"/>
    <w:rsid w:val="00C67E8B"/>
    <w:rsid w:val="00C70521"/>
    <w:rsid w:val="00C71090"/>
    <w:rsid w:val="00C718D7"/>
    <w:rsid w:val="00C71AB8"/>
    <w:rsid w:val="00C722A5"/>
    <w:rsid w:val="00C724A1"/>
    <w:rsid w:val="00C72BFF"/>
    <w:rsid w:val="00C738D0"/>
    <w:rsid w:val="00C749B7"/>
    <w:rsid w:val="00C754E5"/>
    <w:rsid w:val="00C76378"/>
    <w:rsid w:val="00C80C05"/>
    <w:rsid w:val="00C81D39"/>
    <w:rsid w:val="00C81DEF"/>
    <w:rsid w:val="00C82422"/>
    <w:rsid w:val="00C8355E"/>
    <w:rsid w:val="00C83B8B"/>
    <w:rsid w:val="00C849DE"/>
    <w:rsid w:val="00C84E31"/>
    <w:rsid w:val="00C8503E"/>
    <w:rsid w:val="00C852BA"/>
    <w:rsid w:val="00C85819"/>
    <w:rsid w:val="00C87E9D"/>
    <w:rsid w:val="00C90829"/>
    <w:rsid w:val="00C91025"/>
    <w:rsid w:val="00C91859"/>
    <w:rsid w:val="00C92F89"/>
    <w:rsid w:val="00C952E6"/>
    <w:rsid w:val="00C95735"/>
    <w:rsid w:val="00C95DE3"/>
    <w:rsid w:val="00C96E20"/>
    <w:rsid w:val="00CA03E0"/>
    <w:rsid w:val="00CA04DB"/>
    <w:rsid w:val="00CA0F99"/>
    <w:rsid w:val="00CA1506"/>
    <w:rsid w:val="00CA41E5"/>
    <w:rsid w:val="00CA43EE"/>
    <w:rsid w:val="00CA49E8"/>
    <w:rsid w:val="00CA4B68"/>
    <w:rsid w:val="00CA63E3"/>
    <w:rsid w:val="00CA6AAE"/>
    <w:rsid w:val="00CA7307"/>
    <w:rsid w:val="00CA7739"/>
    <w:rsid w:val="00CA77B7"/>
    <w:rsid w:val="00CA7866"/>
    <w:rsid w:val="00CA7D20"/>
    <w:rsid w:val="00CB1E3C"/>
    <w:rsid w:val="00CB26CB"/>
    <w:rsid w:val="00CB28E6"/>
    <w:rsid w:val="00CB2C79"/>
    <w:rsid w:val="00CB3214"/>
    <w:rsid w:val="00CB3A66"/>
    <w:rsid w:val="00CB4064"/>
    <w:rsid w:val="00CB4478"/>
    <w:rsid w:val="00CB51C2"/>
    <w:rsid w:val="00CB53C3"/>
    <w:rsid w:val="00CB7DE5"/>
    <w:rsid w:val="00CC1E74"/>
    <w:rsid w:val="00CC2955"/>
    <w:rsid w:val="00CC2DF0"/>
    <w:rsid w:val="00CC3016"/>
    <w:rsid w:val="00CC49FD"/>
    <w:rsid w:val="00CC4A35"/>
    <w:rsid w:val="00CC5F27"/>
    <w:rsid w:val="00CC610E"/>
    <w:rsid w:val="00CC611B"/>
    <w:rsid w:val="00CC6EBB"/>
    <w:rsid w:val="00CC6FE6"/>
    <w:rsid w:val="00CC7878"/>
    <w:rsid w:val="00CD01BA"/>
    <w:rsid w:val="00CD035C"/>
    <w:rsid w:val="00CD24FC"/>
    <w:rsid w:val="00CD2544"/>
    <w:rsid w:val="00CD5B19"/>
    <w:rsid w:val="00CD5F33"/>
    <w:rsid w:val="00CD6917"/>
    <w:rsid w:val="00CD7375"/>
    <w:rsid w:val="00CD746E"/>
    <w:rsid w:val="00CD7539"/>
    <w:rsid w:val="00CD76B3"/>
    <w:rsid w:val="00CD774D"/>
    <w:rsid w:val="00CD7EE2"/>
    <w:rsid w:val="00CE06C0"/>
    <w:rsid w:val="00CE16F4"/>
    <w:rsid w:val="00CE1FA3"/>
    <w:rsid w:val="00CE3BE8"/>
    <w:rsid w:val="00CE5EEC"/>
    <w:rsid w:val="00CE6335"/>
    <w:rsid w:val="00CE6442"/>
    <w:rsid w:val="00CE6F14"/>
    <w:rsid w:val="00CE7711"/>
    <w:rsid w:val="00CF150B"/>
    <w:rsid w:val="00CF1FC8"/>
    <w:rsid w:val="00CF270D"/>
    <w:rsid w:val="00CF344A"/>
    <w:rsid w:val="00CF42C3"/>
    <w:rsid w:val="00CF46E8"/>
    <w:rsid w:val="00CF51C1"/>
    <w:rsid w:val="00CF5788"/>
    <w:rsid w:val="00CF5F69"/>
    <w:rsid w:val="00CF5FDB"/>
    <w:rsid w:val="00CF6156"/>
    <w:rsid w:val="00CF6196"/>
    <w:rsid w:val="00CF64CE"/>
    <w:rsid w:val="00CF6F40"/>
    <w:rsid w:val="00D00CF2"/>
    <w:rsid w:val="00D0139D"/>
    <w:rsid w:val="00D01F62"/>
    <w:rsid w:val="00D02121"/>
    <w:rsid w:val="00D02E15"/>
    <w:rsid w:val="00D0339B"/>
    <w:rsid w:val="00D039B0"/>
    <w:rsid w:val="00D04C2F"/>
    <w:rsid w:val="00D054EB"/>
    <w:rsid w:val="00D05A07"/>
    <w:rsid w:val="00D0694F"/>
    <w:rsid w:val="00D07BFD"/>
    <w:rsid w:val="00D115DC"/>
    <w:rsid w:val="00D119E6"/>
    <w:rsid w:val="00D11EED"/>
    <w:rsid w:val="00D11F7B"/>
    <w:rsid w:val="00D14103"/>
    <w:rsid w:val="00D1431D"/>
    <w:rsid w:val="00D14F41"/>
    <w:rsid w:val="00D151A6"/>
    <w:rsid w:val="00D15999"/>
    <w:rsid w:val="00D16C1F"/>
    <w:rsid w:val="00D16C44"/>
    <w:rsid w:val="00D1781C"/>
    <w:rsid w:val="00D17C39"/>
    <w:rsid w:val="00D20061"/>
    <w:rsid w:val="00D20DC6"/>
    <w:rsid w:val="00D20DDA"/>
    <w:rsid w:val="00D21B61"/>
    <w:rsid w:val="00D2297F"/>
    <w:rsid w:val="00D22A3B"/>
    <w:rsid w:val="00D2390B"/>
    <w:rsid w:val="00D25196"/>
    <w:rsid w:val="00D25941"/>
    <w:rsid w:val="00D25ED1"/>
    <w:rsid w:val="00D26A7E"/>
    <w:rsid w:val="00D26CDE"/>
    <w:rsid w:val="00D26DE0"/>
    <w:rsid w:val="00D27041"/>
    <w:rsid w:val="00D273E1"/>
    <w:rsid w:val="00D277B6"/>
    <w:rsid w:val="00D27B23"/>
    <w:rsid w:val="00D27F1D"/>
    <w:rsid w:val="00D30A65"/>
    <w:rsid w:val="00D30CBC"/>
    <w:rsid w:val="00D30EE7"/>
    <w:rsid w:val="00D30F7F"/>
    <w:rsid w:val="00D31695"/>
    <w:rsid w:val="00D31D06"/>
    <w:rsid w:val="00D3200F"/>
    <w:rsid w:val="00D3212A"/>
    <w:rsid w:val="00D32F15"/>
    <w:rsid w:val="00D334B9"/>
    <w:rsid w:val="00D33A9D"/>
    <w:rsid w:val="00D33DE6"/>
    <w:rsid w:val="00D34109"/>
    <w:rsid w:val="00D34D27"/>
    <w:rsid w:val="00D35815"/>
    <w:rsid w:val="00D35AB3"/>
    <w:rsid w:val="00D363C2"/>
    <w:rsid w:val="00D3675A"/>
    <w:rsid w:val="00D3799E"/>
    <w:rsid w:val="00D37BDD"/>
    <w:rsid w:val="00D402ED"/>
    <w:rsid w:val="00D405B6"/>
    <w:rsid w:val="00D40BEB"/>
    <w:rsid w:val="00D41DA2"/>
    <w:rsid w:val="00D421C3"/>
    <w:rsid w:val="00D42544"/>
    <w:rsid w:val="00D43076"/>
    <w:rsid w:val="00D43749"/>
    <w:rsid w:val="00D43B7F"/>
    <w:rsid w:val="00D4404E"/>
    <w:rsid w:val="00D442C2"/>
    <w:rsid w:val="00D44843"/>
    <w:rsid w:val="00D44F7E"/>
    <w:rsid w:val="00D45D26"/>
    <w:rsid w:val="00D46251"/>
    <w:rsid w:val="00D465C1"/>
    <w:rsid w:val="00D47478"/>
    <w:rsid w:val="00D47DC4"/>
    <w:rsid w:val="00D513E7"/>
    <w:rsid w:val="00D522CA"/>
    <w:rsid w:val="00D52E05"/>
    <w:rsid w:val="00D52FD7"/>
    <w:rsid w:val="00D53808"/>
    <w:rsid w:val="00D54CF3"/>
    <w:rsid w:val="00D55032"/>
    <w:rsid w:val="00D560A9"/>
    <w:rsid w:val="00D56836"/>
    <w:rsid w:val="00D56CA8"/>
    <w:rsid w:val="00D56D34"/>
    <w:rsid w:val="00D61371"/>
    <w:rsid w:val="00D61538"/>
    <w:rsid w:val="00D61CBA"/>
    <w:rsid w:val="00D62989"/>
    <w:rsid w:val="00D6341F"/>
    <w:rsid w:val="00D636AF"/>
    <w:rsid w:val="00D644C9"/>
    <w:rsid w:val="00D64DC8"/>
    <w:rsid w:val="00D651A5"/>
    <w:rsid w:val="00D656A7"/>
    <w:rsid w:val="00D659F8"/>
    <w:rsid w:val="00D65B13"/>
    <w:rsid w:val="00D66686"/>
    <w:rsid w:val="00D66855"/>
    <w:rsid w:val="00D66A11"/>
    <w:rsid w:val="00D70E58"/>
    <w:rsid w:val="00D71142"/>
    <w:rsid w:val="00D73915"/>
    <w:rsid w:val="00D7491D"/>
    <w:rsid w:val="00D74FB6"/>
    <w:rsid w:val="00D76419"/>
    <w:rsid w:val="00D765DA"/>
    <w:rsid w:val="00D76907"/>
    <w:rsid w:val="00D76DF5"/>
    <w:rsid w:val="00D76F55"/>
    <w:rsid w:val="00D82012"/>
    <w:rsid w:val="00D83484"/>
    <w:rsid w:val="00D83991"/>
    <w:rsid w:val="00D8475C"/>
    <w:rsid w:val="00D84A25"/>
    <w:rsid w:val="00D85862"/>
    <w:rsid w:val="00D868C6"/>
    <w:rsid w:val="00D87E9B"/>
    <w:rsid w:val="00D91501"/>
    <w:rsid w:val="00D915D9"/>
    <w:rsid w:val="00D920B9"/>
    <w:rsid w:val="00D92FB8"/>
    <w:rsid w:val="00D92FD6"/>
    <w:rsid w:val="00D932D3"/>
    <w:rsid w:val="00D939B3"/>
    <w:rsid w:val="00D9463D"/>
    <w:rsid w:val="00D94B3F"/>
    <w:rsid w:val="00D9579A"/>
    <w:rsid w:val="00D95B21"/>
    <w:rsid w:val="00D961BF"/>
    <w:rsid w:val="00D96B8E"/>
    <w:rsid w:val="00D96E6A"/>
    <w:rsid w:val="00D96EBC"/>
    <w:rsid w:val="00DA0226"/>
    <w:rsid w:val="00DA1B6F"/>
    <w:rsid w:val="00DA1EAB"/>
    <w:rsid w:val="00DA2C07"/>
    <w:rsid w:val="00DA2EE0"/>
    <w:rsid w:val="00DA3E89"/>
    <w:rsid w:val="00DA3EB2"/>
    <w:rsid w:val="00DA4736"/>
    <w:rsid w:val="00DA4788"/>
    <w:rsid w:val="00DA4CE2"/>
    <w:rsid w:val="00DA5946"/>
    <w:rsid w:val="00DA661C"/>
    <w:rsid w:val="00DA6906"/>
    <w:rsid w:val="00DA6E87"/>
    <w:rsid w:val="00DA6FE4"/>
    <w:rsid w:val="00DB02D9"/>
    <w:rsid w:val="00DB09AE"/>
    <w:rsid w:val="00DB158B"/>
    <w:rsid w:val="00DB172C"/>
    <w:rsid w:val="00DB2D6F"/>
    <w:rsid w:val="00DB3DB3"/>
    <w:rsid w:val="00DB4A33"/>
    <w:rsid w:val="00DB6013"/>
    <w:rsid w:val="00DB6145"/>
    <w:rsid w:val="00DB6E17"/>
    <w:rsid w:val="00DB7543"/>
    <w:rsid w:val="00DC0628"/>
    <w:rsid w:val="00DC1A62"/>
    <w:rsid w:val="00DC3235"/>
    <w:rsid w:val="00DC36C4"/>
    <w:rsid w:val="00DC64A6"/>
    <w:rsid w:val="00DC682E"/>
    <w:rsid w:val="00DC71D5"/>
    <w:rsid w:val="00DC7695"/>
    <w:rsid w:val="00DD06A9"/>
    <w:rsid w:val="00DD0C86"/>
    <w:rsid w:val="00DD0CA4"/>
    <w:rsid w:val="00DD142F"/>
    <w:rsid w:val="00DD3A66"/>
    <w:rsid w:val="00DD3D08"/>
    <w:rsid w:val="00DD4648"/>
    <w:rsid w:val="00DD57F4"/>
    <w:rsid w:val="00DD5D70"/>
    <w:rsid w:val="00DD62BF"/>
    <w:rsid w:val="00DD7871"/>
    <w:rsid w:val="00DE0113"/>
    <w:rsid w:val="00DE082C"/>
    <w:rsid w:val="00DE0D88"/>
    <w:rsid w:val="00DE1CE9"/>
    <w:rsid w:val="00DE1E4C"/>
    <w:rsid w:val="00DE414A"/>
    <w:rsid w:val="00DE4B23"/>
    <w:rsid w:val="00DE4D08"/>
    <w:rsid w:val="00DE67CC"/>
    <w:rsid w:val="00DE742F"/>
    <w:rsid w:val="00DE74BF"/>
    <w:rsid w:val="00DF1A49"/>
    <w:rsid w:val="00DF24D6"/>
    <w:rsid w:val="00DF4CAC"/>
    <w:rsid w:val="00DF52F8"/>
    <w:rsid w:val="00DF5E5F"/>
    <w:rsid w:val="00DF6BD8"/>
    <w:rsid w:val="00DF7FA4"/>
    <w:rsid w:val="00E001BA"/>
    <w:rsid w:val="00E03A21"/>
    <w:rsid w:val="00E03A75"/>
    <w:rsid w:val="00E04001"/>
    <w:rsid w:val="00E043C9"/>
    <w:rsid w:val="00E0454F"/>
    <w:rsid w:val="00E0585F"/>
    <w:rsid w:val="00E05D60"/>
    <w:rsid w:val="00E06E06"/>
    <w:rsid w:val="00E06F82"/>
    <w:rsid w:val="00E0703C"/>
    <w:rsid w:val="00E10D6D"/>
    <w:rsid w:val="00E118F8"/>
    <w:rsid w:val="00E11A4A"/>
    <w:rsid w:val="00E126D5"/>
    <w:rsid w:val="00E13C70"/>
    <w:rsid w:val="00E14BBA"/>
    <w:rsid w:val="00E14FFF"/>
    <w:rsid w:val="00E1559D"/>
    <w:rsid w:val="00E156AE"/>
    <w:rsid w:val="00E161E7"/>
    <w:rsid w:val="00E16622"/>
    <w:rsid w:val="00E16CF8"/>
    <w:rsid w:val="00E203EF"/>
    <w:rsid w:val="00E206ED"/>
    <w:rsid w:val="00E213F3"/>
    <w:rsid w:val="00E214A2"/>
    <w:rsid w:val="00E229A8"/>
    <w:rsid w:val="00E22F84"/>
    <w:rsid w:val="00E2302B"/>
    <w:rsid w:val="00E24ABD"/>
    <w:rsid w:val="00E265A0"/>
    <w:rsid w:val="00E268D7"/>
    <w:rsid w:val="00E26F6C"/>
    <w:rsid w:val="00E27774"/>
    <w:rsid w:val="00E279BD"/>
    <w:rsid w:val="00E304FA"/>
    <w:rsid w:val="00E3092E"/>
    <w:rsid w:val="00E3293B"/>
    <w:rsid w:val="00E336F0"/>
    <w:rsid w:val="00E33CA9"/>
    <w:rsid w:val="00E34106"/>
    <w:rsid w:val="00E34785"/>
    <w:rsid w:val="00E34C87"/>
    <w:rsid w:val="00E35803"/>
    <w:rsid w:val="00E365F5"/>
    <w:rsid w:val="00E366F8"/>
    <w:rsid w:val="00E36A07"/>
    <w:rsid w:val="00E373B5"/>
    <w:rsid w:val="00E3774F"/>
    <w:rsid w:val="00E37E90"/>
    <w:rsid w:val="00E4032F"/>
    <w:rsid w:val="00E408E1"/>
    <w:rsid w:val="00E421AC"/>
    <w:rsid w:val="00E42221"/>
    <w:rsid w:val="00E429D0"/>
    <w:rsid w:val="00E44876"/>
    <w:rsid w:val="00E44FA6"/>
    <w:rsid w:val="00E4593E"/>
    <w:rsid w:val="00E460C6"/>
    <w:rsid w:val="00E461BC"/>
    <w:rsid w:val="00E46513"/>
    <w:rsid w:val="00E46B8D"/>
    <w:rsid w:val="00E4775C"/>
    <w:rsid w:val="00E47ABA"/>
    <w:rsid w:val="00E47F4A"/>
    <w:rsid w:val="00E501DD"/>
    <w:rsid w:val="00E502A6"/>
    <w:rsid w:val="00E50F9A"/>
    <w:rsid w:val="00E523A7"/>
    <w:rsid w:val="00E52B20"/>
    <w:rsid w:val="00E5397A"/>
    <w:rsid w:val="00E54654"/>
    <w:rsid w:val="00E54CE1"/>
    <w:rsid w:val="00E550EC"/>
    <w:rsid w:val="00E5520C"/>
    <w:rsid w:val="00E562D0"/>
    <w:rsid w:val="00E564E7"/>
    <w:rsid w:val="00E5743E"/>
    <w:rsid w:val="00E57C10"/>
    <w:rsid w:val="00E6035C"/>
    <w:rsid w:val="00E6151E"/>
    <w:rsid w:val="00E615BF"/>
    <w:rsid w:val="00E61EAB"/>
    <w:rsid w:val="00E61ED6"/>
    <w:rsid w:val="00E62813"/>
    <w:rsid w:val="00E62C7A"/>
    <w:rsid w:val="00E62DBE"/>
    <w:rsid w:val="00E64640"/>
    <w:rsid w:val="00E6574A"/>
    <w:rsid w:val="00E6597A"/>
    <w:rsid w:val="00E66C6A"/>
    <w:rsid w:val="00E671C3"/>
    <w:rsid w:val="00E672D6"/>
    <w:rsid w:val="00E676EF"/>
    <w:rsid w:val="00E6784D"/>
    <w:rsid w:val="00E726CB"/>
    <w:rsid w:val="00E72F94"/>
    <w:rsid w:val="00E7476F"/>
    <w:rsid w:val="00E75F20"/>
    <w:rsid w:val="00E76010"/>
    <w:rsid w:val="00E765BF"/>
    <w:rsid w:val="00E76653"/>
    <w:rsid w:val="00E76D84"/>
    <w:rsid w:val="00E80B32"/>
    <w:rsid w:val="00E81A49"/>
    <w:rsid w:val="00E81F75"/>
    <w:rsid w:val="00E82120"/>
    <w:rsid w:val="00E829E3"/>
    <w:rsid w:val="00E844D5"/>
    <w:rsid w:val="00E85763"/>
    <w:rsid w:val="00E865EA"/>
    <w:rsid w:val="00E91926"/>
    <w:rsid w:val="00E91C00"/>
    <w:rsid w:val="00E92D96"/>
    <w:rsid w:val="00E92E7E"/>
    <w:rsid w:val="00E931D5"/>
    <w:rsid w:val="00E95240"/>
    <w:rsid w:val="00E96CD8"/>
    <w:rsid w:val="00E971DE"/>
    <w:rsid w:val="00E97512"/>
    <w:rsid w:val="00E97723"/>
    <w:rsid w:val="00E9783F"/>
    <w:rsid w:val="00EA1DC3"/>
    <w:rsid w:val="00EA20A9"/>
    <w:rsid w:val="00EA26AB"/>
    <w:rsid w:val="00EA2FD9"/>
    <w:rsid w:val="00EA3F78"/>
    <w:rsid w:val="00EA4106"/>
    <w:rsid w:val="00EA4322"/>
    <w:rsid w:val="00EA4965"/>
    <w:rsid w:val="00EA4ADC"/>
    <w:rsid w:val="00EA5627"/>
    <w:rsid w:val="00EA5DBC"/>
    <w:rsid w:val="00EB0F28"/>
    <w:rsid w:val="00EB1155"/>
    <w:rsid w:val="00EB2411"/>
    <w:rsid w:val="00EB3303"/>
    <w:rsid w:val="00EB3CEC"/>
    <w:rsid w:val="00EB4759"/>
    <w:rsid w:val="00EB4838"/>
    <w:rsid w:val="00EB6F2F"/>
    <w:rsid w:val="00EB6F3C"/>
    <w:rsid w:val="00EB6FCC"/>
    <w:rsid w:val="00EB748D"/>
    <w:rsid w:val="00EB7562"/>
    <w:rsid w:val="00EC04EF"/>
    <w:rsid w:val="00EC07C7"/>
    <w:rsid w:val="00EC166C"/>
    <w:rsid w:val="00EC1AC0"/>
    <w:rsid w:val="00EC1CCC"/>
    <w:rsid w:val="00EC234C"/>
    <w:rsid w:val="00EC28D5"/>
    <w:rsid w:val="00EC2C74"/>
    <w:rsid w:val="00EC369C"/>
    <w:rsid w:val="00EC4B41"/>
    <w:rsid w:val="00EC4B8B"/>
    <w:rsid w:val="00EC5E70"/>
    <w:rsid w:val="00EC67A4"/>
    <w:rsid w:val="00EC7F70"/>
    <w:rsid w:val="00ED035A"/>
    <w:rsid w:val="00ED0A9B"/>
    <w:rsid w:val="00ED0D65"/>
    <w:rsid w:val="00ED0E19"/>
    <w:rsid w:val="00ED1E4A"/>
    <w:rsid w:val="00ED3080"/>
    <w:rsid w:val="00ED324E"/>
    <w:rsid w:val="00ED3CF9"/>
    <w:rsid w:val="00ED40DB"/>
    <w:rsid w:val="00ED529B"/>
    <w:rsid w:val="00ED59B8"/>
    <w:rsid w:val="00ED59C9"/>
    <w:rsid w:val="00ED5B69"/>
    <w:rsid w:val="00ED5F1A"/>
    <w:rsid w:val="00ED6127"/>
    <w:rsid w:val="00ED6478"/>
    <w:rsid w:val="00ED6EFE"/>
    <w:rsid w:val="00ED7240"/>
    <w:rsid w:val="00ED75E2"/>
    <w:rsid w:val="00EE098B"/>
    <w:rsid w:val="00EE1626"/>
    <w:rsid w:val="00EE2755"/>
    <w:rsid w:val="00EE2A5E"/>
    <w:rsid w:val="00EE4C4A"/>
    <w:rsid w:val="00EE5838"/>
    <w:rsid w:val="00EE61AC"/>
    <w:rsid w:val="00EE6E03"/>
    <w:rsid w:val="00EE7442"/>
    <w:rsid w:val="00EE78B8"/>
    <w:rsid w:val="00EF1171"/>
    <w:rsid w:val="00EF15BA"/>
    <w:rsid w:val="00EF2743"/>
    <w:rsid w:val="00EF56F8"/>
    <w:rsid w:val="00EF62CD"/>
    <w:rsid w:val="00EF6BF4"/>
    <w:rsid w:val="00EF6FF5"/>
    <w:rsid w:val="00EF79A9"/>
    <w:rsid w:val="00F000AD"/>
    <w:rsid w:val="00F004F0"/>
    <w:rsid w:val="00F0062B"/>
    <w:rsid w:val="00F01589"/>
    <w:rsid w:val="00F01C1A"/>
    <w:rsid w:val="00F01D20"/>
    <w:rsid w:val="00F030DB"/>
    <w:rsid w:val="00F03F69"/>
    <w:rsid w:val="00F03F75"/>
    <w:rsid w:val="00F04203"/>
    <w:rsid w:val="00F042B1"/>
    <w:rsid w:val="00F0441A"/>
    <w:rsid w:val="00F04E7D"/>
    <w:rsid w:val="00F053B8"/>
    <w:rsid w:val="00F0546E"/>
    <w:rsid w:val="00F05A24"/>
    <w:rsid w:val="00F05EDF"/>
    <w:rsid w:val="00F0609B"/>
    <w:rsid w:val="00F06B5F"/>
    <w:rsid w:val="00F102D4"/>
    <w:rsid w:val="00F102DE"/>
    <w:rsid w:val="00F10BDB"/>
    <w:rsid w:val="00F10DD1"/>
    <w:rsid w:val="00F11C12"/>
    <w:rsid w:val="00F12789"/>
    <w:rsid w:val="00F1278C"/>
    <w:rsid w:val="00F12D18"/>
    <w:rsid w:val="00F1384D"/>
    <w:rsid w:val="00F13ACE"/>
    <w:rsid w:val="00F13BEC"/>
    <w:rsid w:val="00F13D86"/>
    <w:rsid w:val="00F143B8"/>
    <w:rsid w:val="00F14584"/>
    <w:rsid w:val="00F15185"/>
    <w:rsid w:val="00F15290"/>
    <w:rsid w:val="00F159CE"/>
    <w:rsid w:val="00F1601F"/>
    <w:rsid w:val="00F20022"/>
    <w:rsid w:val="00F20BD7"/>
    <w:rsid w:val="00F21156"/>
    <w:rsid w:val="00F225E9"/>
    <w:rsid w:val="00F22818"/>
    <w:rsid w:val="00F22B8A"/>
    <w:rsid w:val="00F22ED2"/>
    <w:rsid w:val="00F2349B"/>
    <w:rsid w:val="00F235E4"/>
    <w:rsid w:val="00F23987"/>
    <w:rsid w:val="00F25611"/>
    <w:rsid w:val="00F2596F"/>
    <w:rsid w:val="00F25EE8"/>
    <w:rsid w:val="00F262AD"/>
    <w:rsid w:val="00F26A0C"/>
    <w:rsid w:val="00F26F05"/>
    <w:rsid w:val="00F27779"/>
    <w:rsid w:val="00F303C9"/>
    <w:rsid w:val="00F309AA"/>
    <w:rsid w:val="00F31027"/>
    <w:rsid w:val="00F313F1"/>
    <w:rsid w:val="00F31855"/>
    <w:rsid w:val="00F319BB"/>
    <w:rsid w:val="00F32274"/>
    <w:rsid w:val="00F32E09"/>
    <w:rsid w:val="00F35F8D"/>
    <w:rsid w:val="00F366DC"/>
    <w:rsid w:val="00F3756F"/>
    <w:rsid w:val="00F40011"/>
    <w:rsid w:val="00F40232"/>
    <w:rsid w:val="00F402C9"/>
    <w:rsid w:val="00F40BCD"/>
    <w:rsid w:val="00F41A41"/>
    <w:rsid w:val="00F433FB"/>
    <w:rsid w:val="00F45B95"/>
    <w:rsid w:val="00F523E3"/>
    <w:rsid w:val="00F52544"/>
    <w:rsid w:val="00F52E88"/>
    <w:rsid w:val="00F5317A"/>
    <w:rsid w:val="00F53379"/>
    <w:rsid w:val="00F54AC4"/>
    <w:rsid w:val="00F54F28"/>
    <w:rsid w:val="00F55CEC"/>
    <w:rsid w:val="00F55D3C"/>
    <w:rsid w:val="00F55D80"/>
    <w:rsid w:val="00F55DD6"/>
    <w:rsid w:val="00F568A7"/>
    <w:rsid w:val="00F57EF2"/>
    <w:rsid w:val="00F6055D"/>
    <w:rsid w:val="00F60A81"/>
    <w:rsid w:val="00F621DC"/>
    <w:rsid w:val="00F6325C"/>
    <w:rsid w:val="00F64C07"/>
    <w:rsid w:val="00F65ADA"/>
    <w:rsid w:val="00F6664D"/>
    <w:rsid w:val="00F6674B"/>
    <w:rsid w:val="00F66EBA"/>
    <w:rsid w:val="00F71028"/>
    <w:rsid w:val="00F71FD2"/>
    <w:rsid w:val="00F722F1"/>
    <w:rsid w:val="00F75BAE"/>
    <w:rsid w:val="00F75BE2"/>
    <w:rsid w:val="00F801E7"/>
    <w:rsid w:val="00F811F2"/>
    <w:rsid w:val="00F81643"/>
    <w:rsid w:val="00F818E2"/>
    <w:rsid w:val="00F818E3"/>
    <w:rsid w:val="00F81DE4"/>
    <w:rsid w:val="00F81E02"/>
    <w:rsid w:val="00F82367"/>
    <w:rsid w:val="00F82405"/>
    <w:rsid w:val="00F841D0"/>
    <w:rsid w:val="00F84A1A"/>
    <w:rsid w:val="00F85051"/>
    <w:rsid w:val="00F8508E"/>
    <w:rsid w:val="00F854FF"/>
    <w:rsid w:val="00F8592F"/>
    <w:rsid w:val="00F87309"/>
    <w:rsid w:val="00F87A62"/>
    <w:rsid w:val="00F91605"/>
    <w:rsid w:val="00F91621"/>
    <w:rsid w:val="00F92CF1"/>
    <w:rsid w:val="00F93EF4"/>
    <w:rsid w:val="00F944CB"/>
    <w:rsid w:val="00F9558F"/>
    <w:rsid w:val="00F9719E"/>
    <w:rsid w:val="00F973A2"/>
    <w:rsid w:val="00F978B6"/>
    <w:rsid w:val="00F9E9CD"/>
    <w:rsid w:val="00FA0396"/>
    <w:rsid w:val="00FA088B"/>
    <w:rsid w:val="00FA0B9B"/>
    <w:rsid w:val="00FA25BF"/>
    <w:rsid w:val="00FA261F"/>
    <w:rsid w:val="00FA2659"/>
    <w:rsid w:val="00FA2AF4"/>
    <w:rsid w:val="00FA3391"/>
    <w:rsid w:val="00FA33D1"/>
    <w:rsid w:val="00FA44FC"/>
    <w:rsid w:val="00FA46E5"/>
    <w:rsid w:val="00FA4B16"/>
    <w:rsid w:val="00FA5200"/>
    <w:rsid w:val="00FA5301"/>
    <w:rsid w:val="00FA5D30"/>
    <w:rsid w:val="00FA617C"/>
    <w:rsid w:val="00FB0B30"/>
    <w:rsid w:val="00FB1679"/>
    <w:rsid w:val="00FB1D7C"/>
    <w:rsid w:val="00FB2659"/>
    <w:rsid w:val="00FB2CB9"/>
    <w:rsid w:val="00FB3670"/>
    <w:rsid w:val="00FB39F2"/>
    <w:rsid w:val="00FB3A9F"/>
    <w:rsid w:val="00FB4528"/>
    <w:rsid w:val="00FB4AF4"/>
    <w:rsid w:val="00FB7BFA"/>
    <w:rsid w:val="00FC0710"/>
    <w:rsid w:val="00FC1236"/>
    <w:rsid w:val="00FC1BF2"/>
    <w:rsid w:val="00FC2040"/>
    <w:rsid w:val="00FC3497"/>
    <w:rsid w:val="00FC34B5"/>
    <w:rsid w:val="00FC359F"/>
    <w:rsid w:val="00FC37D0"/>
    <w:rsid w:val="00FC48BA"/>
    <w:rsid w:val="00FC54C4"/>
    <w:rsid w:val="00FC602E"/>
    <w:rsid w:val="00FD0514"/>
    <w:rsid w:val="00FD061A"/>
    <w:rsid w:val="00FD0E4C"/>
    <w:rsid w:val="00FD18FD"/>
    <w:rsid w:val="00FD295E"/>
    <w:rsid w:val="00FD2D7C"/>
    <w:rsid w:val="00FD2FA2"/>
    <w:rsid w:val="00FD40E9"/>
    <w:rsid w:val="00FD452F"/>
    <w:rsid w:val="00FD4CFC"/>
    <w:rsid w:val="00FD5DB4"/>
    <w:rsid w:val="00FD7128"/>
    <w:rsid w:val="00FD7A86"/>
    <w:rsid w:val="00FD7B16"/>
    <w:rsid w:val="00FE1BE2"/>
    <w:rsid w:val="00FE2AFB"/>
    <w:rsid w:val="00FE317F"/>
    <w:rsid w:val="00FE33FA"/>
    <w:rsid w:val="00FE3879"/>
    <w:rsid w:val="00FE4FDD"/>
    <w:rsid w:val="00FE554B"/>
    <w:rsid w:val="00FE5CFC"/>
    <w:rsid w:val="00FE6247"/>
    <w:rsid w:val="00FE7CCF"/>
    <w:rsid w:val="00FF0A7D"/>
    <w:rsid w:val="00FF1883"/>
    <w:rsid w:val="00FF195D"/>
    <w:rsid w:val="00FF1D80"/>
    <w:rsid w:val="00FF363B"/>
    <w:rsid w:val="00FF4A95"/>
    <w:rsid w:val="00FF50D4"/>
    <w:rsid w:val="00FF597D"/>
    <w:rsid w:val="00FF5CC3"/>
    <w:rsid w:val="00FF5F0E"/>
    <w:rsid w:val="00FF6450"/>
    <w:rsid w:val="00FF64F4"/>
    <w:rsid w:val="00FF67E0"/>
    <w:rsid w:val="00FF6922"/>
    <w:rsid w:val="00FF71F8"/>
    <w:rsid w:val="0135B8DC"/>
    <w:rsid w:val="013EB181"/>
    <w:rsid w:val="01715521"/>
    <w:rsid w:val="01E45BF9"/>
    <w:rsid w:val="01EC9C53"/>
    <w:rsid w:val="021378B0"/>
    <w:rsid w:val="021FAA8D"/>
    <w:rsid w:val="022029E8"/>
    <w:rsid w:val="022622CE"/>
    <w:rsid w:val="0236271E"/>
    <w:rsid w:val="02731DC2"/>
    <w:rsid w:val="02B754C3"/>
    <w:rsid w:val="02CC51DB"/>
    <w:rsid w:val="02EA6E5F"/>
    <w:rsid w:val="02FEC505"/>
    <w:rsid w:val="0302FAC6"/>
    <w:rsid w:val="0315B98C"/>
    <w:rsid w:val="036FA4B2"/>
    <w:rsid w:val="0404C950"/>
    <w:rsid w:val="043A11F6"/>
    <w:rsid w:val="0443753E"/>
    <w:rsid w:val="04572DD7"/>
    <w:rsid w:val="045E70DF"/>
    <w:rsid w:val="04699054"/>
    <w:rsid w:val="04A6BCD9"/>
    <w:rsid w:val="04D6A32A"/>
    <w:rsid w:val="04F6CFE6"/>
    <w:rsid w:val="053C8764"/>
    <w:rsid w:val="056636DF"/>
    <w:rsid w:val="056D9BDC"/>
    <w:rsid w:val="056E9B95"/>
    <w:rsid w:val="05D7C0BB"/>
    <w:rsid w:val="05E058CA"/>
    <w:rsid w:val="0607CBA9"/>
    <w:rsid w:val="060E393D"/>
    <w:rsid w:val="0652FD02"/>
    <w:rsid w:val="066B4628"/>
    <w:rsid w:val="067D4D7E"/>
    <w:rsid w:val="069D1B5F"/>
    <w:rsid w:val="06CAC36E"/>
    <w:rsid w:val="06E48F39"/>
    <w:rsid w:val="07269115"/>
    <w:rsid w:val="073A388F"/>
    <w:rsid w:val="0760BA00"/>
    <w:rsid w:val="0798A650"/>
    <w:rsid w:val="07E1C44A"/>
    <w:rsid w:val="08054A4F"/>
    <w:rsid w:val="08A8D202"/>
    <w:rsid w:val="08C5BEBA"/>
    <w:rsid w:val="091CAA8D"/>
    <w:rsid w:val="0953E63E"/>
    <w:rsid w:val="097A2EA2"/>
    <w:rsid w:val="09836FD5"/>
    <w:rsid w:val="099F5DAC"/>
    <w:rsid w:val="09A369DD"/>
    <w:rsid w:val="0A0776D5"/>
    <w:rsid w:val="0ADEA227"/>
    <w:rsid w:val="0B122AB5"/>
    <w:rsid w:val="0B5568A3"/>
    <w:rsid w:val="0BD0C3D3"/>
    <w:rsid w:val="0BE52E92"/>
    <w:rsid w:val="0C6741DF"/>
    <w:rsid w:val="0CA0AFFA"/>
    <w:rsid w:val="0CF851A3"/>
    <w:rsid w:val="0D045F0A"/>
    <w:rsid w:val="0D05D575"/>
    <w:rsid w:val="0D20500D"/>
    <w:rsid w:val="0D329F89"/>
    <w:rsid w:val="0D867AA2"/>
    <w:rsid w:val="0DA2FAD0"/>
    <w:rsid w:val="0DAAECEE"/>
    <w:rsid w:val="0DF5386B"/>
    <w:rsid w:val="0E43878F"/>
    <w:rsid w:val="0E63B8E5"/>
    <w:rsid w:val="0E817162"/>
    <w:rsid w:val="0E9D4DEA"/>
    <w:rsid w:val="0EBFD556"/>
    <w:rsid w:val="0ED2B124"/>
    <w:rsid w:val="0EF7C8E6"/>
    <w:rsid w:val="0F09A336"/>
    <w:rsid w:val="0F19ACA5"/>
    <w:rsid w:val="0F3196E5"/>
    <w:rsid w:val="0F44A250"/>
    <w:rsid w:val="0F6646B6"/>
    <w:rsid w:val="0F6BD968"/>
    <w:rsid w:val="0F8DEA64"/>
    <w:rsid w:val="0F9F71BF"/>
    <w:rsid w:val="1010C301"/>
    <w:rsid w:val="101C3868"/>
    <w:rsid w:val="10250ADD"/>
    <w:rsid w:val="10399E88"/>
    <w:rsid w:val="10475244"/>
    <w:rsid w:val="106224A0"/>
    <w:rsid w:val="1092DBD0"/>
    <w:rsid w:val="1177324B"/>
    <w:rsid w:val="1217AFFB"/>
    <w:rsid w:val="121D7D3B"/>
    <w:rsid w:val="12508911"/>
    <w:rsid w:val="1255FC78"/>
    <w:rsid w:val="125C8397"/>
    <w:rsid w:val="12A92D91"/>
    <w:rsid w:val="12CCF111"/>
    <w:rsid w:val="12EDAB54"/>
    <w:rsid w:val="134BDA1E"/>
    <w:rsid w:val="134FC2CE"/>
    <w:rsid w:val="137D2EDF"/>
    <w:rsid w:val="1380B519"/>
    <w:rsid w:val="139488C2"/>
    <w:rsid w:val="13BAD47C"/>
    <w:rsid w:val="13C02BEE"/>
    <w:rsid w:val="13D64DAD"/>
    <w:rsid w:val="13D92BC2"/>
    <w:rsid w:val="13DB57A4"/>
    <w:rsid w:val="13E9B77B"/>
    <w:rsid w:val="14157D39"/>
    <w:rsid w:val="1451733E"/>
    <w:rsid w:val="1477EA72"/>
    <w:rsid w:val="148FBD7E"/>
    <w:rsid w:val="1497005F"/>
    <w:rsid w:val="14B39A75"/>
    <w:rsid w:val="1548A4EA"/>
    <w:rsid w:val="15673C41"/>
    <w:rsid w:val="159604CE"/>
    <w:rsid w:val="15985E32"/>
    <w:rsid w:val="1599FF69"/>
    <w:rsid w:val="15A877BE"/>
    <w:rsid w:val="15AF6B3B"/>
    <w:rsid w:val="1602886D"/>
    <w:rsid w:val="1629FA14"/>
    <w:rsid w:val="162B4DBF"/>
    <w:rsid w:val="16343204"/>
    <w:rsid w:val="16607EAE"/>
    <w:rsid w:val="1678EAF3"/>
    <w:rsid w:val="16BA72DB"/>
    <w:rsid w:val="1732A30F"/>
    <w:rsid w:val="1864B40C"/>
    <w:rsid w:val="18A1BBC9"/>
    <w:rsid w:val="18CB33B9"/>
    <w:rsid w:val="18E64E36"/>
    <w:rsid w:val="18FCFF21"/>
    <w:rsid w:val="192EA149"/>
    <w:rsid w:val="193E6D53"/>
    <w:rsid w:val="193F81D6"/>
    <w:rsid w:val="19629A2E"/>
    <w:rsid w:val="19AFA1AB"/>
    <w:rsid w:val="19C09D5D"/>
    <w:rsid w:val="19CF4521"/>
    <w:rsid w:val="19F1462C"/>
    <w:rsid w:val="19F4FA93"/>
    <w:rsid w:val="19FA8AE5"/>
    <w:rsid w:val="1A225656"/>
    <w:rsid w:val="1A2AAA8F"/>
    <w:rsid w:val="1ADD8D7A"/>
    <w:rsid w:val="1AEC1E61"/>
    <w:rsid w:val="1B18A72A"/>
    <w:rsid w:val="1BCB1B49"/>
    <w:rsid w:val="1BFDBD35"/>
    <w:rsid w:val="1C0FAF9C"/>
    <w:rsid w:val="1C57F749"/>
    <w:rsid w:val="1C720613"/>
    <w:rsid w:val="1C8C8AAF"/>
    <w:rsid w:val="1CC62969"/>
    <w:rsid w:val="1D82B2BB"/>
    <w:rsid w:val="1D831B59"/>
    <w:rsid w:val="1DA02897"/>
    <w:rsid w:val="1DB2CBD6"/>
    <w:rsid w:val="1E13418C"/>
    <w:rsid w:val="1EB4B424"/>
    <w:rsid w:val="1ED0194D"/>
    <w:rsid w:val="1EE8E932"/>
    <w:rsid w:val="1EEDDB6F"/>
    <w:rsid w:val="1F10B8D0"/>
    <w:rsid w:val="1F5EE761"/>
    <w:rsid w:val="1F8B53C4"/>
    <w:rsid w:val="20060CB6"/>
    <w:rsid w:val="202C6A2D"/>
    <w:rsid w:val="206FFF9B"/>
    <w:rsid w:val="209A6827"/>
    <w:rsid w:val="209EE6E9"/>
    <w:rsid w:val="20D08C9F"/>
    <w:rsid w:val="219086E0"/>
    <w:rsid w:val="21C33DAB"/>
    <w:rsid w:val="2240FAF5"/>
    <w:rsid w:val="229B787D"/>
    <w:rsid w:val="230D3000"/>
    <w:rsid w:val="234FAA4C"/>
    <w:rsid w:val="23F5440E"/>
    <w:rsid w:val="2409918D"/>
    <w:rsid w:val="240C2CED"/>
    <w:rsid w:val="240C388A"/>
    <w:rsid w:val="2419EF3D"/>
    <w:rsid w:val="241ECD31"/>
    <w:rsid w:val="24210D72"/>
    <w:rsid w:val="24580964"/>
    <w:rsid w:val="24596F06"/>
    <w:rsid w:val="2475E23B"/>
    <w:rsid w:val="2482428B"/>
    <w:rsid w:val="24C48DAF"/>
    <w:rsid w:val="24F8C4B1"/>
    <w:rsid w:val="24FBD88B"/>
    <w:rsid w:val="252CA580"/>
    <w:rsid w:val="2544BC81"/>
    <w:rsid w:val="255A4C9F"/>
    <w:rsid w:val="25688E96"/>
    <w:rsid w:val="257F7527"/>
    <w:rsid w:val="2586B86D"/>
    <w:rsid w:val="25D08FAE"/>
    <w:rsid w:val="25DD2728"/>
    <w:rsid w:val="26074F9B"/>
    <w:rsid w:val="264F8109"/>
    <w:rsid w:val="268E0EAF"/>
    <w:rsid w:val="2782A364"/>
    <w:rsid w:val="27866D33"/>
    <w:rsid w:val="27AAD599"/>
    <w:rsid w:val="27C2AA17"/>
    <w:rsid w:val="27E2B85D"/>
    <w:rsid w:val="2832240C"/>
    <w:rsid w:val="284DEB77"/>
    <w:rsid w:val="287EF87F"/>
    <w:rsid w:val="28E0F091"/>
    <w:rsid w:val="28E38834"/>
    <w:rsid w:val="28FB3B60"/>
    <w:rsid w:val="29804BB7"/>
    <w:rsid w:val="2A3111E8"/>
    <w:rsid w:val="2A962723"/>
    <w:rsid w:val="2AF82D48"/>
    <w:rsid w:val="2AF89B11"/>
    <w:rsid w:val="2B1F703F"/>
    <w:rsid w:val="2B6C88B0"/>
    <w:rsid w:val="2B880020"/>
    <w:rsid w:val="2B947938"/>
    <w:rsid w:val="2B9FE59B"/>
    <w:rsid w:val="2BC3ABD6"/>
    <w:rsid w:val="2C2000A5"/>
    <w:rsid w:val="2C525375"/>
    <w:rsid w:val="2C57A8BE"/>
    <w:rsid w:val="2C5E8863"/>
    <w:rsid w:val="2C6203BA"/>
    <w:rsid w:val="2CB1241A"/>
    <w:rsid w:val="2CB32072"/>
    <w:rsid w:val="2CCA2DA7"/>
    <w:rsid w:val="2D031B44"/>
    <w:rsid w:val="2D273C71"/>
    <w:rsid w:val="2D82229B"/>
    <w:rsid w:val="2D86416F"/>
    <w:rsid w:val="2D970660"/>
    <w:rsid w:val="2DBFD425"/>
    <w:rsid w:val="2DCEF62B"/>
    <w:rsid w:val="2DD22050"/>
    <w:rsid w:val="2E73FA76"/>
    <w:rsid w:val="2E7781C2"/>
    <w:rsid w:val="2E9FF6BE"/>
    <w:rsid w:val="2F22F378"/>
    <w:rsid w:val="2F2BEFC9"/>
    <w:rsid w:val="2F89973C"/>
    <w:rsid w:val="2FD73B1F"/>
    <w:rsid w:val="308E5768"/>
    <w:rsid w:val="30E0CBDF"/>
    <w:rsid w:val="3126F3F0"/>
    <w:rsid w:val="31A5302A"/>
    <w:rsid w:val="31E538DF"/>
    <w:rsid w:val="31FC0DC1"/>
    <w:rsid w:val="32404BB6"/>
    <w:rsid w:val="32836F86"/>
    <w:rsid w:val="328DB399"/>
    <w:rsid w:val="32A59F32"/>
    <w:rsid w:val="32BD999D"/>
    <w:rsid w:val="32CFE10B"/>
    <w:rsid w:val="332BDA51"/>
    <w:rsid w:val="34399EC4"/>
    <w:rsid w:val="343B65E7"/>
    <w:rsid w:val="344AD72A"/>
    <w:rsid w:val="345F42DE"/>
    <w:rsid w:val="346FEF9D"/>
    <w:rsid w:val="34BE1C78"/>
    <w:rsid w:val="34C97752"/>
    <w:rsid w:val="352536E6"/>
    <w:rsid w:val="35373224"/>
    <w:rsid w:val="3544CEB5"/>
    <w:rsid w:val="35AE2B5C"/>
    <w:rsid w:val="35D24C9D"/>
    <w:rsid w:val="35DB0AAC"/>
    <w:rsid w:val="36072922"/>
    <w:rsid w:val="363C42B4"/>
    <w:rsid w:val="365F96FF"/>
    <w:rsid w:val="36824CCD"/>
    <w:rsid w:val="36954F7A"/>
    <w:rsid w:val="36B1052F"/>
    <w:rsid w:val="36D77F8E"/>
    <w:rsid w:val="36D8419B"/>
    <w:rsid w:val="3720FCEE"/>
    <w:rsid w:val="37418BCB"/>
    <w:rsid w:val="37AB8F4D"/>
    <w:rsid w:val="37B8C261"/>
    <w:rsid w:val="37CE7EAB"/>
    <w:rsid w:val="37D33F79"/>
    <w:rsid w:val="382F0E36"/>
    <w:rsid w:val="38479D72"/>
    <w:rsid w:val="38A444F0"/>
    <w:rsid w:val="38CCD36B"/>
    <w:rsid w:val="38E7D35A"/>
    <w:rsid w:val="38EB3ABF"/>
    <w:rsid w:val="3919C70A"/>
    <w:rsid w:val="3A65EC27"/>
    <w:rsid w:val="3A96D599"/>
    <w:rsid w:val="3AF5D237"/>
    <w:rsid w:val="3B2A2F8A"/>
    <w:rsid w:val="3B49AF04"/>
    <w:rsid w:val="3B676403"/>
    <w:rsid w:val="3B90D715"/>
    <w:rsid w:val="3BD59076"/>
    <w:rsid w:val="3C6BF443"/>
    <w:rsid w:val="3C76DFAA"/>
    <w:rsid w:val="3CC0DD2B"/>
    <w:rsid w:val="3CC3684D"/>
    <w:rsid w:val="3CCA85ED"/>
    <w:rsid w:val="3CED2653"/>
    <w:rsid w:val="3D334EBF"/>
    <w:rsid w:val="3D83F033"/>
    <w:rsid w:val="3D9F4B6D"/>
    <w:rsid w:val="3E0ABF7E"/>
    <w:rsid w:val="3E7F37B7"/>
    <w:rsid w:val="3E8BC88B"/>
    <w:rsid w:val="3EE82D96"/>
    <w:rsid w:val="3EFFFD21"/>
    <w:rsid w:val="3F75A783"/>
    <w:rsid w:val="3F934F33"/>
    <w:rsid w:val="3FBA9437"/>
    <w:rsid w:val="3FEAF74C"/>
    <w:rsid w:val="40689182"/>
    <w:rsid w:val="4078227D"/>
    <w:rsid w:val="40AA6D89"/>
    <w:rsid w:val="40E812B1"/>
    <w:rsid w:val="40F569E3"/>
    <w:rsid w:val="40F8B443"/>
    <w:rsid w:val="4133382E"/>
    <w:rsid w:val="4142C27B"/>
    <w:rsid w:val="4180AD83"/>
    <w:rsid w:val="41BA510C"/>
    <w:rsid w:val="41CE4F76"/>
    <w:rsid w:val="4202DB4C"/>
    <w:rsid w:val="420F657C"/>
    <w:rsid w:val="423C7B5A"/>
    <w:rsid w:val="42AB1E93"/>
    <w:rsid w:val="42DB4DF4"/>
    <w:rsid w:val="42DFC1E7"/>
    <w:rsid w:val="42E24BB1"/>
    <w:rsid w:val="4348DE59"/>
    <w:rsid w:val="434C850E"/>
    <w:rsid w:val="43706E45"/>
    <w:rsid w:val="43A6A5AC"/>
    <w:rsid w:val="449FB3AB"/>
    <w:rsid w:val="453502F4"/>
    <w:rsid w:val="45C5CD5B"/>
    <w:rsid w:val="45CF54B1"/>
    <w:rsid w:val="46594F00"/>
    <w:rsid w:val="46A3C14A"/>
    <w:rsid w:val="46C02701"/>
    <w:rsid w:val="46D0D4AD"/>
    <w:rsid w:val="46DAA7D5"/>
    <w:rsid w:val="4776F614"/>
    <w:rsid w:val="479D72AE"/>
    <w:rsid w:val="47BC9F1B"/>
    <w:rsid w:val="47CA8FF8"/>
    <w:rsid w:val="47DF6229"/>
    <w:rsid w:val="48021359"/>
    <w:rsid w:val="4837CE57"/>
    <w:rsid w:val="48ECF1E7"/>
    <w:rsid w:val="4973E2A2"/>
    <w:rsid w:val="49F8F89C"/>
    <w:rsid w:val="4A10917A"/>
    <w:rsid w:val="4AD284E0"/>
    <w:rsid w:val="4AE9E2D3"/>
    <w:rsid w:val="4AF8E260"/>
    <w:rsid w:val="4B4FDD73"/>
    <w:rsid w:val="4B7CCD07"/>
    <w:rsid w:val="4B9AD39A"/>
    <w:rsid w:val="4BAF376F"/>
    <w:rsid w:val="4BEEED75"/>
    <w:rsid w:val="4BF4A93B"/>
    <w:rsid w:val="4C3DA253"/>
    <w:rsid w:val="4C7E8FA9"/>
    <w:rsid w:val="4D00E11F"/>
    <w:rsid w:val="4D073907"/>
    <w:rsid w:val="4D6230D9"/>
    <w:rsid w:val="4D747451"/>
    <w:rsid w:val="4DB03216"/>
    <w:rsid w:val="4DD13291"/>
    <w:rsid w:val="4DFE5563"/>
    <w:rsid w:val="4E18ED38"/>
    <w:rsid w:val="4EB432FB"/>
    <w:rsid w:val="4EEA9659"/>
    <w:rsid w:val="4FDD57FC"/>
    <w:rsid w:val="4FF83D00"/>
    <w:rsid w:val="506766DD"/>
    <w:rsid w:val="5077B01A"/>
    <w:rsid w:val="50872F04"/>
    <w:rsid w:val="50A1E885"/>
    <w:rsid w:val="5126EB02"/>
    <w:rsid w:val="514EC4BC"/>
    <w:rsid w:val="5163E82B"/>
    <w:rsid w:val="51B0F5B1"/>
    <w:rsid w:val="51CB9813"/>
    <w:rsid w:val="51D92C71"/>
    <w:rsid w:val="521E7142"/>
    <w:rsid w:val="52B90A63"/>
    <w:rsid w:val="52D07A28"/>
    <w:rsid w:val="531A0714"/>
    <w:rsid w:val="53413512"/>
    <w:rsid w:val="537548EC"/>
    <w:rsid w:val="5388F364"/>
    <w:rsid w:val="53A57761"/>
    <w:rsid w:val="53ACE9F6"/>
    <w:rsid w:val="5405B80B"/>
    <w:rsid w:val="54568539"/>
    <w:rsid w:val="54811E0B"/>
    <w:rsid w:val="54C81AC5"/>
    <w:rsid w:val="54CF1F2C"/>
    <w:rsid w:val="5507ECE6"/>
    <w:rsid w:val="55D4868B"/>
    <w:rsid w:val="55E859AC"/>
    <w:rsid w:val="56282698"/>
    <w:rsid w:val="56290EA4"/>
    <w:rsid w:val="56468524"/>
    <w:rsid w:val="5650C7D3"/>
    <w:rsid w:val="568326D4"/>
    <w:rsid w:val="569C4210"/>
    <w:rsid w:val="56C0BBDC"/>
    <w:rsid w:val="570D9E9C"/>
    <w:rsid w:val="5825DCDC"/>
    <w:rsid w:val="58419FAE"/>
    <w:rsid w:val="5861BA46"/>
    <w:rsid w:val="58880D40"/>
    <w:rsid w:val="588B7999"/>
    <w:rsid w:val="588C344C"/>
    <w:rsid w:val="58BE56F2"/>
    <w:rsid w:val="58D25D3F"/>
    <w:rsid w:val="58D61176"/>
    <w:rsid w:val="59000B8B"/>
    <w:rsid w:val="59B84720"/>
    <w:rsid w:val="59CD8E7D"/>
    <w:rsid w:val="5A23D145"/>
    <w:rsid w:val="5A242EE6"/>
    <w:rsid w:val="5A4B21EE"/>
    <w:rsid w:val="5A8C3896"/>
    <w:rsid w:val="5A9BBA17"/>
    <w:rsid w:val="5B4168EB"/>
    <w:rsid w:val="5B5701D4"/>
    <w:rsid w:val="5B88FBA0"/>
    <w:rsid w:val="5BA8E313"/>
    <w:rsid w:val="5BBBF44F"/>
    <w:rsid w:val="5BFB87FE"/>
    <w:rsid w:val="5C062D49"/>
    <w:rsid w:val="5C20D817"/>
    <w:rsid w:val="5C21B5CB"/>
    <w:rsid w:val="5C4DE190"/>
    <w:rsid w:val="5C5238AE"/>
    <w:rsid w:val="5D61C58A"/>
    <w:rsid w:val="5D85E643"/>
    <w:rsid w:val="5D93447B"/>
    <w:rsid w:val="5D9626B8"/>
    <w:rsid w:val="5DEE441F"/>
    <w:rsid w:val="5E315B3F"/>
    <w:rsid w:val="5E5A5935"/>
    <w:rsid w:val="5EFAF1DA"/>
    <w:rsid w:val="5EFFB4E6"/>
    <w:rsid w:val="5F34D1EE"/>
    <w:rsid w:val="5F3BB5DB"/>
    <w:rsid w:val="5F5150AD"/>
    <w:rsid w:val="5F66676D"/>
    <w:rsid w:val="5FB3C025"/>
    <w:rsid w:val="5FC31A92"/>
    <w:rsid w:val="5FDAF5D8"/>
    <w:rsid w:val="5FE39265"/>
    <w:rsid w:val="5FFB0FBF"/>
    <w:rsid w:val="601A6BAE"/>
    <w:rsid w:val="604F6523"/>
    <w:rsid w:val="6081F5CB"/>
    <w:rsid w:val="608B1B50"/>
    <w:rsid w:val="608BDC8D"/>
    <w:rsid w:val="6090440F"/>
    <w:rsid w:val="60FEA5EE"/>
    <w:rsid w:val="61B61036"/>
    <w:rsid w:val="62404100"/>
    <w:rsid w:val="62A1613C"/>
    <w:rsid w:val="62A6BED9"/>
    <w:rsid w:val="62B88414"/>
    <w:rsid w:val="62BB3E60"/>
    <w:rsid w:val="62BC52BB"/>
    <w:rsid w:val="62F83D58"/>
    <w:rsid w:val="62FB7451"/>
    <w:rsid w:val="6330BD78"/>
    <w:rsid w:val="63328520"/>
    <w:rsid w:val="6347C231"/>
    <w:rsid w:val="634E1B1C"/>
    <w:rsid w:val="6380F525"/>
    <w:rsid w:val="63A62A9C"/>
    <w:rsid w:val="63DE4454"/>
    <w:rsid w:val="6460E53C"/>
    <w:rsid w:val="646BF06D"/>
    <w:rsid w:val="6497001A"/>
    <w:rsid w:val="64AD3C48"/>
    <w:rsid w:val="64C39EB2"/>
    <w:rsid w:val="64C75020"/>
    <w:rsid w:val="64CE01AF"/>
    <w:rsid w:val="6531ED48"/>
    <w:rsid w:val="6567C89E"/>
    <w:rsid w:val="6585A972"/>
    <w:rsid w:val="65969D26"/>
    <w:rsid w:val="6597A7D5"/>
    <w:rsid w:val="65DA4A72"/>
    <w:rsid w:val="65E643E4"/>
    <w:rsid w:val="65ECF83B"/>
    <w:rsid w:val="6608F3CB"/>
    <w:rsid w:val="6616F7E8"/>
    <w:rsid w:val="661E804D"/>
    <w:rsid w:val="661FC296"/>
    <w:rsid w:val="66594BDE"/>
    <w:rsid w:val="667CA976"/>
    <w:rsid w:val="6764F9EB"/>
    <w:rsid w:val="679327AE"/>
    <w:rsid w:val="67B7AF00"/>
    <w:rsid w:val="67D17226"/>
    <w:rsid w:val="67F33529"/>
    <w:rsid w:val="68336DD3"/>
    <w:rsid w:val="6841DDE9"/>
    <w:rsid w:val="684291AB"/>
    <w:rsid w:val="686A1265"/>
    <w:rsid w:val="6870B9BD"/>
    <w:rsid w:val="6871A2F8"/>
    <w:rsid w:val="6881AA5A"/>
    <w:rsid w:val="68C32847"/>
    <w:rsid w:val="68CA3761"/>
    <w:rsid w:val="68D3CD0A"/>
    <w:rsid w:val="68DE79EC"/>
    <w:rsid w:val="68E8E8D1"/>
    <w:rsid w:val="68EA70BA"/>
    <w:rsid w:val="6940D94A"/>
    <w:rsid w:val="69A7F2DB"/>
    <w:rsid w:val="69A97381"/>
    <w:rsid w:val="69FAE9CB"/>
    <w:rsid w:val="6A10760C"/>
    <w:rsid w:val="6A1770CE"/>
    <w:rsid w:val="6A1CA37A"/>
    <w:rsid w:val="6ADC62DE"/>
    <w:rsid w:val="6B9379B7"/>
    <w:rsid w:val="6BC0E4D5"/>
    <w:rsid w:val="6BC12E3C"/>
    <w:rsid w:val="6BC92152"/>
    <w:rsid w:val="6BF0E5C4"/>
    <w:rsid w:val="6C446C92"/>
    <w:rsid w:val="6C49989A"/>
    <w:rsid w:val="6C58320F"/>
    <w:rsid w:val="6C7F8587"/>
    <w:rsid w:val="6C850CDD"/>
    <w:rsid w:val="6D2300AA"/>
    <w:rsid w:val="6D25DB4A"/>
    <w:rsid w:val="6DC182A1"/>
    <w:rsid w:val="6DCAD2B9"/>
    <w:rsid w:val="6E513043"/>
    <w:rsid w:val="6E5985FF"/>
    <w:rsid w:val="6E7D0351"/>
    <w:rsid w:val="6E876C8E"/>
    <w:rsid w:val="6E888E71"/>
    <w:rsid w:val="6F82D180"/>
    <w:rsid w:val="6F93B732"/>
    <w:rsid w:val="6FE9F54B"/>
    <w:rsid w:val="6FF7044F"/>
    <w:rsid w:val="700C3174"/>
    <w:rsid w:val="70130BA2"/>
    <w:rsid w:val="70336584"/>
    <w:rsid w:val="7161223F"/>
    <w:rsid w:val="716F31B5"/>
    <w:rsid w:val="71708A53"/>
    <w:rsid w:val="717B91A6"/>
    <w:rsid w:val="71CF9B38"/>
    <w:rsid w:val="71CFCF73"/>
    <w:rsid w:val="7217E9C9"/>
    <w:rsid w:val="7286A315"/>
    <w:rsid w:val="72C597A6"/>
    <w:rsid w:val="72E6EF19"/>
    <w:rsid w:val="7305F993"/>
    <w:rsid w:val="735F0730"/>
    <w:rsid w:val="735FE6D2"/>
    <w:rsid w:val="741C190B"/>
    <w:rsid w:val="742955C9"/>
    <w:rsid w:val="7439EA00"/>
    <w:rsid w:val="746EA8CA"/>
    <w:rsid w:val="74E2D5D4"/>
    <w:rsid w:val="74F6802C"/>
    <w:rsid w:val="75150A8B"/>
    <w:rsid w:val="75401D4D"/>
    <w:rsid w:val="757E6091"/>
    <w:rsid w:val="7581E135"/>
    <w:rsid w:val="75AAE647"/>
    <w:rsid w:val="75E8580A"/>
    <w:rsid w:val="75E912E3"/>
    <w:rsid w:val="767A7EE0"/>
    <w:rsid w:val="768EA450"/>
    <w:rsid w:val="76981CA3"/>
    <w:rsid w:val="76FFAFFE"/>
    <w:rsid w:val="774FB530"/>
    <w:rsid w:val="77D1FE5A"/>
    <w:rsid w:val="78778085"/>
    <w:rsid w:val="7878586E"/>
    <w:rsid w:val="791C1057"/>
    <w:rsid w:val="7979E2BC"/>
    <w:rsid w:val="79A25131"/>
    <w:rsid w:val="79D12E72"/>
    <w:rsid w:val="7AB7B128"/>
    <w:rsid w:val="7AD0858E"/>
    <w:rsid w:val="7AF02C45"/>
    <w:rsid w:val="7B0A5C2A"/>
    <w:rsid w:val="7B22938E"/>
    <w:rsid w:val="7B74D69F"/>
    <w:rsid w:val="7BAB3B00"/>
    <w:rsid w:val="7C1EFC94"/>
    <w:rsid w:val="7C49AA92"/>
    <w:rsid w:val="7C5126A5"/>
    <w:rsid w:val="7C8C9791"/>
    <w:rsid w:val="7CAA9448"/>
    <w:rsid w:val="7CD766B6"/>
    <w:rsid w:val="7D5BA88B"/>
    <w:rsid w:val="7DA773BC"/>
    <w:rsid w:val="7DC562C2"/>
    <w:rsid w:val="7DEBC5B0"/>
    <w:rsid w:val="7DEBF64F"/>
    <w:rsid w:val="7DFBCE4D"/>
    <w:rsid w:val="7E3177D9"/>
    <w:rsid w:val="7E9D7742"/>
    <w:rsid w:val="7EB9FC19"/>
    <w:rsid w:val="7EE84300"/>
    <w:rsid w:val="7F39B078"/>
    <w:rsid w:val="7F3FC6D2"/>
    <w:rsid w:val="7FEE27E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6945CB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6D76"/>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C66D76"/>
    <w:pPr>
      <w:keepNext/>
      <w:keepLines/>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C66D76"/>
    <w:pPr>
      <w:keepNext/>
      <w:keepLines/>
      <w:spacing w:before="40" w:after="0"/>
      <w:outlineLvl w:val="2"/>
    </w:pPr>
    <w:rPr>
      <w:rFonts w:asciiTheme="majorHAnsi" w:eastAsiaTheme="majorEastAsia" w:hAnsiTheme="majorHAnsi" w:cstheme="majorBidi"/>
      <w:b/>
      <w:color w:val="1F3763" w:themeColor="accent1" w:themeShade="7F"/>
      <w:sz w:val="24"/>
      <w:szCs w:val="24"/>
    </w:rPr>
  </w:style>
  <w:style w:type="paragraph" w:styleId="Heading4">
    <w:name w:val="heading 4"/>
    <w:basedOn w:val="Normal"/>
    <w:next w:val="Normal"/>
    <w:link w:val="Heading4Char"/>
    <w:uiPriority w:val="9"/>
    <w:unhideWhenUsed/>
    <w:qFormat/>
    <w:rsid w:val="00DA1B6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B150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565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6516"/>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BC47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47F9"/>
    <w:rPr>
      <w:rFonts w:ascii="Segoe UI" w:hAnsi="Segoe UI" w:cs="Segoe UI"/>
      <w:sz w:val="18"/>
      <w:szCs w:val="18"/>
    </w:rPr>
  </w:style>
  <w:style w:type="character" w:customStyle="1" w:styleId="Heading1Char">
    <w:name w:val="Heading 1 Char"/>
    <w:basedOn w:val="DefaultParagraphFont"/>
    <w:link w:val="Heading1"/>
    <w:uiPriority w:val="9"/>
    <w:rsid w:val="00C66D76"/>
    <w:rPr>
      <w:rFonts w:asciiTheme="majorHAnsi" w:eastAsiaTheme="majorEastAsia" w:hAnsiTheme="majorHAnsi" w:cstheme="majorBidi"/>
      <w:b/>
      <w:color w:val="2F5496" w:themeColor="accent1" w:themeShade="BF"/>
      <w:sz w:val="32"/>
      <w:szCs w:val="32"/>
    </w:rPr>
  </w:style>
  <w:style w:type="paragraph" w:styleId="TOCHeading">
    <w:name w:val="TOC Heading"/>
    <w:basedOn w:val="Heading1"/>
    <w:next w:val="Normal"/>
    <w:uiPriority w:val="39"/>
    <w:unhideWhenUsed/>
    <w:qFormat/>
    <w:rsid w:val="00C724A1"/>
    <w:pPr>
      <w:outlineLvl w:val="9"/>
    </w:pPr>
  </w:style>
  <w:style w:type="paragraph" w:styleId="TOC1">
    <w:name w:val="toc 1"/>
    <w:basedOn w:val="Normal"/>
    <w:next w:val="Normal"/>
    <w:autoRedefine/>
    <w:uiPriority w:val="39"/>
    <w:unhideWhenUsed/>
    <w:rsid w:val="00707617"/>
    <w:pPr>
      <w:tabs>
        <w:tab w:val="right" w:leader="dot" w:pos="9350"/>
      </w:tabs>
      <w:spacing w:after="100"/>
    </w:pPr>
  </w:style>
  <w:style w:type="character" w:styleId="Hyperlink">
    <w:name w:val="Hyperlink"/>
    <w:basedOn w:val="DefaultParagraphFont"/>
    <w:uiPriority w:val="99"/>
    <w:unhideWhenUsed/>
    <w:rsid w:val="00C724A1"/>
    <w:rPr>
      <w:color w:val="0563C1" w:themeColor="hyperlink"/>
      <w:u w:val="single"/>
    </w:rPr>
  </w:style>
  <w:style w:type="character" w:customStyle="1" w:styleId="Heading2Char">
    <w:name w:val="Heading 2 Char"/>
    <w:basedOn w:val="DefaultParagraphFont"/>
    <w:link w:val="Heading2"/>
    <w:uiPriority w:val="9"/>
    <w:rsid w:val="00C66D76"/>
    <w:rPr>
      <w:rFonts w:asciiTheme="majorHAnsi" w:eastAsiaTheme="majorEastAsia" w:hAnsiTheme="majorHAnsi" w:cstheme="majorBidi"/>
      <w:b/>
      <w:color w:val="2F5496" w:themeColor="accent1" w:themeShade="BF"/>
      <w:sz w:val="26"/>
      <w:szCs w:val="26"/>
    </w:rPr>
  </w:style>
  <w:style w:type="paragraph" w:styleId="TOC2">
    <w:name w:val="toc 2"/>
    <w:basedOn w:val="Normal"/>
    <w:next w:val="Normal"/>
    <w:autoRedefine/>
    <w:uiPriority w:val="39"/>
    <w:unhideWhenUsed/>
    <w:rsid w:val="00BD367F"/>
    <w:pPr>
      <w:spacing w:after="100"/>
      <w:ind w:left="220"/>
    </w:pPr>
  </w:style>
  <w:style w:type="character" w:customStyle="1" w:styleId="Heading3Char">
    <w:name w:val="Heading 3 Char"/>
    <w:basedOn w:val="DefaultParagraphFont"/>
    <w:link w:val="Heading3"/>
    <w:uiPriority w:val="9"/>
    <w:rsid w:val="00C66D76"/>
    <w:rPr>
      <w:rFonts w:asciiTheme="majorHAnsi" w:eastAsiaTheme="majorEastAsia" w:hAnsiTheme="majorHAnsi" w:cstheme="majorBidi"/>
      <w:b/>
      <w:color w:val="1F3763" w:themeColor="accent1" w:themeShade="7F"/>
      <w:sz w:val="24"/>
      <w:szCs w:val="24"/>
    </w:rPr>
  </w:style>
  <w:style w:type="character" w:customStyle="1" w:styleId="Heading4Char">
    <w:name w:val="Heading 4 Char"/>
    <w:basedOn w:val="DefaultParagraphFont"/>
    <w:link w:val="Heading4"/>
    <w:uiPriority w:val="9"/>
    <w:rsid w:val="00DA1B6F"/>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9A7B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E60FD"/>
    <w:pPr>
      <w:ind w:left="720"/>
      <w:contextualSpacing/>
    </w:pPr>
  </w:style>
  <w:style w:type="character" w:styleId="UnresolvedMention">
    <w:name w:val="Unresolved Mention"/>
    <w:basedOn w:val="DefaultParagraphFont"/>
    <w:uiPriority w:val="99"/>
    <w:semiHidden/>
    <w:unhideWhenUsed/>
    <w:rsid w:val="006E2AFF"/>
    <w:rPr>
      <w:color w:val="605E5C"/>
      <w:shd w:val="clear" w:color="auto" w:fill="E1DFDD"/>
    </w:rPr>
  </w:style>
  <w:style w:type="character" w:styleId="FollowedHyperlink">
    <w:name w:val="FollowedHyperlink"/>
    <w:basedOn w:val="DefaultParagraphFont"/>
    <w:uiPriority w:val="99"/>
    <w:semiHidden/>
    <w:unhideWhenUsed/>
    <w:rsid w:val="00053C45"/>
    <w:rPr>
      <w:color w:val="954F72" w:themeColor="followedHyperlink"/>
      <w:u w:val="single"/>
    </w:rPr>
  </w:style>
  <w:style w:type="paragraph" w:styleId="TOC3">
    <w:name w:val="toc 3"/>
    <w:basedOn w:val="Normal"/>
    <w:next w:val="Normal"/>
    <w:autoRedefine/>
    <w:uiPriority w:val="39"/>
    <w:unhideWhenUsed/>
    <w:rsid w:val="00DC36C4"/>
    <w:pPr>
      <w:spacing w:after="100"/>
      <w:ind w:left="440"/>
    </w:pPr>
  </w:style>
  <w:style w:type="character" w:customStyle="1" w:styleId="Heading5Char">
    <w:name w:val="Heading 5 Char"/>
    <w:basedOn w:val="DefaultParagraphFont"/>
    <w:link w:val="Heading5"/>
    <w:uiPriority w:val="9"/>
    <w:rsid w:val="001B1503"/>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C212BB"/>
    <w:rPr>
      <w:sz w:val="16"/>
      <w:szCs w:val="16"/>
    </w:rPr>
  </w:style>
  <w:style w:type="paragraph" w:styleId="CommentText">
    <w:name w:val="annotation text"/>
    <w:basedOn w:val="Normal"/>
    <w:link w:val="CommentTextChar"/>
    <w:uiPriority w:val="99"/>
    <w:semiHidden/>
    <w:unhideWhenUsed/>
    <w:rsid w:val="00C212BB"/>
    <w:pPr>
      <w:spacing w:line="240" w:lineRule="auto"/>
    </w:pPr>
    <w:rPr>
      <w:sz w:val="20"/>
      <w:szCs w:val="20"/>
    </w:rPr>
  </w:style>
  <w:style w:type="character" w:customStyle="1" w:styleId="CommentTextChar">
    <w:name w:val="Comment Text Char"/>
    <w:basedOn w:val="DefaultParagraphFont"/>
    <w:link w:val="CommentText"/>
    <w:uiPriority w:val="99"/>
    <w:semiHidden/>
    <w:rsid w:val="00C212BB"/>
    <w:rPr>
      <w:sz w:val="20"/>
      <w:szCs w:val="20"/>
    </w:rPr>
  </w:style>
  <w:style w:type="paragraph" w:styleId="CommentSubject">
    <w:name w:val="annotation subject"/>
    <w:basedOn w:val="CommentText"/>
    <w:next w:val="CommentText"/>
    <w:link w:val="CommentSubjectChar"/>
    <w:uiPriority w:val="99"/>
    <w:semiHidden/>
    <w:unhideWhenUsed/>
    <w:rsid w:val="00C212BB"/>
    <w:rPr>
      <w:b/>
      <w:bCs/>
    </w:rPr>
  </w:style>
  <w:style w:type="character" w:customStyle="1" w:styleId="CommentSubjectChar">
    <w:name w:val="Comment Subject Char"/>
    <w:basedOn w:val="CommentTextChar"/>
    <w:link w:val="CommentSubject"/>
    <w:uiPriority w:val="99"/>
    <w:semiHidden/>
    <w:rsid w:val="00C212BB"/>
    <w:rPr>
      <w:b/>
      <w:bCs/>
      <w:sz w:val="20"/>
      <w:szCs w:val="20"/>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Revision">
    <w:name w:val="Revision"/>
    <w:hidden/>
    <w:uiPriority w:val="99"/>
    <w:semiHidden/>
    <w:rsid w:val="00836E45"/>
    <w:pPr>
      <w:spacing w:after="0" w:line="240" w:lineRule="auto"/>
    </w:pPr>
  </w:style>
  <w:style w:type="paragraph" w:styleId="NoSpacing">
    <w:name w:val="No Spacing"/>
    <w:uiPriority w:val="1"/>
    <w:qFormat/>
    <w:rsid w:val="0078410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0637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docs.microsoft.com/en-us/sql/ssms"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image" Target="media/image3.png"/><Relationship Id="rId11" Type="http://schemas.openxmlformats.org/officeDocument/2006/relationships/image" Target="media/image1.png"/><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theme" Target="theme/theme1.xml"/><Relationship Id="rId5" Type="http://schemas.openxmlformats.org/officeDocument/2006/relationships/numbering" Target="numbering.xml"/><Relationship Id="rId90" Type="http://schemas.openxmlformats.org/officeDocument/2006/relationships/image" Target="media/image70.png"/><Relationship Id="rId95" Type="http://schemas.openxmlformats.org/officeDocument/2006/relationships/hyperlink" Target="https://docs.microsoft.com/en-us/learn/certifications/exams/mb-900" TargetMode="External"/><Relationship Id="rId22" Type="http://schemas.openxmlformats.org/officeDocument/2006/relationships/image" Target="media/image7.png"/><Relationship Id="rId27" Type="http://schemas.openxmlformats.org/officeDocument/2006/relationships/image" Target="media/image10.png"/><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9.png"/><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hyperlink" Target="https://docs.microsoft.com/en-us/power-platform/admin/security-roles-privileges" TargetMode="External"/><Relationship Id="rId33" Type="http://schemas.openxmlformats.org/officeDocument/2006/relationships/image" Target="media/image15.png"/><Relationship Id="rId38" Type="http://schemas.openxmlformats.org/officeDocument/2006/relationships/hyperlink" Target="https://docs.microsoft.com/en-us/azure/azure-sql/database/firewall-configure" TargetMode="External"/><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hyperlink" Target="https://docs.microsoft.com/en-us/learn/paths/azure-fundamentals/" TargetMode="External"/><Relationship Id="rId96" Type="http://schemas.openxmlformats.org/officeDocument/2006/relationships/hyperlink" Target="https://powerusers.microsoft.com/t5/Microsoft-Flow-Community/ct-p/FlowCommunity"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hyperlink" Target="https://docs.microsoft.com/en-us/learn/paths/dynamics-365-fundamentals/" TargetMode="External"/><Relationship Id="rId99" Type="http://schemas.openxmlformats.org/officeDocument/2006/relationships/header" Target="header2.xml"/><Relationship Id="rId10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image" Target="media/image5.png"/><Relationship Id="rId39" Type="http://schemas.openxmlformats.org/officeDocument/2006/relationships/hyperlink" Target="https://github.com/microsoft/fundraising-and-engagement" TargetMode="External"/><Relationship Id="rId34" Type="http://schemas.openxmlformats.org/officeDocument/2006/relationships/image" Target="media/image16.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image" Target="media/image51.png"/><Relationship Id="rId92" Type="http://schemas.openxmlformats.org/officeDocument/2006/relationships/hyperlink" Target="https://docs.microsoft.com/en-us/learn/certifications/exams/ai-900" TargetMode="External"/><Relationship Id="rId2" Type="http://schemas.openxmlformats.org/officeDocument/2006/relationships/customXml" Target="../customXml/item2.xml"/><Relationship Id="rId29" Type="http://schemas.openxmlformats.org/officeDocument/2006/relationships/hyperlink" Target="https://portal.azure.com" TargetMode="External"/><Relationship Id="rId24" Type="http://schemas.openxmlformats.org/officeDocument/2006/relationships/hyperlink" Target="https://docs.microsoft.com/en-us/power-platform/admin/create-users-assign-online-security-roles" TargetMode="Externa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image" Target="media/image67.png"/><Relationship Id="rId61" Type="http://schemas.openxmlformats.org/officeDocument/2006/relationships/image" Target="media/image41.png"/><Relationship Id="rId82" Type="http://schemas.openxmlformats.org/officeDocument/2006/relationships/image" Target="media/image62.png"/><Relationship Id="rId19" Type="http://schemas.openxmlformats.org/officeDocument/2006/relationships/hyperlink" Target="https://instancenameasdisplayed.api.crmx.dynamics.com" TargetMode="External"/><Relationship Id="rId14" Type="http://schemas.microsoft.com/office/2016/09/relationships/commentsIds" Target="commentsIds.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6.png"/><Relationship Id="rId77" Type="http://schemas.openxmlformats.org/officeDocument/2006/relationships/image" Target="media/image57.png"/><Relationship Id="rId100"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31.png"/><Relationship Id="rId72" Type="http://schemas.openxmlformats.org/officeDocument/2006/relationships/image" Target="media/image52.png"/><Relationship Id="rId93" Type="http://schemas.openxmlformats.org/officeDocument/2006/relationships/hyperlink" Target="https://powerusers.microsoft.com/t5/PowerApps-Community/ct-p/PowerApps1" TargetMode="External"/><Relationship Id="rId98" Type="http://schemas.openxmlformats.org/officeDocument/2006/relationships/footer" Target="footer1.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Like Microsoft Docs">
      <a:majorFont>
        <a:latin typeface="Segoe UI"/>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E78E35603160A44BC36D511660E0C2F" ma:contentTypeVersion="10" ma:contentTypeDescription="Create a new document." ma:contentTypeScope="" ma:versionID="4a1c35b7934da86b2bd39bae87f617f0">
  <xsd:schema xmlns:xsd="http://www.w3.org/2001/XMLSchema" xmlns:xs="http://www.w3.org/2001/XMLSchema" xmlns:p="http://schemas.microsoft.com/office/2006/metadata/properties" xmlns:ns2="08be07a4-b859-47b1-a88a-552a397ae590" xmlns:ns3="1a5c6d65-8b01-47ce-93ba-baac232f4256" targetNamespace="http://schemas.microsoft.com/office/2006/metadata/properties" ma:root="true" ma:fieldsID="1856bab6efaa22966bef9329b3fc4858" ns2:_="" ns3:_="">
    <xsd:import namespace="08be07a4-b859-47b1-a88a-552a397ae590"/>
    <xsd:import namespace="1a5c6d65-8b01-47ce-93ba-baac232f425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be07a4-b859-47b1-a88a-552a397ae59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fals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a5c6d65-8b01-47ce-93ba-baac232f425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ediaServiceAutoTags xmlns="08be07a4-b859-47b1-a88a-552a397ae590"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3FA519-C9D3-499C-8D47-7CDFEB6AFE56}">
  <ds:schemaRefs>
    <ds:schemaRef ds:uri="http://schemas.microsoft.com/sharepoint/v3/contenttype/forms"/>
  </ds:schemaRefs>
</ds:datastoreItem>
</file>

<file path=customXml/itemProps2.xml><?xml version="1.0" encoding="utf-8"?>
<ds:datastoreItem xmlns:ds="http://schemas.openxmlformats.org/officeDocument/2006/customXml" ds:itemID="{D3CEF549-827B-4DCF-B517-5B87B86C59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be07a4-b859-47b1-a88a-552a397ae590"/>
    <ds:schemaRef ds:uri="1a5c6d65-8b01-47ce-93ba-baac232f42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15F9B0-CBD0-43EE-B8D3-F6075B0CA645}">
  <ds:schemaRefs>
    <ds:schemaRef ds:uri="http://schemas.microsoft.com/office/2006/documentManagement/types"/>
    <ds:schemaRef ds:uri="http://purl.org/dc/elements/1.1/"/>
    <ds:schemaRef ds:uri="http://www.w3.org/XML/1998/namespace"/>
    <ds:schemaRef ds:uri="http://purl.org/dc/terms/"/>
    <ds:schemaRef ds:uri="http://purl.org/dc/dcmitype/"/>
    <ds:schemaRef ds:uri="1a5c6d65-8b01-47ce-93ba-baac232f4256"/>
    <ds:schemaRef ds:uri="http://schemas.microsoft.com/office/2006/metadata/properties"/>
    <ds:schemaRef ds:uri="08be07a4-b859-47b1-a88a-552a397ae590"/>
    <ds:schemaRef ds:uri="http://schemas.microsoft.com/office/infopath/2007/PartnerControls"/>
    <ds:schemaRef ds:uri="http://schemas.openxmlformats.org/package/2006/metadata/core-properties"/>
  </ds:schemaRefs>
</ds:datastoreItem>
</file>

<file path=customXml/itemProps4.xml><?xml version="1.0" encoding="utf-8"?>
<ds:datastoreItem xmlns:ds="http://schemas.openxmlformats.org/officeDocument/2006/customXml" ds:itemID="{5C5850E1-3BB6-4F3A-8DAE-C3781F725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6335</Words>
  <Characters>36116</Characters>
  <Application>Microsoft Office Word</Application>
  <DocSecurity>4</DocSecurity>
  <Lines>300</Lines>
  <Paragraphs>84</Paragraphs>
  <ScaleCrop>false</ScaleCrop>
  <Company/>
  <LinksUpToDate>false</LinksUpToDate>
  <CharactersWithSpaces>42367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CJ Brooks</cp:lastModifiedBy>
  <cp:revision>6</cp:revision>
  <dcterms:created xsi:type="dcterms:W3CDTF">2020-09-25T22:53:00Z</dcterms:created>
  <dcterms:modified xsi:type="dcterms:W3CDTF">2020-10-07T00:56:00Z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0x0101008E78E35603160A44BC36D511660E0C2F</vt:lpwstr>
  </property>
</Properties>
</file>