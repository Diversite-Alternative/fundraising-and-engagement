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1EE380BA" w14:paraId="5F65D399" w14:textId="0C486BDC">
      <w:pPr>
        <w:pStyle w:val="Title"/>
        <w:rPr>
          <w:rFonts w:ascii="Segoe UI" w:hAnsi="Segoe UI" w:cs="Segoe UI"/>
          <w:b/>
          <w:bCs/>
        </w:rPr>
      </w:pPr>
      <w:r w:rsidR="1EE380BA">
        <w:drawing>
          <wp:inline wp14:editId="3DAE7600"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b5f516e9a4ec46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00F402C9" w:rsidRDefault="00F402C9" w14:paraId="5F0E5706" w14:textId="3E6A2DA2">
      <w:pPr>
        <w:rPr>
          <w:rFonts w:ascii="Segoe UI" w:hAnsi="Segoe UI" w:eastAsia="Segoe UI" w:cs="Segoe UI"/>
          <w:color w:val="000000" w:themeColor="text1"/>
          <w:sz w:val="20"/>
          <w:szCs w:val="20"/>
        </w:rPr>
      </w:pPr>
      <w:r w:rsidRPr="570CCD64" w:rsidR="42DFC1E7">
        <w:rPr>
          <w:rFonts w:ascii="Segoe UI" w:hAnsi="Segoe UI" w:eastAsia="Segoe UI" w:cs="Segoe UI"/>
          <w:b w:val="1"/>
          <w:bCs w:val="1"/>
          <w:color w:val="000000" w:themeColor="text1" w:themeTint="FF" w:themeShade="FF"/>
          <w:sz w:val="20"/>
          <w:szCs w:val="20"/>
        </w:rPr>
        <w:t>Published</w:t>
      </w:r>
      <w:r w:rsidRPr="570CCD64" w:rsidR="42DFC1E7">
        <w:rPr>
          <w:rFonts w:ascii="Segoe UI" w:hAnsi="Segoe UI" w:eastAsia="Segoe UI" w:cs="Segoe UI"/>
          <w:color w:val="000000" w:themeColor="text1" w:themeTint="FF" w:themeShade="FF"/>
          <w:sz w:val="20"/>
          <w:szCs w:val="20"/>
        </w:rPr>
        <w:t xml:space="preserve">: </w:t>
      </w:r>
      <w:r w:rsidRPr="570CCD64" w:rsidR="009C4D8A">
        <w:rPr>
          <w:rFonts w:ascii="Segoe UI" w:hAnsi="Segoe UI" w:eastAsia="Segoe UI" w:cs="Segoe UI"/>
          <w:color w:val="000000" w:themeColor="text1" w:themeTint="FF" w:themeShade="FF"/>
          <w:sz w:val="20"/>
          <w:szCs w:val="20"/>
        </w:rPr>
        <w:t xml:space="preserve">October </w:t>
      </w:r>
      <w:r w:rsidRPr="570CCD64" w:rsidR="0062582D">
        <w:rPr>
          <w:rFonts w:ascii="Segoe UI" w:hAnsi="Segoe UI" w:eastAsia="Segoe UI" w:cs="Segoe UI"/>
          <w:color w:val="000000" w:themeColor="text1" w:themeTint="FF" w:themeShade="FF"/>
          <w:sz w:val="20"/>
          <w:szCs w:val="20"/>
        </w:rPr>
        <w:t>9</w:t>
      </w:r>
      <w:r w:rsidRPr="570CCD64" w:rsidR="00EE6E03">
        <w:rPr>
          <w:rFonts w:ascii="Segoe UI" w:hAnsi="Segoe UI" w:eastAsia="Segoe UI" w:cs="Segoe UI"/>
          <w:color w:val="000000" w:themeColor="text1" w:themeTint="FF" w:themeShade="FF"/>
          <w:sz w:val="20"/>
          <w:szCs w:val="20"/>
        </w:rPr>
        <w:t xml:space="preserve">, </w:t>
      </w:r>
      <w:r w:rsidRPr="570CCD64" w:rsidR="009C4D8A">
        <w:rPr>
          <w:rFonts w:ascii="Segoe UI" w:hAnsi="Segoe UI" w:eastAsia="Segoe UI" w:cs="Segoe UI"/>
          <w:color w:val="000000" w:themeColor="text1" w:themeTint="FF" w:themeShade="FF"/>
          <w:sz w:val="20"/>
          <w:szCs w:val="20"/>
        </w:rPr>
        <w:t>2020</w:t>
      </w:r>
      <w:ins w:author="Author" w:id="151525956">
        <w:r w:rsidRPr="570CCD64" w:rsidR="02DCA1B8">
          <w:rPr>
            <w:rFonts w:ascii="Segoe UI" w:hAnsi="Segoe UI" w:eastAsia="Segoe UI" w:cs="Segoe UI"/>
            <w:color w:val="000000" w:themeColor="text1" w:themeTint="FF" w:themeShade="FF"/>
            <w:sz w:val="20"/>
            <w:szCs w:val="20"/>
          </w:rPr>
          <w:t xml:space="preserve"> </w:t>
        </w:r>
      </w:ins>
      <w:r>
        <w:br/>
      </w:r>
      <w:r w:rsidRPr="570CCD64" w:rsidR="42DFC1E7">
        <w:rPr>
          <w:rFonts w:ascii="Segoe UI" w:hAnsi="Segoe UI" w:eastAsia="Segoe UI" w:cs="Segoe UI"/>
          <w:b w:val="1"/>
          <w:bCs w:val="1"/>
          <w:color w:val="000000" w:themeColor="text1" w:themeTint="FF" w:themeShade="FF"/>
          <w:sz w:val="20"/>
          <w:szCs w:val="20"/>
        </w:rPr>
        <w:t>Release Version</w:t>
      </w:r>
      <w:r w:rsidRPr="570CCD64" w:rsidR="42DFC1E7">
        <w:rPr>
          <w:rFonts w:ascii="Segoe UI" w:hAnsi="Segoe UI" w:eastAsia="Segoe UI" w:cs="Segoe UI"/>
          <w:color w:val="000000" w:themeColor="text1" w:themeTint="FF" w:themeShade="FF"/>
          <w:sz w:val="20"/>
          <w:szCs w:val="20"/>
        </w:rPr>
        <w:t>: v</w:t>
      </w:r>
      <w:r w:rsidRPr="570CCD64" w:rsidR="6460E53C">
        <w:rPr>
          <w:rFonts w:ascii="Segoe UI" w:hAnsi="Segoe UI" w:eastAsia="Segoe UI" w:cs="Segoe UI"/>
          <w:color w:val="000000" w:themeColor="text1" w:themeTint="FF" w:themeShade="FF"/>
          <w:sz w:val="20"/>
          <w:szCs w:val="20"/>
        </w:rPr>
        <w:t>1.</w:t>
      </w:r>
      <w:r w:rsidRPr="570CCD64" w:rsidR="001F722C">
        <w:rPr>
          <w:rFonts w:ascii="Segoe UI" w:hAnsi="Segoe UI" w:eastAsia="Segoe UI" w:cs="Segoe UI"/>
          <w:color w:val="000000" w:themeColor="text1" w:themeTint="FF" w:themeShade="FF"/>
          <w:sz w:val="20"/>
          <w:szCs w:val="20"/>
        </w:rPr>
        <w:t>0</w:t>
      </w:r>
      <w:r w:rsidRPr="570CCD64" w:rsidR="2F7A7F7D">
        <w:rPr>
          <w:rFonts w:ascii="Segoe UI" w:hAnsi="Segoe UI" w:eastAsia="Segoe UI" w:cs="Segoe UI"/>
          <w:color w:val="000000" w:themeColor="text1" w:themeTint="FF" w:themeShade="FF"/>
          <w:sz w:val="20"/>
          <w:szCs w:val="20"/>
        </w:rPr>
        <w:t>.0.2</w:t>
      </w: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eastAsiaTheme="majorEastAsia" w:cstheme="majorHAnsi"/>
          <w:b/>
          <w:bCs/>
          <w:noProof/>
          <w:color w:val="2F5496" w:themeColor="accent1" w:themeShade="BF"/>
          <w:sz w:val="20"/>
          <w:szCs w:val="20"/>
        </w:rPr>
      </w:sdtEndPr>
      <w:sdtContent>
        <w:p w:rsidRPr="00340242" w:rsidR="00C724A1" w:rsidRDefault="08D8047A" w14:paraId="5414485D" w14:textId="3064531B">
          <w:pPr>
            <w:pStyle w:val="TOCHeading"/>
            <w:rPr>
              <w:rFonts w:ascii="Segoe UI" w:hAnsi="Segoe UI" w:cs="Segoe UI"/>
            </w:rPr>
          </w:pPr>
          <w:r w:rsidRPr="1F443C40">
            <w:rPr>
              <w:rFonts w:ascii="Segoe UI" w:hAnsi="Segoe UI" w:cs="Segoe UI"/>
            </w:rPr>
            <w:t>Contents</w:t>
          </w:r>
        </w:p>
        <w:p w:rsidR="00B01621" w:rsidRDefault="006F104F" w14:paraId="1D9C1724" w14:textId="0A9F5D9C">
          <w:pPr>
            <w:pStyle w:val="TOC1"/>
            <w:rPr>
              <w:rFonts w:eastAsiaTheme="minorEastAsia"/>
              <w:noProof/>
            </w:rPr>
          </w:pPr>
          <w:r w:rsidRPr="002260D8">
            <w:rPr>
              <w:rFonts w:asciiTheme="majorHAnsi" w:hAnsiTheme="majorHAnsi" w:cstheme="majorBidi"/>
              <w:sz w:val="20"/>
              <w:szCs w:val="20"/>
            </w:rPr>
            <w:fldChar w:fldCharType="begin"/>
          </w:r>
          <w:r w:rsidRPr="1F443C40"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6187805">
            <w:r w:rsidRPr="003035AD" w:rsidR="00B01621">
              <w:rPr>
                <w:rStyle w:val="Hyperlink"/>
                <w:noProof/>
              </w:rPr>
              <w:t>Overview</w:t>
            </w:r>
            <w:r w:rsidR="00B01621">
              <w:rPr>
                <w:noProof/>
                <w:webHidden/>
              </w:rPr>
              <w:tab/>
            </w:r>
            <w:r w:rsidR="00B01621">
              <w:rPr>
                <w:noProof/>
                <w:webHidden/>
              </w:rPr>
              <w:fldChar w:fldCharType="begin"/>
            </w:r>
            <w:r w:rsidR="00B01621">
              <w:rPr>
                <w:noProof/>
                <w:webHidden/>
              </w:rPr>
              <w:instrText xml:space="preserve"> PAGEREF _Toc56187805 \h </w:instrText>
            </w:r>
            <w:r w:rsidR="00B01621">
              <w:rPr>
                <w:noProof/>
                <w:webHidden/>
              </w:rPr>
            </w:r>
            <w:r w:rsidR="00B01621">
              <w:rPr>
                <w:noProof/>
                <w:webHidden/>
              </w:rPr>
              <w:fldChar w:fldCharType="separate"/>
            </w:r>
            <w:r w:rsidR="00B01621">
              <w:rPr>
                <w:noProof/>
                <w:webHidden/>
              </w:rPr>
              <w:t>2</w:t>
            </w:r>
            <w:r w:rsidR="00B01621">
              <w:rPr>
                <w:noProof/>
                <w:webHidden/>
              </w:rPr>
              <w:fldChar w:fldCharType="end"/>
            </w:r>
          </w:hyperlink>
        </w:p>
        <w:p w:rsidR="00B01621" w:rsidRDefault="00B01621" w14:paraId="08308A30" w14:textId="0E38654A">
          <w:pPr>
            <w:pStyle w:val="TOC1"/>
            <w:rPr>
              <w:rFonts w:eastAsiaTheme="minorEastAsia"/>
              <w:noProof/>
            </w:rPr>
          </w:pPr>
          <w:hyperlink w:history="1" w:anchor="_Toc56187806">
            <w:r w:rsidRPr="003035AD">
              <w:rPr>
                <w:rStyle w:val="Hyperlink"/>
                <w:noProof/>
              </w:rPr>
              <w:t>Getting Started</w:t>
            </w:r>
            <w:r>
              <w:rPr>
                <w:noProof/>
                <w:webHidden/>
              </w:rPr>
              <w:tab/>
            </w:r>
            <w:r>
              <w:rPr>
                <w:noProof/>
                <w:webHidden/>
              </w:rPr>
              <w:fldChar w:fldCharType="begin"/>
            </w:r>
            <w:r>
              <w:rPr>
                <w:noProof/>
                <w:webHidden/>
              </w:rPr>
              <w:instrText xml:space="preserve"> PAGEREF _Toc56187806 \h </w:instrText>
            </w:r>
            <w:r>
              <w:rPr>
                <w:noProof/>
                <w:webHidden/>
              </w:rPr>
            </w:r>
            <w:r>
              <w:rPr>
                <w:noProof/>
                <w:webHidden/>
              </w:rPr>
              <w:fldChar w:fldCharType="separate"/>
            </w:r>
            <w:r>
              <w:rPr>
                <w:noProof/>
                <w:webHidden/>
              </w:rPr>
              <w:t>3</w:t>
            </w:r>
            <w:r>
              <w:rPr>
                <w:noProof/>
                <w:webHidden/>
              </w:rPr>
              <w:fldChar w:fldCharType="end"/>
            </w:r>
          </w:hyperlink>
        </w:p>
        <w:p w:rsidR="00B01621" w:rsidRDefault="00B01621" w14:paraId="4931F933" w14:textId="07BC0590">
          <w:pPr>
            <w:pStyle w:val="TOC2"/>
            <w:rPr>
              <w:rFonts w:eastAsiaTheme="minorEastAsia"/>
              <w:noProof/>
            </w:rPr>
          </w:pPr>
          <w:hyperlink w:history="1" w:anchor="_Toc56187807">
            <w:r w:rsidRPr="003035AD">
              <w:rPr>
                <w:rStyle w:val="Hyperlink"/>
                <w:noProof/>
              </w:rPr>
              <w:t>Intended Audience</w:t>
            </w:r>
            <w:r>
              <w:rPr>
                <w:noProof/>
                <w:webHidden/>
              </w:rPr>
              <w:tab/>
            </w:r>
            <w:r>
              <w:rPr>
                <w:noProof/>
                <w:webHidden/>
              </w:rPr>
              <w:fldChar w:fldCharType="begin"/>
            </w:r>
            <w:r>
              <w:rPr>
                <w:noProof/>
                <w:webHidden/>
              </w:rPr>
              <w:instrText xml:space="preserve"> PAGEREF _Toc56187807 \h </w:instrText>
            </w:r>
            <w:r>
              <w:rPr>
                <w:noProof/>
                <w:webHidden/>
              </w:rPr>
            </w:r>
            <w:r>
              <w:rPr>
                <w:noProof/>
                <w:webHidden/>
              </w:rPr>
              <w:fldChar w:fldCharType="separate"/>
            </w:r>
            <w:r>
              <w:rPr>
                <w:noProof/>
                <w:webHidden/>
              </w:rPr>
              <w:t>3</w:t>
            </w:r>
            <w:r>
              <w:rPr>
                <w:noProof/>
                <w:webHidden/>
              </w:rPr>
              <w:fldChar w:fldCharType="end"/>
            </w:r>
          </w:hyperlink>
        </w:p>
        <w:p w:rsidR="00B01621" w:rsidRDefault="00B01621" w14:paraId="1D320859" w14:textId="736D538E">
          <w:pPr>
            <w:pStyle w:val="TOC2"/>
            <w:rPr>
              <w:rFonts w:eastAsiaTheme="minorEastAsia"/>
              <w:noProof/>
            </w:rPr>
          </w:pPr>
          <w:hyperlink w:history="1" w:anchor="_Toc56187808">
            <w:r w:rsidRPr="003035AD">
              <w:rPr>
                <w:rStyle w:val="Hyperlink"/>
                <w:noProof/>
              </w:rPr>
              <w:t>Prerequisites</w:t>
            </w:r>
            <w:r>
              <w:rPr>
                <w:noProof/>
                <w:webHidden/>
              </w:rPr>
              <w:tab/>
            </w:r>
            <w:r>
              <w:rPr>
                <w:noProof/>
                <w:webHidden/>
              </w:rPr>
              <w:fldChar w:fldCharType="begin"/>
            </w:r>
            <w:r>
              <w:rPr>
                <w:noProof/>
                <w:webHidden/>
              </w:rPr>
              <w:instrText xml:space="preserve"> PAGEREF _Toc56187808 \h </w:instrText>
            </w:r>
            <w:r>
              <w:rPr>
                <w:noProof/>
                <w:webHidden/>
              </w:rPr>
            </w:r>
            <w:r>
              <w:rPr>
                <w:noProof/>
                <w:webHidden/>
              </w:rPr>
              <w:fldChar w:fldCharType="separate"/>
            </w:r>
            <w:r>
              <w:rPr>
                <w:noProof/>
                <w:webHidden/>
              </w:rPr>
              <w:t>3</w:t>
            </w:r>
            <w:r>
              <w:rPr>
                <w:noProof/>
                <w:webHidden/>
              </w:rPr>
              <w:fldChar w:fldCharType="end"/>
            </w:r>
          </w:hyperlink>
        </w:p>
        <w:p w:rsidR="00B01621" w:rsidRDefault="00B01621" w14:paraId="23770A9C" w14:textId="5D518321">
          <w:pPr>
            <w:pStyle w:val="TOC2"/>
            <w:rPr>
              <w:rFonts w:eastAsiaTheme="minorEastAsia"/>
              <w:noProof/>
            </w:rPr>
          </w:pPr>
          <w:hyperlink w:history="1" w:anchor="_Toc56187809">
            <w:r w:rsidRPr="003035AD">
              <w:rPr>
                <w:rStyle w:val="Hyperlink"/>
                <w:noProof/>
              </w:rPr>
              <w:t>Configuring Your Application Registration in Dynamics</w:t>
            </w:r>
            <w:r>
              <w:rPr>
                <w:noProof/>
                <w:webHidden/>
              </w:rPr>
              <w:tab/>
            </w:r>
            <w:r>
              <w:rPr>
                <w:noProof/>
                <w:webHidden/>
              </w:rPr>
              <w:fldChar w:fldCharType="begin"/>
            </w:r>
            <w:r>
              <w:rPr>
                <w:noProof/>
                <w:webHidden/>
              </w:rPr>
              <w:instrText xml:space="preserve"> PAGEREF _Toc56187809 \h </w:instrText>
            </w:r>
            <w:r>
              <w:rPr>
                <w:noProof/>
                <w:webHidden/>
              </w:rPr>
            </w:r>
            <w:r>
              <w:rPr>
                <w:noProof/>
                <w:webHidden/>
              </w:rPr>
              <w:fldChar w:fldCharType="separate"/>
            </w:r>
            <w:r>
              <w:rPr>
                <w:noProof/>
                <w:webHidden/>
              </w:rPr>
              <w:t>11</w:t>
            </w:r>
            <w:r>
              <w:rPr>
                <w:noProof/>
                <w:webHidden/>
              </w:rPr>
              <w:fldChar w:fldCharType="end"/>
            </w:r>
          </w:hyperlink>
        </w:p>
        <w:p w:rsidR="00B01621" w:rsidRDefault="00B01621" w14:paraId="28DED911" w14:textId="6D777665">
          <w:pPr>
            <w:pStyle w:val="TOC1"/>
            <w:rPr>
              <w:rFonts w:eastAsiaTheme="minorEastAsia"/>
              <w:noProof/>
            </w:rPr>
          </w:pPr>
          <w:hyperlink w:history="1" w:anchor="_Toc56187810">
            <w:r w:rsidRPr="003035AD">
              <w:rPr>
                <w:rStyle w:val="Hyperlink"/>
                <w:noProof/>
              </w:rPr>
              <w:t>Deploying Fundraising and Engagement for Dynamics 365 Sales Enterprise</w:t>
            </w:r>
            <w:r>
              <w:rPr>
                <w:noProof/>
                <w:webHidden/>
              </w:rPr>
              <w:tab/>
            </w:r>
            <w:r>
              <w:rPr>
                <w:noProof/>
                <w:webHidden/>
              </w:rPr>
              <w:fldChar w:fldCharType="begin"/>
            </w:r>
            <w:r>
              <w:rPr>
                <w:noProof/>
                <w:webHidden/>
              </w:rPr>
              <w:instrText xml:space="preserve"> PAGEREF _Toc56187810 \h </w:instrText>
            </w:r>
            <w:r>
              <w:rPr>
                <w:noProof/>
                <w:webHidden/>
              </w:rPr>
            </w:r>
            <w:r>
              <w:rPr>
                <w:noProof/>
                <w:webHidden/>
              </w:rPr>
              <w:fldChar w:fldCharType="separate"/>
            </w:r>
            <w:r>
              <w:rPr>
                <w:noProof/>
                <w:webHidden/>
              </w:rPr>
              <w:t>12</w:t>
            </w:r>
            <w:r>
              <w:rPr>
                <w:noProof/>
                <w:webHidden/>
              </w:rPr>
              <w:fldChar w:fldCharType="end"/>
            </w:r>
          </w:hyperlink>
        </w:p>
        <w:p w:rsidR="00B01621" w:rsidRDefault="00B01621" w14:paraId="083A2537" w14:textId="73251D16">
          <w:pPr>
            <w:pStyle w:val="TOC2"/>
            <w:rPr>
              <w:rFonts w:eastAsiaTheme="minorEastAsia"/>
              <w:noProof/>
            </w:rPr>
          </w:pPr>
          <w:hyperlink w:history="1" w:anchor="_Toc56187811">
            <w:r w:rsidRPr="003035AD">
              <w:rPr>
                <w:rStyle w:val="Hyperlink"/>
                <w:noProof/>
              </w:rPr>
              <w:t>Prerequisites Installed During Solution Deployment</w:t>
            </w:r>
            <w:r>
              <w:rPr>
                <w:noProof/>
                <w:webHidden/>
              </w:rPr>
              <w:tab/>
            </w:r>
            <w:r>
              <w:rPr>
                <w:noProof/>
                <w:webHidden/>
              </w:rPr>
              <w:fldChar w:fldCharType="begin"/>
            </w:r>
            <w:r>
              <w:rPr>
                <w:noProof/>
                <w:webHidden/>
              </w:rPr>
              <w:instrText xml:space="preserve"> PAGEREF _Toc56187811 \h </w:instrText>
            </w:r>
            <w:r>
              <w:rPr>
                <w:noProof/>
                <w:webHidden/>
              </w:rPr>
            </w:r>
            <w:r>
              <w:rPr>
                <w:noProof/>
                <w:webHidden/>
              </w:rPr>
              <w:fldChar w:fldCharType="separate"/>
            </w:r>
            <w:r>
              <w:rPr>
                <w:noProof/>
                <w:webHidden/>
              </w:rPr>
              <w:t>12</w:t>
            </w:r>
            <w:r>
              <w:rPr>
                <w:noProof/>
                <w:webHidden/>
              </w:rPr>
              <w:fldChar w:fldCharType="end"/>
            </w:r>
          </w:hyperlink>
        </w:p>
        <w:p w:rsidR="00B01621" w:rsidRDefault="00B01621" w14:paraId="39B25FC2" w14:textId="5E4C0F7A">
          <w:pPr>
            <w:pStyle w:val="TOC2"/>
            <w:rPr>
              <w:rFonts w:eastAsiaTheme="minorEastAsia"/>
              <w:noProof/>
            </w:rPr>
          </w:pPr>
          <w:hyperlink w:history="1" w:anchor="_Toc56187812">
            <w:r w:rsidRPr="003035AD">
              <w:rPr>
                <w:rStyle w:val="Hyperlink"/>
                <w:noProof/>
              </w:rPr>
              <w:t>Acquire Fundraising and Engagement from within Dynamics</w:t>
            </w:r>
            <w:r>
              <w:rPr>
                <w:noProof/>
                <w:webHidden/>
              </w:rPr>
              <w:tab/>
            </w:r>
            <w:r>
              <w:rPr>
                <w:noProof/>
                <w:webHidden/>
              </w:rPr>
              <w:fldChar w:fldCharType="begin"/>
            </w:r>
            <w:r>
              <w:rPr>
                <w:noProof/>
                <w:webHidden/>
              </w:rPr>
              <w:instrText xml:space="preserve"> PAGEREF _Toc56187812 \h </w:instrText>
            </w:r>
            <w:r>
              <w:rPr>
                <w:noProof/>
                <w:webHidden/>
              </w:rPr>
            </w:r>
            <w:r>
              <w:rPr>
                <w:noProof/>
                <w:webHidden/>
              </w:rPr>
              <w:fldChar w:fldCharType="separate"/>
            </w:r>
            <w:r>
              <w:rPr>
                <w:noProof/>
                <w:webHidden/>
              </w:rPr>
              <w:t>13</w:t>
            </w:r>
            <w:r>
              <w:rPr>
                <w:noProof/>
                <w:webHidden/>
              </w:rPr>
              <w:fldChar w:fldCharType="end"/>
            </w:r>
          </w:hyperlink>
        </w:p>
        <w:p w:rsidR="00B01621" w:rsidRDefault="00B01621" w14:paraId="0B1078D6" w14:textId="04866C19">
          <w:pPr>
            <w:pStyle w:val="TOC2"/>
            <w:rPr>
              <w:rFonts w:eastAsiaTheme="minorEastAsia"/>
              <w:noProof/>
            </w:rPr>
          </w:pPr>
          <w:hyperlink w:history="1" w:anchor="_Toc56187813">
            <w:r w:rsidRPr="003035AD">
              <w:rPr>
                <w:rStyle w:val="Hyperlink"/>
                <w:noProof/>
              </w:rPr>
              <w:t>Acquire from AppSource</w:t>
            </w:r>
            <w:r>
              <w:rPr>
                <w:noProof/>
                <w:webHidden/>
              </w:rPr>
              <w:tab/>
            </w:r>
            <w:r>
              <w:rPr>
                <w:noProof/>
                <w:webHidden/>
              </w:rPr>
              <w:fldChar w:fldCharType="begin"/>
            </w:r>
            <w:r>
              <w:rPr>
                <w:noProof/>
                <w:webHidden/>
              </w:rPr>
              <w:instrText xml:space="preserve"> PAGEREF _Toc56187813 \h </w:instrText>
            </w:r>
            <w:r>
              <w:rPr>
                <w:noProof/>
                <w:webHidden/>
              </w:rPr>
            </w:r>
            <w:r>
              <w:rPr>
                <w:noProof/>
                <w:webHidden/>
              </w:rPr>
              <w:fldChar w:fldCharType="separate"/>
            </w:r>
            <w:r>
              <w:rPr>
                <w:noProof/>
                <w:webHidden/>
              </w:rPr>
              <w:t>14</w:t>
            </w:r>
            <w:r>
              <w:rPr>
                <w:noProof/>
                <w:webHidden/>
              </w:rPr>
              <w:fldChar w:fldCharType="end"/>
            </w:r>
          </w:hyperlink>
        </w:p>
        <w:p w:rsidR="00B01621" w:rsidRDefault="00B01621" w14:paraId="11F857AD" w14:textId="38EC45C2">
          <w:pPr>
            <w:pStyle w:val="TOC1"/>
            <w:rPr>
              <w:rFonts w:eastAsiaTheme="minorEastAsia"/>
              <w:noProof/>
            </w:rPr>
          </w:pPr>
          <w:hyperlink w:history="1" w:anchor="_Toc56187814">
            <w:r w:rsidRPr="003035AD">
              <w:rPr>
                <w:rStyle w:val="Hyperlink"/>
                <w:noProof/>
              </w:rPr>
              <w:t>Provisioning the ARM Template</w:t>
            </w:r>
            <w:r>
              <w:rPr>
                <w:noProof/>
                <w:webHidden/>
              </w:rPr>
              <w:tab/>
            </w:r>
            <w:r>
              <w:rPr>
                <w:noProof/>
                <w:webHidden/>
              </w:rPr>
              <w:fldChar w:fldCharType="begin"/>
            </w:r>
            <w:r>
              <w:rPr>
                <w:noProof/>
                <w:webHidden/>
              </w:rPr>
              <w:instrText xml:space="preserve"> PAGEREF _Toc56187814 \h </w:instrText>
            </w:r>
            <w:r>
              <w:rPr>
                <w:noProof/>
                <w:webHidden/>
              </w:rPr>
            </w:r>
            <w:r>
              <w:rPr>
                <w:noProof/>
                <w:webHidden/>
              </w:rPr>
              <w:fldChar w:fldCharType="separate"/>
            </w:r>
            <w:r>
              <w:rPr>
                <w:noProof/>
                <w:webHidden/>
              </w:rPr>
              <w:t>16</w:t>
            </w:r>
            <w:r>
              <w:rPr>
                <w:noProof/>
                <w:webHidden/>
              </w:rPr>
              <w:fldChar w:fldCharType="end"/>
            </w:r>
          </w:hyperlink>
        </w:p>
        <w:p w:rsidR="00B01621" w:rsidRDefault="00B01621" w14:paraId="7F484895" w14:textId="408163D0">
          <w:pPr>
            <w:pStyle w:val="TOC2"/>
            <w:rPr>
              <w:rFonts w:eastAsiaTheme="minorEastAsia"/>
              <w:noProof/>
            </w:rPr>
          </w:pPr>
          <w:hyperlink w:history="1" w:anchor="_Toc56187815">
            <w:r w:rsidRPr="003035AD">
              <w:rPr>
                <w:rStyle w:val="Hyperlink"/>
                <w:noProof/>
              </w:rPr>
              <w:t>Azure Components Created</w:t>
            </w:r>
            <w:r>
              <w:rPr>
                <w:noProof/>
                <w:webHidden/>
              </w:rPr>
              <w:tab/>
            </w:r>
            <w:r>
              <w:rPr>
                <w:noProof/>
                <w:webHidden/>
              </w:rPr>
              <w:fldChar w:fldCharType="begin"/>
            </w:r>
            <w:r>
              <w:rPr>
                <w:noProof/>
                <w:webHidden/>
              </w:rPr>
              <w:instrText xml:space="preserve"> PAGEREF _Toc56187815 \h </w:instrText>
            </w:r>
            <w:r>
              <w:rPr>
                <w:noProof/>
                <w:webHidden/>
              </w:rPr>
            </w:r>
            <w:r>
              <w:rPr>
                <w:noProof/>
                <w:webHidden/>
              </w:rPr>
              <w:fldChar w:fldCharType="separate"/>
            </w:r>
            <w:r>
              <w:rPr>
                <w:noProof/>
                <w:webHidden/>
              </w:rPr>
              <w:t>16</w:t>
            </w:r>
            <w:r>
              <w:rPr>
                <w:noProof/>
                <w:webHidden/>
              </w:rPr>
              <w:fldChar w:fldCharType="end"/>
            </w:r>
          </w:hyperlink>
        </w:p>
        <w:p w:rsidR="00B01621" w:rsidRDefault="00B01621" w14:paraId="131579F0" w14:textId="74580820">
          <w:pPr>
            <w:pStyle w:val="TOC2"/>
            <w:rPr>
              <w:rFonts w:eastAsiaTheme="minorEastAsia"/>
              <w:noProof/>
            </w:rPr>
          </w:pPr>
          <w:hyperlink w:history="1" w:anchor="_Toc56187816">
            <w:r w:rsidRPr="003035AD">
              <w:rPr>
                <w:rStyle w:val="Hyperlink"/>
                <w:noProof/>
              </w:rPr>
              <w:t>Setting up Azure Components to Support Multiple Dynamics Environments</w:t>
            </w:r>
            <w:r>
              <w:rPr>
                <w:noProof/>
                <w:webHidden/>
              </w:rPr>
              <w:tab/>
            </w:r>
            <w:r>
              <w:rPr>
                <w:noProof/>
                <w:webHidden/>
              </w:rPr>
              <w:fldChar w:fldCharType="begin"/>
            </w:r>
            <w:r>
              <w:rPr>
                <w:noProof/>
                <w:webHidden/>
              </w:rPr>
              <w:instrText xml:space="preserve"> PAGEREF _Toc56187816 \h </w:instrText>
            </w:r>
            <w:r>
              <w:rPr>
                <w:noProof/>
                <w:webHidden/>
              </w:rPr>
            </w:r>
            <w:r>
              <w:rPr>
                <w:noProof/>
                <w:webHidden/>
              </w:rPr>
              <w:fldChar w:fldCharType="separate"/>
            </w:r>
            <w:r>
              <w:rPr>
                <w:noProof/>
                <w:webHidden/>
              </w:rPr>
              <w:t>17</w:t>
            </w:r>
            <w:r>
              <w:rPr>
                <w:noProof/>
                <w:webHidden/>
              </w:rPr>
              <w:fldChar w:fldCharType="end"/>
            </w:r>
          </w:hyperlink>
        </w:p>
        <w:p w:rsidR="00B01621" w:rsidRDefault="00B01621" w14:paraId="39F39EC4" w14:textId="3434F2DC">
          <w:pPr>
            <w:pStyle w:val="TOC2"/>
            <w:rPr>
              <w:rFonts w:eastAsiaTheme="minorEastAsia"/>
              <w:noProof/>
            </w:rPr>
          </w:pPr>
          <w:hyperlink w:history="1" w:anchor="_Toc56187817">
            <w:r w:rsidRPr="003035AD">
              <w:rPr>
                <w:rStyle w:val="Hyperlink"/>
                <w:noProof/>
              </w:rPr>
              <w:t>Deploying the ARM Template</w:t>
            </w:r>
            <w:r>
              <w:rPr>
                <w:noProof/>
                <w:webHidden/>
              </w:rPr>
              <w:tab/>
            </w:r>
            <w:r>
              <w:rPr>
                <w:noProof/>
                <w:webHidden/>
              </w:rPr>
              <w:fldChar w:fldCharType="begin"/>
            </w:r>
            <w:r>
              <w:rPr>
                <w:noProof/>
                <w:webHidden/>
              </w:rPr>
              <w:instrText xml:space="preserve"> PAGEREF _Toc56187817 \h </w:instrText>
            </w:r>
            <w:r>
              <w:rPr>
                <w:noProof/>
                <w:webHidden/>
              </w:rPr>
            </w:r>
            <w:r>
              <w:rPr>
                <w:noProof/>
                <w:webHidden/>
              </w:rPr>
              <w:fldChar w:fldCharType="separate"/>
            </w:r>
            <w:r>
              <w:rPr>
                <w:noProof/>
                <w:webHidden/>
              </w:rPr>
              <w:t>17</w:t>
            </w:r>
            <w:r>
              <w:rPr>
                <w:noProof/>
                <w:webHidden/>
              </w:rPr>
              <w:fldChar w:fldCharType="end"/>
            </w:r>
          </w:hyperlink>
        </w:p>
        <w:p w:rsidR="00B01621" w:rsidRDefault="00B01621" w14:paraId="521E8FFB" w14:textId="66858701">
          <w:pPr>
            <w:pStyle w:val="TOC2"/>
            <w:rPr>
              <w:rFonts w:eastAsiaTheme="minorEastAsia"/>
              <w:noProof/>
            </w:rPr>
          </w:pPr>
          <w:hyperlink w:history="1" w:anchor="_Toc56187818">
            <w:r w:rsidRPr="003035AD">
              <w:rPr>
                <w:rStyle w:val="Hyperlink"/>
                <w:noProof/>
              </w:rPr>
              <w:t>Adding the Azure SQL User Accounts</w:t>
            </w:r>
            <w:r>
              <w:rPr>
                <w:noProof/>
                <w:webHidden/>
              </w:rPr>
              <w:tab/>
            </w:r>
            <w:r>
              <w:rPr>
                <w:noProof/>
                <w:webHidden/>
              </w:rPr>
              <w:fldChar w:fldCharType="begin"/>
            </w:r>
            <w:r>
              <w:rPr>
                <w:noProof/>
                <w:webHidden/>
              </w:rPr>
              <w:instrText xml:space="preserve"> PAGEREF _Toc56187818 \h </w:instrText>
            </w:r>
            <w:r>
              <w:rPr>
                <w:noProof/>
                <w:webHidden/>
              </w:rPr>
            </w:r>
            <w:r>
              <w:rPr>
                <w:noProof/>
                <w:webHidden/>
              </w:rPr>
              <w:fldChar w:fldCharType="separate"/>
            </w:r>
            <w:r>
              <w:rPr>
                <w:noProof/>
                <w:webHidden/>
              </w:rPr>
              <w:t>21</w:t>
            </w:r>
            <w:r>
              <w:rPr>
                <w:noProof/>
                <w:webHidden/>
              </w:rPr>
              <w:fldChar w:fldCharType="end"/>
            </w:r>
          </w:hyperlink>
        </w:p>
        <w:p w:rsidR="00B01621" w:rsidRDefault="00B01621" w14:paraId="798674A9" w14:textId="74033405">
          <w:pPr>
            <w:pStyle w:val="TOC1"/>
            <w:rPr>
              <w:rFonts w:eastAsiaTheme="minorEastAsia"/>
              <w:noProof/>
            </w:rPr>
          </w:pPr>
          <w:hyperlink w:history="1" w:anchor="_Toc56187819">
            <w:r w:rsidRPr="003035AD">
              <w:rPr>
                <w:rStyle w:val="Hyperlink"/>
                <w:noProof/>
              </w:rPr>
              <w:t>Deploying the Fundraising and Engagement components to Azure</w:t>
            </w:r>
            <w:r>
              <w:rPr>
                <w:noProof/>
                <w:webHidden/>
              </w:rPr>
              <w:tab/>
            </w:r>
            <w:r>
              <w:rPr>
                <w:noProof/>
                <w:webHidden/>
              </w:rPr>
              <w:fldChar w:fldCharType="begin"/>
            </w:r>
            <w:r>
              <w:rPr>
                <w:noProof/>
                <w:webHidden/>
              </w:rPr>
              <w:instrText xml:space="preserve"> PAGEREF _Toc56187819 \h </w:instrText>
            </w:r>
            <w:r>
              <w:rPr>
                <w:noProof/>
                <w:webHidden/>
              </w:rPr>
            </w:r>
            <w:r>
              <w:rPr>
                <w:noProof/>
                <w:webHidden/>
              </w:rPr>
              <w:fldChar w:fldCharType="separate"/>
            </w:r>
            <w:r>
              <w:rPr>
                <w:noProof/>
                <w:webHidden/>
              </w:rPr>
              <w:t>23</w:t>
            </w:r>
            <w:r>
              <w:rPr>
                <w:noProof/>
                <w:webHidden/>
              </w:rPr>
              <w:fldChar w:fldCharType="end"/>
            </w:r>
          </w:hyperlink>
        </w:p>
        <w:p w:rsidR="00B01621" w:rsidRDefault="00B01621" w14:paraId="3636677D" w14:textId="40164A7A">
          <w:pPr>
            <w:pStyle w:val="TOC2"/>
            <w:rPr>
              <w:rFonts w:eastAsiaTheme="minorEastAsia"/>
              <w:noProof/>
            </w:rPr>
          </w:pPr>
          <w:hyperlink w:history="1" w:anchor="_Toc56187820">
            <w:r w:rsidRPr="003035AD">
              <w:rPr>
                <w:rStyle w:val="Hyperlink"/>
                <w:noProof/>
              </w:rPr>
              <w:t>Clone the Solution</w:t>
            </w:r>
            <w:r>
              <w:rPr>
                <w:noProof/>
                <w:webHidden/>
              </w:rPr>
              <w:tab/>
            </w:r>
            <w:r>
              <w:rPr>
                <w:noProof/>
                <w:webHidden/>
              </w:rPr>
              <w:fldChar w:fldCharType="begin"/>
            </w:r>
            <w:r>
              <w:rPr>
                <w:noProof/>
                <w:webHidden/>
              </w:rPr>
              <w:instrText xml:space="preserve"> PAGEREF _Toc56187820 \h </w:instrText>
            </w:r>
            <w:r>
              <w:rPr>
                <w:noProof/>
                <w:webHidden/>
              </w:rPr>
            </w:r>
            <w:r>
              <w:rPr>
                <w:noProof/>
                <w:webHidden/>
              </w:rPr>
              <w:fldChar w:fldCharType="separate"/>
            </w:r>
            <w:r>
              <w:rPr>
                <w:noProof/>
                <w:webHidden/>
              </w:rPr>
              <w:t>23</w:t>
            </w:r>
            <w:r>
              <w:rPr>
                <w:noProof/>
                <w:webHidden/>
              </w:rPr>
              <w:fldChar w:fldCharType="end"/>
            </w:r>
          </w:hyperlink>
        </w:p>
        <w:p w:rsidR="00B01621" w:rsidRDefault="00B01621" w14:paraId="602CF60F" w14:textId="4280A4D7">
          <w:pPr>
            <w:pStyle w:val="TOC2"/>
            <w:rPr>
              <w:rFonts w:eastAsiaTheme="minorEastAsia"/>
              <w:noProof/>
            </w:rPr>
          </w:pPr>
          <w:hyperlink w:history="1" w:anchor="_Toc56187821">
            <w:r w:rsidRPr="003035AD">
              <w:rPr>
                <w:rStyle w:val="Hyperlink"/>
                <w:noProof/>
              </w:rPr>
              <w:t>Build the Solution</w:t>
            </w:r>
            <w:r>
              <w:rPr>
                <w:noProof/>
                <w:webHidden/>
              </w:rPr>
              <w:tab/>
            </w:r>
            <w:r>
              <w:rPr>
                <w:noProof/>
                <w:webHidden/>
              </w:rPr>
              <w:fldChar w:fldCharType="begin"/>
            </w:r>
            <w:r>
              <w:rPr>
                <w:noProof/>
                <w:webHidden/>
              </w:rPr>
              <w:instrText xml:space="preserve"> PAGEREF _Toc56187821 \h </w:instrText>
            </w:r>
            <w:r>
              <w:rPr>
                <w:noProof/>
                <w:webHidden/>
              </w:rPr>
            </w:r>
            <w:r>
              <w:rPr>
                <w:noProof/>
                <w:webHidden/>
              </w:rPr>
              <w:fldChar w:fldCharType="separate"/>
            </w:r>
            <w:r>
              <w:rPr>
                <w:noProof/>
                <w:webHidden/>
              </w:rPr>
              <w:t>25</w:t>
            </w:r>
            <w:r>
              <w:rPr>
                <w:noProof/>
                <w:webHidden/>
              </w:rPr>
              <w:fldChar w:fldCharType="end"/>
            </w:r>
          </w:hyperlink>
        </w:p>
        <w:p w:rsidR="00B01621" w:rsidRDefault="00B01621" w14:paraId="37E87A83" w14:textId="1C162EC1">
          <w:pPr>
            <w:pStyle w:val="TOC2"/>
            <w:rPr>
              <w:rFonts w:eastAsiaTheme="minorEastAsia"/>
              <w:noProof/>
            </w:rPr>
          </w:pPr>
          <w:hyperlink w:history="1" w:anchor="_Toc56187822">
            <w:r w:rsidRPr="003035AD">
              <w:rPr>
                <w:rStyle w:val="Hyperlink"/>
                <w:noProof/>
              </w:rPr>
              <w:t>Deploy to Azure</w:t>
            </w:r>
            <w:r>
              <w:rPr>
                <w:noProof/>
                <w:webHidden/>
              </w:rPr>
              <w:tab/>
            </w:r>
            <w:r>
              <w:rPr>
                <w:noProof/>
                <w:webHidden/>
              </w:rPr>
              <w:fldChar w:fldCharType="begin"/>
            </w:r>
            <w:r>
              <w:rPr>
                <w:noProof/>
                <w:webHidden/>
              </w:rPr>
              <w:instrText xml:space="preserve"> PAGEREF _Toc56187822 \h </w:instrText>
            </w:r>
            <w:r>
              <w:rPr>
                <w:noProof/>
                <w:webHidden/>
              </w:rPr>
            </w:r>
            <w:r>
              <w:rPr>
                <w:noProof/>
                <w:webHidden/>
              </w:rPr>
              <w:fldChar w:fldCharType="separate"/>
            </w:r>
            <w:r>
              <w:rPr>
                <w:noProof/>
                <w:webHidden/>
              </w:rPr>
              <w:t>26</w:t>
            </w:r>
            <w:r>
              <w:rPr>
                <w:noProof/>
                <w:webHidden/>
              </w:rPr>
              <w:fldChar w:fldCharType="end"/>
            </w:r>
          </w:hyperlink>
        </w:p>
        <w:p w:rsidR="00B01621" w:rsidRDefault="00B01621" w14:paraId="6CB0BDFE" w14:textId="1C4E0DE0">
          <w:pPr>
            <w:pStyle w:val="TOC2"/>
            <w:rPr>
              <w:rFonts w:eastAsiaTheme="minorEastAsia"/>
              <w:noProof/>
            </w:rPr>
          </w:pPr>
          <w:hyperlink w:history="1" w:anchor="_Toc56187823">
            <w:r w:rsidRPr="003035AD">
              <w:rPr>
                <w:rStyle w:val="Hyperlink"/>
                <w:noProof/>
              </w:rPr>
              <w:t>Populate the Azure SQL Schema (Using C# Migrations)</w:t>
            </w:r>
            <w:r>
              <w:rPr>
                <w:noProof/>
                <w:webHidden/>
              </w:rPr>
              <w:tab/>
            </w:r>
            <w:r>
              <w:rPr>
                <w:noProof/>
                <w:webHidden/>
              </w:rPr>
              <w:fldChar w:fldCharType="begin"/>
            </w:r>
            <w:r>
              <w:rPr>
                <w:noProof/>
                <w:webHidden/>
              </w:rPr>
              <w:instrText xml:space="preserve"> PAGEREF _Toc56187823 \h </w:instrText>
            </w:r>
            <w:r>
              <w:rPr>
                <w:noProof/>
                <w:webHidden/>
              </w:rPr>
            </w:r>
            <w:r>
              <w:rPr>
                <w:noProof/>
                <w:webHidden/>
              </w:rPr>
              <w:fldChar w:fldCharType="separate"/>
            </w:r>
            <w:r>
              <w:rPr>
                <w:noProof/>
                <w:webHidden/>
              </w:rPr>
              <w:t>33</w:t>
            </w:r>
            <w:r>
              <w:rPr>
                <w:noProof/>
                <w:webHidden/>
              </w:rPr>
              <w:fldChar w:fldCharType="end"/>
            </w:r>
          </w:hyperlink>
        </w:p>
        <w:p w:rsidR="00B01621" w:rsidRDefault="00B01621" w14:paraId="5375A146" w14:textId="2E3C1BC9">
          <w:pPr>
            <w:pStyle w:val="TOC1"/>
            <w:rPr>
              <w:rFonts w:eastAsiaTheme="minorEastAsia"/>
              <w:noProof/>
            </w:rPr>
          </w:pPr>
          <w:hyperlink w:history="1" w:anchor="_Toc56187824">
            <w:r w:rsidRPr="003035AD">
              <w:rPr>
                <w:rStyle w:val="Hyperlink"/>
                <w:noProof/>
              </w:rPr>
              <w:t>Post Deployment Tasks (Dynamics 365)</w:t>
            </w:r>
            <w:r>
              <w:rPr>
                <w:noProof/>
                <w:webHidden/>
              </w:rPr>
              <w:tab/>
            </w:r>
            <w:r>
              <w:rPr>
                <w:noProof/>
                <w:webHidden/>
              </w:rPr>
              <w:fldChar w:fldCharType="begin"/>
            </w:r>
            <w:r>
              <w:rPr>
                <w:noProof/>
                <w:webHidden/>
              </w:rPr>
              <w:instrText xml:space="preserve"> PAGEREF _Toc56187824 \h </w:instrText>
            </w:r>
            <w:r>
              <w:rPr>
                <w:noProof/>
                <w:webHidden/>
              </w:rPr>
            </w:r>
            <w:r>
              <w:rPr>
                <w:noProof/>
                <w:webHidden/>
              </w:rPr>
              <w:fldChar w:fldCharType="separate"/>
            </w:r>
            <w:r>
              <w:rPr>
                <w:noProof/>
                <w:webHidden/>
              </w:rPr>
              <w:t>38</w:t>
            </w:r>
            <w:r>
              <w:rPr>
                <w:noProof/>
                <w:webHidden/>
              </w:rPr>
              <w:fldChar w:fldCharType="end"/>
            </w:r>
          </w:hyperlink>
        </w:p>
        <w:p w:rsidR="00B01621" w:rsidRDefault="00B01621" w14:paraId="62B8D8C3" w14:textId="16F17A74">
          <w:pPr>
            <w:pStyle w:val="TOC2"/>
            <w:rPr>
              <w:rFonts w:eastAsiaTheme="minorEastAsia"/>
              <w:noProof/>
            </w:rPr>
          </w:pPr>
          <w:hyperlink w:history="1" w:anchor="_Toc56187825">
            <w:r w:rsidRPr="003035AD">
              <w:rPr>
                <w:rStyle w:val="Hyperlink"/>
                <w:noProof/>
              </w:rPr>
              <w:t>Configuration Record Prerequisites</w:t>
            </w:r>
            <w:r>
              <w:rPr>
                <w:noProof/>
                <w:webHidden/>
              </w:rPr>
              <w:tab/>
            </w:r>
            <w:r>
              <w:rPr>
                <w:noProof/>
                <w:webHidden/>
              </w:rPr>
              <w:fldChar w:fldCharType="begin"/>
            </w:r>
            <w:r>
              <w:rPr>
                <w:noProof/>
                <w:webHidden/>
              </w:rPr>
              <w:instrText xml:space="preserve"> PAGEREF _Toc56187825 \h </w:instrText>
            </w:r>
            <w:r>
              <w:rPr>
                <w:noProof/>
                <w:webHidden/>
              </w:rPr>
            </w:r>
            <w:r>
              <w:rPr>
                <w:noProof/>
                <w:webHidden/>
              </w:rPr>
              <w:fldChar w:fldCharType="separate"/>
            </w:r>
            <w:r>
              <w:rPr>
                <w:noProof/>
                <w:webHidden/>
              </w:rPr>
              <w:t>38</w:t>
            </w:r>
            <w:r>
              <w:rPr>
                <w:noProof/>
                <w:webHidden/>
              </w:rPr>
              <w:fldChar w:fldCharType="end"/>
            </w:r>
          </w:hyperlink>
        </w:p>
        <w:p w:rsidR="00B01621" w:rsidRDefault="00B01621" w14:paraId="6860A4FA" w14:textId="466F02C9">
          <w:pPr>
            <w:pStyle w:val="TOC2"/>
            <w:rPr>
              <w:rFonts w:eastAsiaTheme="minorEastAsia"/>
              <w:noProof/>
            </w:rPr>
          </w:pPr>
          <w:hyperlink w:history="1" w:anchor="_Toc56187826">
            <w:r w:rsidRPr="003035AD">
              <w:rPr>
                <w:rStyle w:val="Hyperlink"/>
                <w:noProof/>
              </w:rPr>
              <w:t>Assigning Configuration Settings to Dynamics 365 Users</w:t>
            </w:r>
            <w:r>
              <w:rPr>
                <w:noProof/>
                <w:webHidden/>
              </w:rPr>
              <w:tab/>
            </w:r>
            <w:r>
              <w:rPr>
                <w:noProof/>
                <w:webHidden/>
              </w:rPr>
              <w:fldChar w:fldCharType="begin"/>
            </w:r>
            <w:r>
              <w:rPr>
                <w:noProof/>
                <w:webHidden/>
              </w:rPr>
              <w:instrText xml:space="preserve"> PAGEREF _Toc56187826 \h </w:instrText>
            </w:r>
            <w:r>
              <w:rPr>
                <w:noProof/>
                <w:webHidden/>
              </w:rPr>
            </w:r>
            <w:r>
              <w:rPr>
                <w:noProof/>
                <w:webHidden/>
              </w:rPr>
              <w:fldChar w:fldCharType="separate"/>
            </w:r>
            <w:r>
              <w:rPr>
                <w:noProof/>
                <w:webHidden/>
              </w:rPr>
              <w:t>41</w:t>
            </w:r>
            <w:r>
              <w:rPr>
                <w:noProof/>
                <w:webHidden/>
              </w:rPr>
              <w:fldChar w:fldCharType="end"/>
            </w:r>
          </w:hyperlink>
        </w:p>
        <w:p w:rsidR="00B01621" w:rsidRDefault="00B01621" w14:paraId="5EA5F97D" w14:textId="6D0AF537">
          <w:pPr>
            <w:pStyle w:val="TOC1"/>
            <w:rPr>
              <w:rFonts w:eastAsiaTheme="minorEastAsia"/>
              <w:noProof/>
            </w:rPr>
          </w:pPr>
          <w:hyperlink w:history="1" w:anchor="_Toc56187827">
            <w:r w:rsidRPr="003035AD">
              <w:rPr>
                <w:rStyle w:val="Hyperlink"/>
                <w:noProof/>
              </w:rPr>
              <w:t>Troubleshooting</w:t>
            </w:r>
            <w:r>
              <w:rPr>
                <w:noProof/>
                <w:webHidden/>
              </w:rPr>
              <w:tab/>
            </w:r>
            <w:r>
              <w:rPr>
                <w:noProof/>
                <w:webHidden/>
              </w:rPr>
              <w:fldChar w:fldCharType="begin"/>
            </w:r>
            <w:r>
              <w:rPr>
                <w:noProof/>
                <w:webHidden/>
              </w:rPr>
              <w:instrText xml:space="preserve"> PAGEREF _Toc56187827 \h </w:instrText>
            </w:r>
            <w:r>
              <w:rPr>
                <w:noProof/>
                <w:webHidden/>
              </w:rPr>
            </w:r>
            <w:r>
              <w:rPr>
                <w:noProof/>
                <w:webHidden/>
              </w:rPr>
              <w:fldChar w:fldCharType="separate"/>
            </w:r>
            <w:r>
              <w:rPr>
                <w:noProof/>
                <w:webHidden/>
              </w:rPr>
              <w:t>43</w:t>
            </w:r>
            <w:r>
              <w:rPr>
                <w:noProof/>
                <w:webHidden/>
              </w:rPr>
              <w:fldChar w:fldCharType="end"/>
            </w:r>
          </w:hyperlink>
        </w:p>
        <w:p w:rsidR="00B01621" w:rsidRDefault="00B01621" w14:paraId="2061151E" w14:textId="6936A6DF">
          <w:pPr>
            <w:pStyle w:val="TOC2"/>
            <w:rPr>
              <w:rFonts w:eastAsiaTheme="minorEastAsia"/>
              <w:noProof/>
            </w:rPr>
          </w:pPr>
          <w:hyperlink w:history="1" w:anchor="_Toc56187828">
            <w:r w:rsidRPr="003035AD">
              <w:rPr>
                <w:rStyle w:val="Hyperlink"/>
                <w:noProof/>
              </w:rPr>
              <w:t>When a Failure Occurs</w:t>
            </w:r>
            <w:r>
              <w:rPr>
                <w:noProof/>
                <w:webHidden/>
              </w:rPr>
              <w:tab/>
            </w:r>
            <w:r>
              <w:rPr>
                <w:noProof/>
                <w:webHidden/>
              </w:rPr>
              <w:fldChar w:fldCharType="begin"/>
            </w:r>
            <w:r>
              <w:rPr>
                <w:noProof/>
                <w:webHidden/>
              </w:rPr>
              <w:instrText xml:space="preserve"> PAGEREF _Toc56187828 \h </w:instrText>
            </w:r>
            <w:r>
              <w:rPr>
                <w:noProof/>
                <w:webHidden/>
              </w:rPr>
            </w:r>
            <w:r>
              <w:rPr>
                <w:noProof/>
                <w:webHidden/>
              </w:rPr>
              <w:fldChar w:fldCharType="separate"/>
            </w:r>
            <w:r>
              <w:rPr>
                <w:noProof/>
                <w:webHidden/>
              </w:rPr>
              <w:t>43</w:t>
            </w:r>
            <w:r>
              <w:rPr>
                <w:noProof/>
                <w:webHidden/>
              </w:rPr>
              <w:fldChar w:fldCharType="end"/>
            </w:r>
          </w:hyperlink>
        </w:p>
        <w:p w:rsidR="00B01621" w:rsidRDefault="00B01621" w14:paraId="4773D82B" w14:textId="172D90EB">
          <w:pPr>
            <w:pStyle w:val="TOC2"/>
            <w:rPr>
              <w:rFonts w:eastAsiaTheme="minorEastAsia"/>
              <w:noProof/>
            </w:rPr>
          </w:pPr>
          <w:hyperlink w:history="1" w:anchor="_Toc56187829">
            <w:r w:rsidRPr="003035AD">
              <w:rPr>
                <w:rStyle w:val="Hyperlink"/>
                <w:noProof/>
              </w:rPr>
              <w:t>Updating Visual Studio 2019 Community Edition (or Higher)</w:t>
            </w:r>
            <w:r>
              <w:rPr>
                <w:noProof/>
                <w:webHidden/>
              </w:rPr>
              <w:tab/>
            </w:r>
            <w:r>
              <w:rPr>
                <w:noProof/>
                <w:webHidden/>
              </w:rPr>
              <w:fldChar w:fldCharType="begin"/>
            </w:r>
            <w:r>
              <w:rPr>
                <w:noProof/>
                <w:webHidden/>
              </w:rPr>
              <w:instrText xml:space="preserve"> PAGEREF _Toc56187829 \h </w:instrText>
            </w:r>
            <w:r>
              <w:rPr>
                <w:noProof/>
                <w:webHidden/>
              </w:rPr>
            </w:r>
            <w:r>
              <w:rPr>
                <w:noProof/>
                <w:webHidden/>
              </w:rPr>
              <w:fldChar w:fldCharType="separate"/>
            </w:r>
            <w:r>
              <w:rPr>
                <w:noProof/>
                <w:webHidden/>
              </w:rPr>
              <w:t>43</w:t>
            </w:r>
            <w:r>
              <w:rPr>
                <w:noProof/>
                <w:webHidden/>
              </w:rPr>
              <w:fldChar w:fldCharType="end"/>
            </w:r>
          </w:hyperlink>
        </w:p>
        <w:p w:rsidR="00B01621" w:rsidRDefault="00B01621" w14:paraId="4238D345" w14:textId="24BAA3EA">
          <w:pPr>
            <w:pStyle w:val="TOC2"/>
            <w:rPr>
              <w:rFonts w:eastAsiaTheme="minorEastAsia"/>
              <w:noProof/>
            </w:rPr>
          </w:pPr>
          <w:hyperlink w:history="1" w:anchor="_Toc56187830">
            <w:r w:rsidRPr="003035AD">
              <w:rPr>
                <w:rStyle w:val="Hyperlink"/>
                <w:noProof/>
              </w:rPr>
              <w:t>Modifying the Template</w:t>
            </w:r>
            <w:r>
              <w:rPr>
                <w:noProof/>
                <w:webHidden/>
              </w:rPr>
              <w:tab/>
            </w:r>
            <w:r>
              <w:rPr>
                <w:noProof/>
                <w:webHidden/>
              </w:rPr>
              <w:fldChar w:fldCharType="begin"/>
            </w:r>
            <w:r>
              <w:rPr>
                <w:noProof/>
                <w:webHidden/>
              </w:rPr>
              <w:instrText xml:space="preserve"> PAGEREF _Toc56187830 \h </w:instrText>
            </w:r>
            <w:r>
              <w:rPr>
                <w:noProof/>
                <w:webHidden/>
              </w:rPr>
            </w:r>
            <w:r>
              <w:rPr>
                <w:noProof/>
                <w:webHidden/>
              </w:rPr>
              <w:fldChar w:fldCharType="separate"/>
            </w:r>
            <w:r>
              <w:rPr>
                <w:noProof/>
                <w:webHidden/>
              </w:rPr>
              <w:t>43</w:t>
            </w:r>
            <w:r>
              <w:rPr>
                <w:noProof/>
                <w:webHidden/>
              </w:rPr>
              <w:fldChar w:fldCharType="end"/>
            </w:r>
          </w:hyperlink>
        </w:p>
        <w:p w:rsidR="00B01621" w:rsidRDefault="00B01621" w14:paraId="190DDC41" w14:textId="507273F6">
          <w:pPr>
            <w:pStyle w:val="TOC2"/>
            <w:rPr>
              <w:rFonts w:eastAsiaTheme="minorEastAsia"/>
              <w:noProof/>
            </w:rPr>
          </w:pPr>
          <w:hyperlink w:history="1" w:anchor="_Toc56187831">
            <w:r w:rsidRPr="003035AD">
              <w:rPr>
                <w:rStyle w:val="Hyperlink"/>
                <w:noProof/>
              </w:rPr>
              <w:t>Naming and Unique Name Concepts</w:t>
            </w:r>
            <w:r>
              <w:rPr>
                <w:noProof/>
                <w:webHidden/>
              </w:rPr>
              <w:tab/>
            </w:r>
            <w:r>
              <w:rPr>
                <w:noProof/>
                <w:webHidden/>
              </w:rPr>
              <w:fldChar w:fldCharType="begin"/>
            </w:r>
            <w:r>
              <w:rPr>
                <w:noProof/>
                <w:webHidden/>
              </w:rPr>
              <w:instrText xml:space="preserve"> PAGEREF _Toc56187831 \h </w:instrText>
            </w:r>
            <w:r>
              <w:rPr>
                <w:noProof/>
                <w:webHidden/>
              </w:rPr>
            </w:r>
            <w:r>
              <w:rPr>
                <w:noProof/>
                <w:webHidden/>
              </w:rPr>
              <w:fldChar w:fldCharType="separate"/>
            </w:r>
            <w:r>
              <w:rPr>
                <w:noProof/>
                <w:webHidden/>
              </w:rPr>
              <w:t>43</w:t>
            </w:r>
            <w:r>
              <w:rPr>
                <w:noProof/>
                <w:webHidden/>
              </w:rPr>
              <w:fldChar w:fldCharType="end"/>
            </w:r>
          </w:hyperlink>
        </w:p>
        <w:p w:rsidR="00B01621" w:rsidRDefault="00B01621" w14:paraId="43C76974" w14:textId="2E52BC29">
          <w:pPr>
            <w:pStyle w:val="TOC2"/>
            <w:rPr>
              <w:rFonts w:eastAsiaTheme="minorEastAsia"/>
              <w:noProof/>
            </w:rPr>
          </w:pPr>
          <w:hyperlink w:history="1" w:anchor="_Toc56187832">
            <w:r w:rsidRPr="003035AD">
              <w:rPr>
                <w:rStyle w:val="Hyperlink"/>
                <w:noProof/>
              </w:rPr>
              <w:t>Hitting Maximum Path Length Limit When Deploying Azure Components</w:t>
            </w:r>
            <w:r>
              <w:rPr>
                <w:noProof/>
                <w:webHidden/>
              </w:rPr>
              <w:tab/>
            </w:r>
            <w:r>
              <w:rPr>
                <w:noProof/>
                <w:webHidden/>
              </w:rPr>
              <w:fldChar w:fldCharType="begin"/>
            </w:r>
            <w:r>
              <w:rPr>
                <w:noProof/>
                <w:webHidden/>
              </w:rPr>
              <w:instrText xml:space="preserve"> PAGEREF _Toc56187832 \h </w:instrText>
            </w:r>
            <w:r>
              <w:rPr>
                <w:noProof/>
                <w:webHidden/>
              </w:rPr>
            </w:r>
            <w:r>
              <w:rPr>
                <w:noProof/>
                <w:webHidden/>
              </w:rPr>
              <w:fldChar w:fldCharType="separate"/>
            </w:r>
            <w:r>
              <w:rPr>
                <w:noProof/>
                <w:webHidden/>
              </w:rPr>
              <w:t>44</w:t>
            </w:r>
            <w:r>
              <w:rPr>
                <w:noProof/>
                <w:webHidden/>
              </w:rPr>
              <w:fldChar w:fldCharType="end"/>
            </w:r>
          </w:hyperlink>
        </w:p>
        <w:p w:rsidR="00B01621" w:rsidRDefault="00B01621" w14:paraId="542557B0" w14:textId="7284320C">
          <w:pPr>
            <w:pStyle w:val="TOC1"/>
            <w:rPr>
              <w:rFonts w:eastAsiaTheme="minorEastAsia"/>
              <w:noProof/>
            </w:rPr>
          </w:pPr>
          <w:hyperlink w:history="1" w:anchor="_Toc56187833">
            <w:r w:rsidRPr="003035AD">
              <w:rPr>
                <w:rStyle w:val="Hyperlink"/>
                <w:noProof/>
              </w:rPr>
              <w:t>Learn More About Azure and Extending Dynamics 365</w:t>
            </w:r>
            <w:r>
              <w:rPr>
                <w:noProof/>
                <w:webHidden/>
              </w:rPr>
              <w:tab/>
            </w:r>
            <w:r>
              <w:rPr>
                <w:noProof/>
                <w:webHidden/>
              </w:rPr>
              <w:fldChar w:fldCharType="begin"/>
            </w:r>
            <w:r>
              <w:rPr>
                <w:noProof/>
                <w:webHidden/>
              </w:rPr>
              <w:instrText xml:space="preserve"> PAGEREF _Toc56187833 \h </w:instrText>
            </w:r>
            <w:r>
              <w:rPr>
                <w:noProof/>
                <w:webHidden/>
              </w:rPr>
            </w:r>
            <w:r>
              <w:rPr>
                <w:noProof/>
                <w:webHidden/>
              </w:rPr>
              <w:fldChar w:fldCharType="separate"/>
            </w:r>
            <w:r>
              <w:rPr>
                <w:noProof/>
                <w:webHidden/>
              </w:rPr>
              <w:t>44</w:t>
            </w:r>
            <w:r>
              <w:rPr>
                <w:noProof/>
                <w:webHidden/>
              </w:rPr>
              <w:fldChar w:fldCharType="end"/>
            </w:r>
          </w:hyperlink>
        </w:p>
        <w:p w:rsidR="00B01621" w:rsidP="00D65511" w:rsidRDefault="006F104F" w14:paraId="7BCDDF6A" w14:textId="37A1DEE5">
          <w:pPr>
            <w:pStyle w:val="Heading1"/>
            <w:rPr>
              <w:rFonts w:cstheme="majorHAnsi"/>
              <w:bCs/>
              <w:noProof/>
              <w:sz w:val="20"/>
              <w:szCs w:val="20"/>
            </w:rPr>
          </w:pPr>
          <w:r w:rsidRPr="002260D8">
            <w:rPr>
              <w:rFonts w:cstheme="majorHAnsi"/>
              <w:sz w:val="20"/>
              <w:szCs w:val="20"/>
            </w:rPr>
            <w:lastRenderedPageBreak/>
            <w:fldChar w:fldCharType="end"/>
          </w:r>
        </w:p>
      </w:sdtContent>
    </w:sdt>
    <w:p w:rsidRPr="0078410A" w:rsidR="00C722A5" w:rsidP="00D65511" w:rsidRDefault="00150BAD" w14:paraId="23BE8CAA" w14:textId="4EFA8505">
      <w:pPr>
        <w:pStyle w:val="Heading1"/>
      </w:pPr>
      <w:bookmarkStart w:name="_Toc56187805"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7337F190">
      <w:pPr>
        <w:spacing w:after="0" w:line="240" w:lineRule="auto"/>
        <w:rPr>
          <w:rFonts w:ascii="Segoe UI" w:hAnsi="Segoe UI" w:cs="Segoe UI"/>
          <w:sz w:val="20"/>
          <w:szCs w:val="20"/>
        </w:rPr>
      </w:pPr>
      <w:r w:rsidRPr="0E7F71F6">
        <w:rPr>
          <w:rFonts w:ascii="Segoe UI" w:hAnsi="Segoe UI" w:cs="Segoe UI"/>
          <w:sz w:val="20"/>
          <w:szCs w:val="20"/>
        </w:rPr>
        <w:t xml:space="preserve">To </w:t>
      </w:r>
      <w:r w:rsidRPr="0E7F71F6" w:rsidR="001C2D25">
        <w:rPr>
          <w:rFonts w:ascii="Segoe UI" w:hAnsi="Segoe UI" w:cs="Segoe UI"/>
          <w:sz w:val="20"/>
          <w:szCs w:val="20"/>
        </w:rPr>
        <w:t>set up</w:t>
      </w:r>
      <w:r w:rsidRPr="0E7F71F6">
        <w:rPr>
          <w:rFonts w:ascii="Segoe UI" w:hAnsi="Segoe UI" w:cs="Segoe UI"/>
          <w:sz w:val="20"/>
          <w:szCs w:val="20"/>
        </w:rPr>
        <w:t xml:space="preserve"> an Azure </w:t>
      </w:r>
      <w:r w:rsidRPr="0E7F71F6" w:rsidR="00842FFA">
        <w:rPr>
          <w:rFonts w:ascii="Segoe UI" w:hAnsi="Segoe UI" w:cs="Segoe UI"/>
          <w:sz w:val="20"/>
          <w:szCs w:val="20"/>
        </w:rPr>
        <w:t>environment</w:t>
      </w:r>
      <w:r w:rsidRPr="0E7F71F6">
        <w:rPr>
          <w:rFonts w:ascii="Segoe UI" w:hAnsi="Segoe UI" w:cs="Segoe UI"/>
          <w:sz w:val="20"/>
          <w:szCs w:val="20"/>
        </w:rPr>
        <w:t xml:space="preserve"> </w:t>
      </w:r>
      <w:r w:rsidRPr="0E7F71F6" w:rsidR="001C2D25">
        <w:rPr>
          <w:rFonts w:ascii="Segoe UI" w:hAnsi="Segoe UI" w:cs="Segoe UI"/>
          <w:sz w:val="20"/>
          <w:szCs w:val="20"/>
        </w:rPr>
        <w:t>for a</w:t>
      </w:r>
      <w:r w:rsidRPr="0E7F71F6" w:rsidR="00842FFA">
        <w:rPr>
          <w:rFonts w:ascii="Segoe UI" w:hAnsi="Segoe UI" w:cs="Segoe UI"/>
          <w:sz w:val="20"/>
          <w:szCs w:val="20"/>
        </w:rPr>
        <w:t xml:space="preserve"> Fundraising and Engagement instance, </w:t>
      </w:r>
      <w:r w:rsidRPr="0E7F71F6" w:rsidR="00D920B9">
        <w:rPr>
          <w:rFonts w:ascii="Segoe UI" w:hAnsi="Segoe UI" w:cs="Segoe UI"/>
          <w:sz w:val="20"/>
          <w:szCs w:val="20"/>
        </w:rPr>
        <w:t>an</w:t>
      </w:r>
      <w:r w:rsidRPr="0E7F71F6" w:rsidR="00842FFA">
        <w:rPr>
          <w:rFonts w:ascii="Segoe UI" w:hAnsi="Segoe UI" w:cs="Segoe UI"/>
          <w:sz w:val="20"/>
          <w:szCs w:val="20"/>
        </w:rPr>
        <w:t xml:space="preserve"> </w:t>
      </w:r>
      <w:r w:rsidRPr="0E7F71F6" w:rsidR="65196056">
        <w:rPr>
          <w:rFonts w:ascii="Segoe UI" w:hAnsi="Segoe UI" w:cs="Segoe UI"/>
          <w:sz w:val="20"/>
          <w:szCs w:val="20"/>
        </w:rPr>
        <w:t xml:space="preserve">Azure </w:t>
      </w:r>
      <w:hyperlink w:history="1" r:id="rId12">
        <w:r w:rsidRPr="0E7F71F6" w:rsidR="65196056">
          <w:rPr>
            <w:rStyle w:val="Hyperlink"/>
            <w:rFonts w:ascii="Segoe UI" w:hAnsi="Segoe UI" w:cs="Segoe UI"/>
            <w:sz w:val="20"/>
            <w:szCs w:val="20"/>
          </w:rPr>
          <w:t>ARM template</w:t>
        </w:r>
      </w:hyperlink>
      <w:r w:rsidRPr="0E7F71F6" w:rsidR="65196056">
        <w:rPr>
          <w:rFonts w:ascii="Segoe UI" w:hAnsi="Segoe UI" w:cs="Segoe UI"/>
          <w:sz w:val="20"/>
          <w:szCs w:val="20"/>
        </w:rPr>
        <w:t xml:space="preserve"> </w:t>
      </w:r>
      <w:r w:rsidRPr="0E7F71F6" w:rsidR="00842FFA">
        <w:rPr>
          <w:rFonts w:ascii="Segoe UI" w:hAnsi="Segoe UI" w:cs="Segoe UI"/>
          <w:sz w:val="20"/>
          <w:szCs w:val="20"/>
        </w:rPr>
        <w:t xml:space="preserve">has been pre-configured </w:t>
      </w:r>
      <w:r w:rsidRPr="0E7F71F6" w:rsidR="001C2D25">
        <w:rPr>
          <w:rFonts w:ascii="Segoe UI" w:hAnsi="Segoe UI" w:cs="Segoe UI"/>
          <w:sz w:val="20"/>
          <w:szCs w:val="20"/>
        </w:rPr>
        <w:t>to allow</w:t>
      </w:r>
      <w:r w:rsidRPr="0E7F71F6" w:rsidR="00842FFA">
        <w:rPr>
          <w:rFonts w:ascii="Segoe UI" w:hAnsi="Segoe UI" w:cs="Segoe UI"/>
          <w:sz w:val="20"/>
          <w:szCs w:val="20"/>
        </w:rPr>
        <w:t xml:space="preserve"> implementors to provision the required environment with as little intervention as possible</w:t>
      </w:r>
      <w:r w:rsidRPr="0E7F71F6"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6187806" w:id="1"/>
      <w:r w:rsidRPr="0078410A">
        <w:lastRenderedPageBreak/>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6187807"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6187808"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w:t>
            </w:r>
            <w:proofErr w:type="gramStart"/>
            <w:r w:rsidRPr="0078410A" w:rsidR="6871A2F8">
              <w:rPr>
                <w:sz w:val="20"/>
                <w:szCs w:val="20"/>
              </w:rPr>
              <w:t>as a result of</w:t>
            </w:r>
            <w:proofErr w:type="gramEnd"/>
            <w:r w:rsidRPr="0078410A" w:rsidR="6871A2F8">
              <w:rPr>
                <w:sz w:val="20"/>
                <w:szCs w:val="20"/>
              </w:rPr>
              <w:t xml:space="preserve">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940651F">
      <w:pPr>
        <w:spacing w:after="0" w:line="240" w:lineRule="auto"/>
        <w:rPr>
          <w:sz w:val="20"/>
          <w:szCs w:val="20"/>
        </w:rPr>
      </w:pPr>
      <w:r w:rsidRPr="0E7F71F6">
        <w:rPr>
          <w:sz w:val="20"/>
          <w:szCs w:val="20"/>
        </w:rPr>
        <w:t xml:space="preserve">The </w:t>
      </w:r>
      <w:r w:rsidRPr="0E7F71F6">
        <w:rPr>
          <w:sz w:val="20"/>
          <w:szCs w:val="20"/>
        </w:rPr>
        <w:t>template has been designed to run as a user that has</w:t>
      </w:r>
      <w:r w:rsidRPr="0E7F71F6" w:rsidR="00C14331">
        <w:rPr>
          <w:sz w:val="20"/>
          <w:szCs w:val="20"/>
        </w:rPr>
        <w:t xml:space="preserve"> the</w:t>
      </w:r>
      <w:r w:rsidRPr="0E7F71F6">
        <w:rPr>
          <w:sz w:val="20"/>
          <w:szCs w:val="20"/>
        </w:rPr>
        <w:t xml:space="preserve"> </w:t>
      </w:r>
      <w:r w:rsidRPr="0E7F71F6" w:rsidR="001C2D25">
        <w:rPr>
          <w:sz w:val="20"/>
          <w:szCs w:val="20"/>
        </w:rPr>
        <w:t>‘</w:t>
      </w:r>
      <w:r w:rsidRPr="0E7F71F6">
        <w:rPr>
          <w:sz w:val="20"/>
          <w:szCs w:val="20"/>
        </w:rPr>
        <w:t>Owner</w:t>
      </w:r>
      <w:r w:rsidRPr="0E7F71F6" w:rsidR="001C2D25">
        <w:rPr>
          <w:sz w:val="20"/>
          <w:szCs w:val="20"/>
        </w:rPr>
        <w:t>’</w:t>
      </w:r>
      <w:r w:rsidRPr="0E7F71F6">
        <w:rPr>
          <w:sz w:val="20"/>
          <w:szCs w:val="20"/>
        </w:rPr>
        <w:t xml:space="preserve"> </w:t>
      </w:r>
      <w:r w:rsidRPr="0E7F71F6" w:rsidR="00C14331">
        <w:rPr>
          <w:sz w:val="20"/>
          <w:szCs w:val="20"/>
        </w:rPr>
        <w:t>role assignment</w:t>
      </w:r>
      <w:r w:rsidRPr="0E7F71F6">
        <w:rPr>
          <w:sz w:val="20"/>
          <w:szCs w:val="20"/>
        </w:rPr>
        <w:t xml:space="preserve"> on the target subscription</w:t>
      </w:r>
      <w:r w:rsidR="0028729E">
        <w:rPr>
          <w:sz w:val="20"/>
          <w:szCs w:val="20"/>
        </w:rPr>
        <w:t xml:space="preserve"> </w:t>
      </w:r>
      <w:r w:rsidRPr="0E7F71F6" w:rsidR="0028729E">
        <w:rPr>
          <w:sz w:val="20"/>
          <w:szCs w:val="20"/>
        </w:rPr>
        <w:t xml:space="preserve">(see </w:t>
      </w:r>
      <w:hyperlink w:history="1" r:id="rId13">
        <w:r w:rsidRPr="0E7F71F6" w:rsidR="0028729E">
          <w:rPr>
            <w:rStyle w:val="Hyperlink"/>
            <w:sz w:val="20"/>
            <w:szCs w:val="20"/>
          </w:rPr>
          <w:t>Azure role assignments</w:t>
        </w:r>
      </w:hyperlink>
      <w:r w:rsidRPr="0E7F71F6" w:rsidR="0028729E">
        <w:rPr>
          <w:sz w:val="20"/>
          <w:szCs w:val="20"/>
        </w:rPr>
        <w:t>).</w:t>
      </w:r>
      <w:r w:rsidRPr="0E7F71F6">
        <w:rPr>
          <w:sz w:val="20"/>
          <w:szCs w:val="20"/>
        </w:rPr>
        <w:t xml:space="preserve"> </w:t>
      </w:r>
      <w:r w:rsidRPr="0E7F71F6" w:rsidR="00F75BAE">
        <w:rPr>
          <w:sz w:val="20"/>
          <w:szCs w:val="20"/>
        </w:rPr>
        <w:t xml:space="preserve">During the creation process, several steps assign access </w:t>
      </w:r>
      <w:r w:rsidRPr="0E7F71F6" w:rsidR="00EB1155">
        <w:rPr>
          <w:sz w:val="20"/>
          <w:szCs w:val="20"/>
        </w:rPr>
        <w:t>privileges</w:t>
      </w:r>
      <w:r w:rsidRPr="0E7F71F6" w:rsidR="00F75BAE">
        <w:rPr>
          <w:sz w:val="20"/>
          <w:szCs w:val="20"/>
        </w:rPr>
        <w:t xml:space="preserve"> and associate roles </w:t>
      </w:r>
      <w:r w:rsidRPr="0E7F71F6" w:rsidR="00F75BAE">
        <w:rPr>
          <w:sz w:val="20"/>
          <w:szCs w:val="20"/>
        </w:rPr>
        <w:t>to application user accounts</w:t>
      </w:r>
      <w:r w:rsidRPr="0E7F71F6" w:rsidR="00EA20A9">
        <w:rPr>
          <w:sz w:val="20"/>
          <w:szCs w:val="20"/>
        </w:rPr>
        <w:t>. W</w:t>
      </w:r>
      <w:r w:rsidRPr="0E7F71F6" w:rsidR="00F75BAE">
        <w:rPr>
          <w:sz w:val="20"/>
          <w:szCs w:val="20"/>
        </w:rPr>
        <w:t xml:space="preserve">ithout the </w:t>
      </w:r>
      <w:r w:rsidRPr="0E7F71F6" w:rsidR="001C2D25">
        <w:rPr>
          <w:sz w:val="20"/>
          <w:szCs w:val="20"/>
        </w:rPr>
        <w:t>‘</w:t>
      </w:r>
      <w:r w:rsidRPr="0E7F71F6" w:rsidR="66594BDE">
        <w:rPr>
          <w:sz w:val="20"/>
          <w:szCs w:val="20"/>
        </w:rPr>
        <w:t>O</w:t>
      </w:r>
      <w:r w:rsidRPr="0E7F71F6" w:rsidR="00F75BAE">
        <w:rPr>
          <w:sz w:val="20"/>
          <w:szCs w:val="20"/>
        </w:rPr>
        <w:t>wner</w:t>
      </w:r>
      <w:r w:rsidRPr="0E7F71F6" w:rsidR="001C2D25">
        <w:rPr>
          <w:sz w:val="20"/>
          <w:szCs w:val="20"/>
        </w:rPr>
        <w:t>’</w:t>
      </w:r>
      <w:r w:rsidRPr="0E7F71F6" w:rsidR="00F75BAE">
        <w:rPr>
          <w:sz w:val="20"/>
          <w:szCs w:val="20"/>
        </w:rPr>
        <w:t xml:space="preserve"> role</w:t>
      </w:r>
      <w:r w:rsidRPr="0E7F71F6" w:rsidR="00EA20A9">
        <w:rPr>
          <w:sz w:val="20"/>
          <w:szCs w:val="20"/>
        </w:rPr>
        <w:t>,</w:t>
      </w:r>
      <w:r w:rsidRPr="0E7F71F6" w:rsidR="00F75BAE">
        <w:rPr>
          <w:sz w:val="20"/>
          <w:szCs w:val="20"/>
        </w:rPr>
        <w:t xml:space="preserve"> </w:t>
      </w:r>
      <w:r w:rsidRPr="0E7F71F6"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233DDCBD" w14:paraId="35EE8343" w14:textId="1A876BC4">
      <w:pPr>
        <w:spacing w:after="0" w:line="240" w:lineRule="auto"/>
        <w:jc w:val="center"/>
        <w:rPr>
          <w:sz w:val="20"/>
          <w:szCs w:val="20"/>
        </w:rPr>
      </w:pPr>
      <w:r w:rsidR="233DDCBD">
        <w:drawing>
          <wp:inline wp14:editId="1051A9B8"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8e5fb7f480544d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37D40264">
      <w:pPr>
        <w:spacing w:after="0" w:line="240" w:lineRule="auto"/>
        <w:rPr>
          <w:sz w:val="20"/>
          <w:szCs w:val="20"/>
        </w:rPr>
      </w:pPr>
      <w:r w:rsidRPr="0E7F71F6">
        <w:rPr>
          <w:sz w:val="20"/>
          <w:szCs w:val="20"/>
        </w:rPr>
        <w:t xml:space="preserve">The </w:t>
      </w:r>
      <w:r w:rsidRPr="0E7F71F6" w:rsidR="00734335">
        <w:rPr>
          <w:sz w:val="20"/>
          <w:szCs w:val="20"/>
        </w:rPr>
        <w:t xml:space="preserve">Azure Active Directory Application user must be set up and </w:t>
      </w:r>
      <w:r w:rsidRPr="0E7F71F6" w:rsidR="00C14331">
        <w:rPr>
          <w:sz w:val="20"/>
          <w:szCs w:val="20"/>
        </w:rPr>
        <w:t>configured to have the Dynamics 365 Customer Engagement rights within the tenant</w:t>
      </w:r>
      <w:r w:rsidRPr="0E7F71F6" w:rsidR="00817B25">
        <w:rPr>
          <w:sz w:val="20"/>
          <w:szCs w:val="20"/>
        </w:rPr>
        <w:t xml:space="preserve">. Once the Application user is set up, record the </w:t>
      </w:r>
      <w:r w:rsidRPr="0E7F71F6" w:rsidR="00AC780A">
        <w:rPr>
          <w:sz w:val="20"/>
          <w:szCs w:val="20"/>
        </w:rPr>
        <w:t>secret and client application identifier</w:t>
      </w:r>
      <w:r w:rsidRPr="0E7F71F6" w:rsidR="028BAB5C">
        <w:rPr>
          <w:sz w:val="20"/>
          <w:szCs w:val="20"/>
        </w:rPr>
        <w:t xml:space="preserve"> (see </w:t>
      </w:r>
      <w:hyperlink w:history="1" r:id="rId15">
        <w:r w:rsidRPr="0E7F71F6" w:rsidR="028BAB5C">
          <w:rPr>
            <w:rStyle w:val="Hyperlink"/>
            <w:sz w:val="20"/>
            <w:szCs w:val="20"/>
          </w:rPr>
          <w:t>Client Secrets</w:t>
        </w:r>
      </w:hyperlink>
      <w:r w:rsidRPr="0E7F71F6" w:rsidR="028BAB5C">
        <w:rPr>
          <w:sz w:val="20"/>
          <w:szCs w:val="20"/>
        </w:rPr>
        <w:t xml:space="preserve"> in Azure documentation)</w:t>
      </w:r>
      <w:r w:rsidRPr="0E7F71F6" w:rsidR="00AC780A">
        <w:rPr>
          <w:sz w:val="20"/>
          <w:szCs w:val="20"/>
        </w:rPr>
        <w:t xml:space="preserve">.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27E5135F"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58838fcce9d44d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w:t>
            </w:r>
            <w:proofErr w:type="gramStart"/>
            <w:r w:rsidRPr="00DE0113" w:rsidR="01715521">
              <w:rPr>
                <w:sz w:val="20"/>
                <w:szCs w:val="20"/>
              </w:rPr>
              <w:t>match</w:t>
            </w:r>
            <w:proofErr w:type="gramEnd"/>
            <w:r w:rsidRPr="00DE0113" w:rsidR="01715521">
              <w:rPr>
                <w:sz w:val="20"/>
                <w:szCs w:val="20"/>
              </w:rPr>
              <w:t xml:space="preserve">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5892256E">
      <w:pPr>
        <w:spacing w:after="0" w:line="240" w:lineRule="auto"/>
        <w:rPr>
          <w:sz w:val="20"/>
          <w:szCs w:val="20"/>
        </w:rPr>
      </w:pPr>
      <w:r w:rsidRPr="00135910">
        <w:rPr>
          <w:sz w:val="20"/>
          <w:szCs w:val="20"/>
        </w:rPr>
        <w:t xml:space="preserve">The </w:t>
      </w:r>
      <w:r w:rsidR="00036C70">
        <w:rPr>
          <w:sz w:val="20"/>
          <w:szCs w:val="20"/>
        </w:rPr>
        <w:t>‘</w:t>
      </w:r>
      <w:r w:rsidRPr="00135910">
        <w:rPr>
          <w:sz w:val="20"/>
          <w:szCs w:val="20"/>
        </w:rPr>
        <w:t>Application (client) ID</w:t>
      </w:r>
      <w:r w:rsidR="00036C70">
        <w:rPr>
          <w:sz w:val="20"/>
          <w:szCs w:val="20"/>
        </w:rPr>
        <w:t>’</w:t>
      </w:r>
      <w:r w:rsidRPr="00135910">
        <w:rPr>
          <w:sz w:val="20"/>
          <w:szCs w:val="20"/>
        </w:rPr>
        <w:t xml:space="preserve">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512D6A20" w14:paraId="56AEB06A" w14:textId="77D13ADE">
      <w:pPr>
        <w:spacing w:after="0" w:line="240" w:lineRule="auto"/>
      </w:pPr>
      <w:r w:rsidR="512D6A20">
        <w:drawing>
          <wp:inline wp14:editId="7F8F4609"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50008c77c54046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6674472D">
      <w:pPr>
        <w:spacing w:after="0" w:line="240" w:lineRule="auto"/>
        <w:rPr>
          <w:sz w:val="20"/>
          <w:szCs w:val="20"/>
        </w:rPr>
      </w:pPr>
      <w:r w:rsidRPr="0E7F71F6">
        <w:rPr>
          <w:sz w:val="20"/>
          <w:szCs w:val="20"/>
        </w:rPr>
        <w:t xml:space="preserve">The Azure </w:t>
      </w:r>
      <w:r w:rsidRPr="0E7F71F6" w:rsidR="00415CCB">
        <w:rPr>
          <w:sz w:val="20"/>
          <w:szCs w:val="20"/>
        </w:rPr>
        <w:t xml:space="preserve">components </w:t>
      </w:r>
      <w:r w:rsidRPr="0E7F71F6" w:rsidR="751ECF30">
        <w:rPr>
          <w:sz w:val="20"/>
          <w:szCs w:val="20"/>
        </w:rPr>
        <w:t xml:space="preserve">configuration </w:t>
      </w:r>
      <w:r w:rsidRPr="0E7F71F6" w:rsidR="00415CCB">
        <w:rPr>
          <w:sz w:val="20"/>
          <w:szCs w:val="20"/>
        </w:rPr>
        <w:t>require</w:t>
      </w:r>
      <w:r w:rsidRPr="0E7F71F6" w:rsidR="321EC565">
        <w:rPr>
          <w:sz w:val="20"/>
          <w:szCs w:val="20"/>
        </w:rPr>
        <w:t>s</w:t>
      </w:r>
      <w:r w:rsidRPr="0E7F71F6" w:rsidR="00415CCB">
        <w:rPr>
          <w:sz w:val="20"/>
          <w:szCs w:val="20"/>
        </w:rPr>
        <w:t xml:space="preserve"> </w:t>
      </w:r>
      <w:r w:rsidRPr="0E7F71F6" w:rsidR="46067F3F">
        <w:rPr>
          <w:sz w:val="20"/>
          <w:szCs w:val="20"/>
        </w:rPr>
        <w:t xml:space="preserve">the </w:t>
      </w:r>
      <w:r w:rsidRPr="0E7F71F6" w:rsidR="00415CCB">
        <w:rPr>
          <w:sz w:val="20"/>
          <w:szCs w:val="20"/>
        </w:rPr>
        <w:t xml:space="preserve">Dynamics Customer Engagement </w:t>
      </w:r>
      <w:r w:rsidRPr="0E7F71F6" w:rsidR="00C71AB8">
        <w:rPr>
          <w:sz w:val="20"/>
          <w:szCs w:val="20"/>
        </w:rPr>
        <w:t>API URL</w:t>
      </w:r>
      <w:r w:rsidRPr="0E7F71F6" w:rsidR="00CC2955">
        <w:rPr>
          <w:sz w:val="20"/>
          <w:szCs w:val="20"/>
        </w:rPr>
        <w:t xml:space="preserve">. </w:t>
      </w:r>
      <w:r w:rsidRPr="0E7F71F6" w:rsidR="5CFBA28E">
        <w:rPr>
          <w:sz w:val="20"/>
          <w:szCs w:val="20"/>
        </w:rPr>
        <w:t xml:space="preserve"> You can find it in your Dynamics environment in settings </w:t>
      </w:r>
      <w:r w:rsidRPr="0E7F71F6" w:rsidR="187B8979">
        <w:rPr>
          <w:sz w:val="20"/>
          <w:szCs w:val="20"/>
        </w:rPr>
        <w:t>under</w:t>
      </w:r>
      <w:r w:rsidRPr="0E7F71F6" w:rsidR="5CFBA28E">
        <w:rPr>
          <w:sz w:val="20"/>
          <w:szCs w:val="20"/>
        </w:rPr>
        <w:t xml:space="preserve"> Advanced </w:t>
      </w:r>
      <w:proofErr w:type="gramStart"/>
      <w:r w:rsidRPr="0E7F71F6" w:rsidR="5CFBA28E">
        <w:rPr>
          <w:sz w:val="20"/>
          <w:szCs w:val="20"/>
        </w:rPr>
        <w:t xml:space="preserve">Settings </w:t>
      </w:r>
      <w:r w:rsidRPr="0E7F71F6" w:rsidR="51BB0C2C">
        <w:rPr>
          <w:sz w:val="20"/>
          <w:szCs w:val="20"/>
        </w:rPr>
        <w:t xml:space="preserve"> -</w:t>
      </w:r>
      <w:proofErr w:type="gramEnd"/>
      <w:r w:rsidRPr="0E7F71F6" w:rsidR="51BB0C2C">
        <w:rPr>
          <w:sz w:val="20"/>
          <w:szCs w:val="20"/>
        </w:rPr>
        <w:t>&gt; Customizations -&gt; Developer Resources.</w:t>
      </w:r>
    </w:p>
    <w:p w:rsidRPr="00135910" w:rsidR="00347697" w:rsidP="001647A0" w:rsidRDefault="00347697" w14:paraId="7918D7CB" w14:textId="77777777">
      <w:pPr>
        <w:spacing w:after="0" w:line="240" w:lineRule="auto"/>
        <w:rPr>
          <w:sz w:val="20"/>
          <w:szCs w:val="20"/>
        </w:rPr>
      </w:pPr>
    </w:p>
    <w:p w:rsidR="00135910" w:rsidP="001647A0" w:rsidRDefault="5786E5D4" w14:paraId="4C35A5B3" w14:textId="7144FA8F">
      <w:pPr>
        <w:spacing w:after="0" w:line="240" w:lineRule="auto"/>
        <w:rPr>
          <w:sz w:val="20"/>
          <w:szCs w:val="20"/>
        </w:rPr>
      </w:pPr>
      <w:r w:rsidR="5786E5D4">
        <w:drawing>
          <wp:inline wp14:editId="494E1341"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720b5cf4233249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9">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proofErr w:type="gramStart"/>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erver</w:t>
      </w:r>
      <w:proofErr w:type="gramEnd"/>
      <w:r w:rsidRPr="00135910" w:rsidR="007959ED">
        <w:rPr>
          <w:sz w:val="20"/>
          <w:szCs w:val="20"/>
        </w:rPr>
        <w:t xml:space="preserve">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33168644" w14:paraId="54D5CFE8" w14:textId="1B7F7D73">
      <w:pPr>
        <w:spacing w:after="0" w:line="240" w:lineRule="auto"/>
        <w:jc w:val="center"/>
      </w:pPr>
      <w:r w:rsidR="33168644">
        <w:drawing>
          <wp:inline wp14:editId="15ED2277"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3b218afb76b14d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21">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proofErr w:type="gramStart"/>
      <w:r w:rsidRPr="00135910" w:rsidR="002F3EF6">
        <w:rPr>
          <w:rFonts w:ascii="Segoe UI" w:hAnsi="Segoe UI" w:cs="Segoe UI"/>
          <w:sz w:val="20"/>
          <w:szCs w:val="20"/>
        </w:rPr>
        <w:t>add</w:t>
      </w:r>
      <w:proofErr w:type="gramEnd"/>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489F93F7">
      <w:pPr>
        <w:pStyle w:val="Heading3"/>
      </w:pPr>
      <w:bookmarkStart w:name="_Generating_a_Padlock" w:id="6"/>
      <w:bookmarkEnd w:id="6"/>
      <w:r>
        <w:t xml:space="preserve">Generating a </w:t>
      </w:r>
      <w:r w:rsidR="3FB23A01">
        <w:t>Padlock token</w:t>
      </w:r>
      <w:r w:rsidR="00160E11">
        <w:t xml:space="preserve"> (passcode)</w:t>
      </w:r>
    </w:p>
    <w:p w:rsidRPr="00135910" w:rsidR="00314C99" w:rsidP="00314C99" w:rsidRDefault="00314C99" w14:paraId="65FAC93D" w14:textId="77155874">
      <w:pPr>
        <w:spacing w:after="0" w:line="240" w:lineRule="auto"/>
        <w:rPr>
          <w:rFonts w:ascii="Segoe UI" w:hAnsi="Segoe UI" w:cs="Segoe UI"/>
          <w:sz w:val="20"/>
          <w:szCs w:val="20"/>
        </w:rPr>
      </w:pPr>
      <w:r w:rsidRPr="0D1B28FE">
        <w:rPr>
          <w:sz w:val="20"/>
          <w:szCs w:val="20"/>
        </w:rPr>
        <w:t>To securely connect your Dynamics 365 environment to the Azure API a client key and passcode</w:t>
      </w:r>
      <w:r w:rsidRPr="0D1B28FE" w:rsidR="337EA8D3">
        <w:rPr>
          <w:sz w:val="20"/>
          <w:szCs w:val="20"/>
        </w:rPr>
        <w:t xml:space="preserve"> (padlock token)</w:t>
      </w:r>
      <w:r w:rsidRPr="0D1B28FE">
        <w:rPr>
          <w:sz w:val="20"/>
          <w:szCs w:val="20"/>
        </w:rPr>
        <w:t xml:space="preserv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5CDEDC16">
      <w:pPr>
        <w:spacing w:after="0" w:line="240" w:lineRule="auto"/>
        <w:rPr>
          <w:rFonts w:ascii="Segoe UI" w:hAnsi="Segoe UI" w:cs="Segoe UI"/>
          <w:sz w:val="20"/>
          <w:szCs w:val="20"/>
        </w:rPr>
      </w:pPr>
      <w:r>
        <w:rPr>
          <w:rFonts w:ascii="Segoe UI" w:hAnsi="Segoe UI" w:cs="Segoe UI"/>
          <w:sz w:val="20"/>
          <w:szCs w:val="20"/>
        </w:rPr>
        <w:t xml:space="preserve">To generate a new passcode, </w:t>
      </w:r>
      <w:r w:rsidR="00160E11">
        <w:rPr>
          <w:rFonts w:ascii="Segoe UI" w:hAnsi="Segoe UI" w:cs="Segoe UI"/>
          <w:sz w:val="20"/>
          <w:szCs w:val="20"/>
        </w:rPr>
        <w:t xml:space="preserve">you will create </w:t>
      </w:r>
      <w:r>
        <w:rPr>
          <w:rFonts w:ascii="Segoe UI" w:hAnsi="Segoe UI" w:cs="Segoe UI"/>
          <w:sz w:val="20"/>
          <w:szCs w:val="20"/>
        </w:rPr>
        <w:t xml:space="preserve">a simple C# console project </w:t>
      </w:r>
      <w:r w:rsidR="00160E11">
        <w:rPr>
          <w:rFonts w:ascii="Segoe UI" w:hAnsi="Segoe UI" w:cs="Segoe UI"/>
          <w:sz w:val="20"/>
          <w:szCs w:val="20"/>
        </w:rPr>
        <w:t xml:space="preserve">that takes </w:t>
      </w:r>
      <w:r>
        <w:rPr>
          <w:rFonts w:ascii="Segoe UI" w:hAnsi="Segoe UI" w:cs="Segoe UI"/>
          <w:sz w:val="20"/>
          <w:szCs w:val="20"/>
        </w:rPr>
        <w:t>an unencrypted passcode and generate</w:t>
      </w:r>
      <w:r w:rsidR="00160E11">
        <w:rPr>
          <w:rFonts w:ascii="Segoe UI" w:hAnsi="Segoe UI" w:cs="Segoe UI"/>
          <w:sz w:val="20"/>
          <w:szCs w:val="20"/>
        </w:rPr>
        <w:t>s</w:t>
      </w:r>
      <w:r>
        <w:rPr>
          <w:rFonts w:ascii="Segoe UI" w:hAnsi="Segoe UI" w:cs="Segoe UI"/>
          <w:sz w:val="20"/>
          <w:szCs w:val="20"/>
        </w:rPr>
        <w:t xml:space="preserve"> an encrypted passcode that needs to be inserted as a configuration setting into </w:t>
      </w:r>
      <w:r w:rsidR="00160E11">
        <w:rPr>
          <w:rFonts w:ascii="Segoe UI" w:hAnsi="Segoe UI" w:cs="Segoe UI"/>
          <w:sz w:val="20"/>
          <w:szCs w:val="20"/>
        </w:rPr>
        <w:t>an</w:t>
      </w:r>
      <w:r>
        <w:rPr>
          <w:rFonts w:ascii="Segoe UI" w:hAnsi="Segoe UI" w:cs="Segoe UI"/>
          <w:sz w:val="20"/>
          <w:szCs w:val="20"/>
        </w:rPr>
        <w:t xml:space="preserve"> Azure Web Application </w:t>
      </w:r>
      <w:r w:rsidR="00160E11">
        <w:rPr>
          <w:rFonts w:ascii="Segoe UI" w:hAnsi="Segoe UI" w:cs="Segoe UI"/>
          <w:sz w:val="20"/>
          <w:szCs w:val="20"/>
        </w:rPr>
        <w:t>later.</w:t>
      </w:r>
      <w:r>
        <w:rPr>
          <w:rFonts w:ascii="Segoe UI" w:hAnsi="Segoe UI" w:cs="Segoe UI"/>
          <w:sz w:val="20"/>
          <w:szCs w:val="20"/>
        </w:rPr>
        <w:t xml:space="preserve">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sidR="00314C99">
        <w:drawing>
          <wp:inline wp14:editId="7A113F1A" wp14:anchorId="66146A4C">
            <wp:extent cx="2160000" cy="2246308"/>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f43ab9d70b1646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sidR="00314C99">
        <w:drawing>
          <wp:inline wp14:editId="5D9320AE" wp14:anchorId="5D9C09E9">
            <wp:extent cx="4320000" cy="2770615"/>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0479d5c252e949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lastRenderedPageBreak/>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8F0DFF" w14:paraId="7E858112" w14:textId="77777777">
        <w:tc>
          <w:tcPr>
            <w:tcW w:w="4675" w:type="dxa"/>
            <w:shd w:val="clear" w:color="auto" w:fill="EDEDED" w:themeFill="accent3" w:themeFillTint="33"/>
          </w:tcPr>
          <w:p w:rsidR="00314C99" w:rsidP="008F0DFF"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8F0DFF"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8F0DFF" w14:paraId="7FCE9E86" w14:textId="77777777">
        <w:tc>
          <w:tcPr>
            <w:tcW w:w="4675" w:type="dxa"/>
          </w:tcPr>
          <w:p w:rsidR="00314C99" w:rsidP="008F0DFF"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8F0DFF" w:rsidRDefault="00314C99" w14:paraId="6958695A" w14:textId="77777777">
            <w:pPr>
              <w:rPr>
                <w:rFonts w:ascii="Segoe UI" w:hAnsi="Segoe UI" w:cs="Segoe UI"/>
                <w:sz w:val="20"/>
                <w:szCs w:val="20"/>
              </w:rPr>
            </w:pPr>
            <w:proofErr w:type="spellStart"/>
            <w:r>
              <w:rPr>
                <w:rFonts w:ascii="Segoe UI" w:hAnsi="Segoe UI" w:cs="Segoe UI"/>
                <w:sz w:val="20"/>
                <w:szCs w:val="20"/>
              </w:rPr>
              <w:t>GenerateSecrets</w:t>
            </w:r>
            <w:proofErr w:type="spellEnd"/>
          </w:p>
        </w:tc>
      </w:tr>
      <w:tr w:rsidR="00314C99" w:rsidTr="008F0DFF" w14:paraId="67DCDBD6" w14:textId="77777777">
        <w:tc>
          <w:tcPr>
            <w:tcW w:w="4675" w:type="dxa"/>
          </w:tcPr>
          <w:p w:rsidR="00314C99" w:rsidP="008F0DFF"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8F0DFF"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8F0DFF" w14:paraId="5304C820" w14:textId="77777777">
        <w:tc>
          <w:tcPr>
            <w:tcW w:w="4675" w:type="dxa"/>
          </w:tcPr>
          <w:p w:rsidR="00314C99" w:rsidP="008F0DFF"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8F0DFF"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8F0DFF" w14:paraId="5AF2AD95" w14:textId="77777777">
        <w:tc>
          <w:tcPr>
            <w:tcW w:w="4675" w:type="dxa"/>
          </w:tcPr>
          <w:p w:rsidR="00314C99" w:rsidP="008F0DFF"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8F0DFF"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sidR="00314C99">
        <w:drawing>
          <wp:inline wp14:editId="6F01E625" wp14:anchorId="7B972D44">
            <wp:extent cx="4320000" cy="2751231"/>
            <wp:effectExtent l="0" t="0" r="4445"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52b1a5a593ae47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w:t>
      </w:r>
      <w:proofErr w:type="spellStart"/>
      <w:r>
        <w:rPr>
          <w:rFonts w:ascii="Segoe UI" w:hAnsi="Segoe UI" w:cs="Segoe UI"/>
          <w:sz w:val="20"/>
          <w:szCs w:val="20"/>
        </w:rPr>
        <w:t>Program.cs</w:t>
      </w:r>
      <w:proofErr w:type="spellEnd"/>
      <w:r>
        <w:rPr>
          <w:rFonts w:ascii="Segoe UI" w:hAnsi="Segoe UI" w:cs="Segoe UI"/>
          <w:sz w:val="20"/>
          <w:szCs w:val="20"/>
        </w:rPr>
        <w:t>”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sidR="00314C99">
        <w:drawing>
          <wp:inline wp14:editId="116CCEAC" wp14:anchorId="1E3F88AB">
            <wp:extent cx="2880000" cy="1544308"/>
            <wp:effectExtent l="0" t="0" r="0" b="0"/>
            <wp:docPr id="56" name="Picture 56" title=""/>
            <wp:cNvGraphicFramePr>
              <a:graphicFrameLocks noChangeAspect="1"/>
            </wp:cNvGraphicFramePr>
            <a:graphic>
              <a:graphicData uri="http://schemas.openxmlformats.org/drawingml/2006/picture">
                <pic:pic>
                  <pic:nvPicPr>
                    <pic:cNvPr id="0" name="Picture 56"/>
                    <pic:cNvPicPr/>
                  </pic:nvPicPr>
                  <pic:blipFill>
                    <a:blip r:embed="R60876bdd13b647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w:t>
      </w:r>
      <w:proofErr w:type="spellStart"/>
      <w:r>
        <w:rPr>
          <w:rFonts w:ascii="Segoe UI" w:hAnsi="Segoe UI" w:cs="Segoe UI"/>
          <w:sz w:val="20"/>
          <w:szCs w:val="20"/>
        </w:rPr>
        <w:t>Program.cs</w:t>
      </w:r>
      <w:proofErr w:type="spellEnd"/>
      <w:r>
        <w:rPr>
          <w:rFonts w:ascii="Segoe UI" w:hAnsi="Segoe UI" w:cs="Segoe UI"/>
          <w:sz w:val="20"/>
          <w:szCs w:val="20"/>
        </w:rPr>
        <w:t>”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65CCF1C6" w14:paraId="43231181" w14:textId="77777777">
        <w:tc>
          <w:tcPr>
            <w:tcW w:w="9350" w:type="dxa"/>
          </w:tcPr>
          <w:p w:rsidR="00314C99" w:rsidP="008F0DFF" w:rsidRDefault="00314C99" w14:paraId="471F2F57" w14:textId="77777777">
            <w:pPr>
              <w:rPr>
                <w:rFonts w:ascii="Arial" w:hAnsi="Arial" w:cs="Arial"/>
                <w:sz w:val="16"/>
                <w:szCs w:val="16"/>
              </w:rPr>
            </w:pPr>
          </w:p>
          <w:p w:rsidRPr="00891A86" w:rsidR="00314C99" w:rsidP="008F0DFF" w:rsidRDefault="00314C99" w14:paraId="1267EE48" w14:textId="77777777">
            <w:pPr>
              <w:rPr>
                <w:rFonts w:ascii="Arial" w:hAnsi="Arial" w:cs="Arial"/>
                <w:sz w:val="16"/>
                <w:szCs w:val="16"/>
              </w:rPr>
            </w:pPr>
            <w:r w:rsidRPr="00891A86">
              <w:rPr>
                <w:rFonts w:ascii="Arial" w:hAnsi="Arial" w:cs="Arial"/>
                <w:sz w:val="16"/>
                <w:szCs w:val="16"/>
              </w:rPr>
              <w:t xml:space="preserve">using </w:t>
            </w:r>
            <w:proofErr w:type="gramStart"/>
            <w:r w:rsidRPr="00891A86">
              <w:rPr>
                <w:rFonts w:ascii="Arial" w:hAnsi="Arial" w:cs="Arial"/>
                <w:sz w:val="16"/>
                <w:szCs w:val="16"/>
              </w:rPr>
              <w:t>System;</w:t>
            </w:r>
            <w:proofErr w:type="gramEnd"/>
          </w:p>
          <w:p w:rsidRPr="00891A86" w:rsidR="00314C99" w:rsidP="008F0DFF" w:rsidRDefault="00314C99" w14:paraId="382CF32F" w14:textId="77777777">
            <w:pPr>
              <w:rPr>
                <w:rFonts w:ascii="Arial" w:hAnsi="Arial" w:cs="Arial"/>
                <w:sz w:val="16"/>
                <w:szCs w:val="16"/>
              </w:rPr>
            </w:pPr>
            <w:r w:rsidRPr="00891A86">
              <w:rPr>
                <w:rFonts w:ascii="Arial" w:hAnsi="Arial" w:cs="Arial"/>
                <w:sz w:val="16"/>
                <w:szCs w:val="16"/>
              </w:rPr>
              <w:t xml:space="preserve">using </w:t>
            </w:r>
            <w:proofErr w:type="gramStart"/>
            <w:r w:rsidRPr="00891A86">
              <w:rPr>
                <w:rFonts w:ascii="Arial" w:hAnsi="Arial" w:cs="Arial"/>
                <w:sz w:val="16"/>
                <w:szCs w:val="16"/>
              </w:rPr>
              <w:t>System.IO;</w:t>
            </w:r>
            <w:proofErr w:type="gramEnd"/>
          </w:p>
          <w:p w:rsidRPr="00891A86" w:rsidR="00314C99" w:rsidP="008F0DFF" w:rsidRDefault="00314C99" w14:paraId="2F7A204D" w14:textId="77777777">
            <w:pPr>
              <w:rPr>
                <w:rFonts w:ascii="Arial" w:hAnsi="Arial" w:cs="Arial"/>
                <w:sz w:val="16"/>
                <w:szCs w:val="16"/>
              </w:rPr>
            </w:pPr>
            <w:r w:rsidRPr="00891A86">
              <w:rPr>
                <w:rFonts w:ascii="Arial" w:hAnsi="Arial" w:cs="Arial"/>
                <w:sz w:val="16"/>
                <w:szCs w:val="16"/>
              </w:rPr>
              <w:t xml:space="preserve">using </w:t>
            </w:r>
            <w:proofErr w:type="spellStart"/>
            <w:proofErr w:type="gramStart"/>
            <w:r w:rsidRPr="00891A86">
              <w:rPr>
                <w:rFonts w:ascii="Arial" w:hAnsi="Arial" w:cs="Arial"/>
                <w:sz w:val="16"/>
                <w:szCs w:val="16"/>
              </w:rPr>
              <w:t>System.Security.Cryptography</w:t>
            </w:r>
            <w:proofErr w:type="spellEnd"/>
            <w:proofErr w:type="gramEnd"/>
            <w:r w:rsidRPr="00891A86">
              <w:rPr>
                <w:rFonts w:ascii="Arial" w:hAnsi="Arial" w:cs="Arial"/>
                <w:sz w:val="16"/>
                <w:szCs w:val="16"/>
              </w:rPr>
              <w:t>;</w:t>
            </w:r>
          </w:p>
          <w:p w:rsidRPr="00891A86" w:rsidR="00314C99" w:rsidP="008F0DFF" w:rsidRDefault="00314C99" w14:paraId="7B35F5B9" w14:textId="77777777">
            <w:pPr>
              <w:rPr>
                <w:rFonts w:ascii="Arial" w:hAnsi="Arial" w:cs="Arial"/>
                <w:sz w:val="16"/>
                <w:szCs w:val="16"/>
              </w:rPr>
            </w:pPr>
            <w:r w:rsidRPr="00891A86">
              <w:rPr>
                <w:rFonts w:ascii="Arial" w:hAnsi="Arial" w:cs="Arial"/>
                <w:sz w:val="16"/>
                <w:szCs w:val="16"/>
              </w:rPr>
              <w:t xml:space="preserve">using </w:t>
            </w:r>
            <w:proofErr w:type="spellStart"/>
            <w:r w:rsidRPr="00891A86">
              <w:rPr>
                <w:rFonts w:ascii="Arial" w:hAnsi="Arial" w:cs="Arial"/>
                <w:sz w:val="16"/>
                <w:szCs w:val="16"/>
              </w:rPr>
              <w:t>System.</w:t>
            </w:r>
            <w:proofErr w:type="gramStart"/>
            <w:r w:rsidRPr="00891A86">
              <w:rPr>
                <w:rFonts w:ascii="Arial" w:hAnsi="Arial" w:cs="Arial"/>
                <w:sz w:val="16"/>
                <w:szCs w:val="16"/>
              </w:rPr>
              <w:t>Text</w:t>
            </w:r>
            <w:proofErr w:type="spellEnd"/>
            <w:r w:rsidRPr="00891A86">
              <w:rPr>
                <w:rFonts w:ascii="Arial" w:hAnsi="Arial" w:cs="Arial"/>
                <w:sz w:val="16"/>
                <w:szCs w:val="16"/>
              </w:rPr>
              <w:t>;</w:t>
            </w:r>
            <w:proofErr w:type="gramEnd"/>
          </w:p>
          <w:p w:rsidRPr="00891A86" w:rsidR="00314C99" w:rsidP="008F0DFF" w:rsidRDefault="00314C99" w14:paraId="6020AC8C" w14:textId="77777777">
            <w:pPr>
              <w:rPr>
                <w:rFonts w:ascii="Arial" w:hAnsi="Arial" w:cs="Arial"/>
                <w:sz w:val="16"/>
                <w:szCs w:val="16"/>
              </w:rPr>
            </w:pPr>
          </w:p>
          <w:p w:rsidRPr="00891A86" w:rsidR="00314C99" w:rsidP="008F0DFF"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8F0DFF"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8F0DFF"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w:t>
            </w:r>
            <w:proofErr w:type="gramStart"/>
            <w:r w:rsidRPr="00891A86">
              <w:rPr>
                <w:rFonts w:ascii="Arial" w:hAnsi="Arial" w:cs="Arial"/>
                <w:sz w:val="16"/>
                <w:szCs w:val="16"/>
              </w:rPr>
              <w:t>string[</w:t>
            </w:r>
            <w:proofErr w:type="gramEnd"/>
            <w:r w:rsidRPr="00891A86">
              <w:rPr>
                <w:rFonts w:ascii="Arial" w:hAnsi="Arial" w:cs="Arial"/>
                <w:sz w:val="16"/>
                <w:szCs w:val="16"/>
              </w:rPr>
              <w:t xml:space="preserve">] </w:t>
            </w:r>
            <w:proofErr w:type="spellStart"/>
            <w:r w:rsidRPr="00891A86">
              <w:rPr>
                <w:rFonts w:ascii="Arial" w:hAnsi="Arial" w:cs="Arial"/>
                <w:sz w:val="16"/>
                <w:szCs w:val="16"/>
              </w:rPr>
              <w:t>args</w:t>
            </w:r>
            <w:proofErr w:type="spellEnd"/>
            <w:r w:rsidRPr="00891A86">
              <w:rPr>
                <w:rFonts w:ascii="Arial" w:hAnsi="Arial" w:cs="Arial"/>
                <w:sz w:val="16"/>
                <w:szCs w:val="16"/>
              </w:rPr>
              <w:t>)</w:t>
            </w:r>
          </w:p>
          <w:p w:rsidRPr="00891A86" w:rsidR="00314C99" w:rsidP="008F0DFF"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8F0DFF"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("Enter a password to produce a key:"</w:t>
            </w:r>
            <w:proofErr w:type="gramStart"/>
            <w:r w:rsidRPr="00891A86">
              <w:rPr>
                <w:rFonts w:ascii="Arial" w:hAnsi="Arial" w:cs="Arial"/>
                <w:sz w:val="16"/>
                <w:szCs w:val="16"/>
              </w:rPr>
              <w:t>);</w:t>
            </w:r>
            <w:proofErr w:type="gramEnd"/>
          </w:p>
          <w:p w:rsidRPr="00891A86" w:rsidR="00314C99" w:rsidP="008F0DFF" w:rsidRDefault="00314C99" w14:paraId="627A8D5F" w14:textId="77777777">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var </w:t>
            </w:r>
            <w:proofErr w:type="spellStart"/>
            <w:r w:rsidRPr="00891A86">
              <w:rPr>
                <w:rFonts w:ascii="Arial" w:hAnsi="Arial" w:cs="Arial"/>
                <w:sz w:val="16"/>
                <w:szCs w:val="16"/>
              </w:rPr>
              <w:t>pwd</w:t>
            </w:r>
            <w:proofErr w:type="spellEnd"/>
            <w:r w:rsidRPr="00891A86">
              <w:rPr>
                <w:rFonts w:ascii="Arial" w:hAnsi="Arial" w:cs="Arial"/>
                <w:sz w:val="16"/>
                <w:szCs w:val="16"/>
              </w:rPr>
              <w:t xml:space="preserve"> = </w:t>
            </w:r>
            <w:proofErr w:type="spellStart"/>
            <w:proofErr w:type="gramStart"/>
            <w:r w:rsidRPr="00891A86">
              <w:rPr>
                <w:rFonts w:ascii="Arial" w:hAnsi="Arial" w:cs="Arial"/>
                <w:sz w:val="16"/>
                <w:szCs w:val="16"/>
              </w:rPr>
              <w:t>Encoding.Unicode.GetBytes</w:t>
            </w:r>
            <w:proofErr w:type="spellEnd"/>
            <w:proofErr w:type="gramEnd"/>
            <w:r w:rsidRPr="00891A86">
              <w:rPr>
                <w:rFonts w:ascii="Arial" w:hAnsi="Arial" w:cs="Arial"/>
                <w:sz w:val="16"/>
                <w:szCs w:val="16"/>
              </w:rPr>
              <w:t>(</w:t>
            </w:r>
            <w:proofErr w:type="spellStart"/>
            <w:r w:rsidRPr="00891A86">
              <w:rPr>
                <w:rFonts w:ascii="Arial" w:hAnsi="Arial" w:cs="Arial"/>
                <w:sz w:val="16"/>
                <w:szCs w:val="16"/>
              </w:rPr>
              <w:t>Console.ReadLine</w:t>
            </w:r>
            <w:proofErr w:type="spellEnd"/>
            <w:r w:rsidRPr="00891A86">
              <w:rPr>
                <w:rFonts w:ascii="Arial" w:hAnsi="Arial" w:cs="Arial"/>
                <w:sz w:val="16"/>
                <w:szCs w:val="16"/>
              </w:rPr>
              <w:t>());</w:t>
            </w:r>
          </w:p>
          <w:p w:rsidRPr="00891A86" w:rsidR="00314C99" w:rsidP="008F0DFF"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var salt = </w:t>
            </w:r>
            <w:proofErr w:type="spellStart"/>
            <w:proofErr w:type="gramStart"/>
            <w:r w:rsidRPr="00891A86">
              <w:rPr>
                <w:rFonts w:ascii="Arial" w:hAnsi="Arial" w:cs="Arial"/>
                <w:sz w:val="16"/>
                <w:szCs w:val="16"/>
              </w:rPr>
              <w:t>CreateRandomSalt</w:t>
            </w:r>
            <w:proofErr w:type="spellEnd"/>
            <w:r w:rsidRPr="00891A86">
              <w:rPr>
                <w:rFonts w:ascii="Arial" w:hAnsi="Arial" w:cs="Arial"/>
                <w:sz w:val="16"/>
                <w:szCs w:val="16"/>
              </w:rPr>
              <w:t>(</w:t>
            </w:r>
            <w:proofErr w:type="gramEnd"/>
            <w:r w:rsidRPr="00891A86">
              <w:rPr>
                <w:rFonts w:ascii="Arial" w:hAnsi="Arial" w:cs="Arial"/>
                <w:sz w:val="16"/>
                <w:szCs w:val="16"/>
              </w:rPr>
              <w:t>7);</w:t>
            </w:r>
          </w:p>
          <w:p w:rsidRPr="00891A86" w:rsidR="00314C99" w:rsidP="008F0DFF"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Create a </w:t>
            </w:r>
            <w:proofErr w:type="spellStart"/>
            <w:r w:rsidRPr="00891A86">
              <w:rPr>
                <w:rFonts w:ascii="Arial" w:hAnsi="Arial" w:cs="Arial"/>
                <w:sz w:val="16"/>
                <w:szCs w:val="16"/>
              </w:rPr>
              <w:t>TripleDESCryptoServiceProvider</w:t>
            </w:r>
            <w:proofErr w:type="spellEnd"/>
            <w:r w:rsidRPr="00891A86">
              <w:rPr>
                <w:rFonts w:ascii="Arial" w:hAnsi="Arial" w:cs="Arial"/>
                <w:sz w:val="16"/>
                <w:szCs w:val="16"/>
              </w:rPr>
              <w:t xml:space="preserve"> object.</w:t>
            </w:r>
          </w:p>
          <w:p w:rsidRPr="00891A86" w:rsidR="00314C99" w:rsidP="008F0DFF"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var </w:t>
            </w:r>
            <w:proofErr w:type="spellStart"/>
            <w:r w:rsidRPr="00891A86">
              <w:rPr>
                <w:rFonts w:ascii="Arial" w:hAnsi="Arial" w:cs="Arial"/>
                <w:sz w:val="16"/>
                <w:szCs w:val="16"/>
              </w:rPr>
              <w:t>tdes</w:t>
            </w:r>
            <w:proofErr w:type="spellEnd"/>
            <w:r w:rsidRPr="00891A86">
              <w:rPr>
                <w:rFonts w:ascii="Arial" w:hAnsi="Arial" w:cs="Arial"/>
                <w:sz w:val="16"/>
                <w:szCs w:val="16"/>
              </w:rPr>
              <w:t xml:space="preserve"> = new </w:t>
            </w:r>
            <w:proofErr w:type="spellStart"/>
            <w:proofErr w:type="gramStart"/>
            <w:r w:rsidRPr="00891A86">
              <w:rPr>
                <w:rFonts w:ascii="Arial" w:hAnsi="Arial" w:cs="Arial"/>
                <w:sz w:val="16"/>
                <w:szCs w:val="16"/>
              </w:rPr>
              <w:t>TripleDESCryptoServiceProvider</w:t>
            </w:r>
            <w:proofErr w:type="spellEnd"/>
            <w:r w:rsidRPr="00891A86">
              <w:rPr>
                <w:rFonts w:ascii="Arial" w:hAnsi="Arial" w:cs="Arial"/>
                <w:sz w:val="16"/>
                <w:szCs w:val="16"/>
              </w:rPr>
              <w:t>(</w:t>
            </w:r>
            <w:proofErr w:type="gramEnd"/>
            <w:r w:rsidRPr="00891A86">
              <w:rPr>
                <w:rFonts w:ascii="Arial" w:hAnsi="Arial" w:cs="Arial"/>
                <w:sz w:val="16"/>
                <w:szCs w:val="16"/>
              </w:rPr>
              <w:t>);</w:t>
            </w:r>
          </w:p>
          <w:p w:rsidRPr="00891A86" w:rsidR="00314C99" w:rsidP="008F0DFF"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8F0DFF"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 xml:space="preserve">("Creating a key with </w:t>
            </w:r>
            <w:proofErr w:type="spellStart"/>
            <w:r w:rsidRPr="00891A86">
              <w:rPr>
                <w:rFonts w:ascii="Arial" w:hAnsi="Arial" w:cs="Arial"/>
                <w:sz w:val="16"/>
                <w:szCs w:val="16"/>
              </w:rPr>
              <w:t>PasswordDeriveBytes</w:t>
            </w:r>
            <w:proofErr w:type="spellEnd"/>
            <w:r w:rsidRPr="00891A86">
              <w:rPr>
                <w:rFonts w:ascii="Arial" w:hAnsi="Arial" w:cs="Arial"/>
                <w:sz w:val="16"/>
                <w:szCs w:val="16"/>
              </w:rPr>
              <w:t>..."</w:t>
            </w:r>
            <w:proofErr w:type="gramStart"/>
            <w:r w:rsidRPr="00891A86">
              <w:rPr>
                <w:rFonts w:ascii="Arial" w:hAnsi="Arial" w:cs="Arial"/>
                <w:sz w:val="16"/>
                <w:szCs w:val="16"/>
              </w:rPr>
              <w:t>);</w:t>
            </w:r>
            <w:proofErr w:type="gramEnd"/>
          </w:p>
          <w:p w:rsidRPr="00891A86" w:rsidR="00314C99" w:rsidP="008F0DFF"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Create a </w:t>
            </w:r>
            <w:proofErr w:type="spellStart"/>
            <w:r w:rsidRPr="00891A86">
              <w:rPr>
                <w:rFonts w:ascii="Arial" w:hAnsi="Arial" w:cs="Arial"/>
                <w:sz w:val="16"/>
                <w:szCs w:val="16"/>
              </w:rPr>
              <w:t>PasswordDeriveBytes</w:t>
            </w:r>
            <w:proofErr w:type="spellEnd"/>
            <w:r w:rsidRPr="00891A86">
              <w:rPr>
                <w:rFonts w:ascii="Arial" w:hAnsi="Arial" w:cs="Arial"/>
                <w:sz w:val="16"/>
                <w:szCs w:val="16"/>
              </w:rPr>
              <w:t xml:space="preserve"> object and then create</w:t>
            </w:r>
          </w:p>
          <w:p w:rsidRPr="00891A86" w:rsidR="00314C99" w:rsidP="008F0DFF"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a </w:t>
            </w:r>
            <w:proofErr w:type="spellStart"/>
            <w:r w:rsidRPr="00891A86">
              <w:rPr>
                <w:rFonts w:ascii="Arial" w:hAnsi="Arial" w:cs="Arial"/>
                <w:sz w:val="16"/>
                <w:szCs w:val="16"/>
              </w:rPr>
              <w:t>TripleDES</w:t>
            </w:r>
            <w:proofErr w:type="spellEnd"/>
            <w:r w:rsidRPr="00891A86">
              <w:rPr>
                <w:rFonts w:ascii="Arial" w:hAnsi="Arial" w:cs="Arial"/>
                <w:sz w:val="16"/>
                <w:szCs w:val="16"/>
              </w:rPr>
              <w:t xml:space="preserve"> key from the password and salt.</w:t>
            </w:r>
          </w:p>
          <w:p w:rsidRPr="00891A86" w:rsidR="00314C99" w:rsidP="008F0DFF"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var </w:t>
            </w:r>
            <w:proofErr w:type="spellStart"/>
            <w:r w:rsidRPr="00891A86">
              <w:rPr>
                <w:rFonts w:ascii="Arial" w:hAnsi="Arial" w:cs="Arial"/>
                <w:sz w:val="16"/>
                <w:szCs w:val="16"/>
              </w:rPr>
              <w:t>pdb</w:t>
            </w:r>
            <w:proofErr w:type="spellEnd"/>
            <w:r w:rsidRPr="00891A86">
              <w:rPr>
                <w:rFonts w:ascii="Arial" w:hAnsi="Arial" w:cs="Arial"/>
                <w:sz w:val="16"/>
                <w:szCs w:val="16"/>
              </w:rPr>
              <w:t xml:space="preserve"> = new </w:t>
            </w:r>
            <w:proofErr w:type="spellStart"/>
            <w:proofErr w:type="gramStart"/>
            <w:r w:rsidRPr="00891A86">
              <w:rPr>
                <w:rFonts w:ascii="Arial" w:hAnsi="Arial" w:cs="Arial"/>
                <w:sz w:val="16"/>
                <w:szCs w:val="16"/>
              </w:rPr>
              <w:t>PasswordDeriveBytes</w:t>
            </w:r>
            <w:proofErr w:type="spellEnd"/>
            <w:r w:rsidRPr="00891A86">
              <w:rPr>
                <w:rFonts w:ascii="Arial" w:hAnsi="Arial" w:cs="Arial"/>
                <w:sz w:val="16"/>
                <w:szCs w:val="16"/>
              </w:rPr>
              <w:t>(</w:t>
            </w:r>
            <w:proofErr w:type="spellStart"/>
            <w:proofErr w:type="gramEnd"/>
            <w:r w:rsidRPr="00891A86">
              <w:rPr>
                <w:rFonts w:ascii="Arial" w:hAnsi="Arial" w:cs="Arial"/>
                <w:sz w:val="16"/>
                <w:szCs w:val="16"/>
              </w:rPr>
              <w:t>pwd</w:t>
            </w:r>
            <w:proofErr w:type="spellEnd"/>
            <w:r w:rsidRPr="00891A86">
              <w:rPr>
                <w:rFonts w:ascii="Arial" w:hAnsi="Arial" w:cs="Arial"/>
                <w:sz w:val="16"/>
                <w:szCs w:val="16"/>
              </w:rPr>
              <w:t>, salt);</w:t>
            </w:r>
          </w:p>
          <w:p w:rsidRPr="00891A86" w:rsidR="00314C99" w:rsidP="008F0DFF"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8F0DFF"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of the </w:t>
            </w:r>
            <w:proofErr w:type="spellStart"/>
            <w:r w:rsidRPr="00891A86">
              <w:rPr>
                <w:rFonts w:ascii="Arial" w:hAnsi="Arial" w:cs="Arial"/>
                <w:sz w:val="16"/>
                <w:szCs w:val="16"/>
              </w:rPr>
              <w:t>TripleDESCryptoServiceProvider</w:t>
            </w:r>
            <w:proofErr w:type="spellEnd"/>
            <w:r w:rsidRPr="00891A86">
              <w:rPr>
                <w:rFonts w:ascii="Arial" w:hAnsi="Arial" w:cs="Arial"/>
                <w:sz w:val="16"/>
                <w:szCs w:val="16"/>
              </w:rPr>
              <w:t xml:space="preserve"> object.</w:t>
            </w:r>
          </w:p>
          <w:p w:rsidRPr="00891A86" w:rsidR="00314C99" w:rsidP="008F0DFF"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8F0DFF"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8F0DFF"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tdes.Key</w:t>
            </w:r>
            <w:proofErr w:type="spellEnd"/>
            <w:proofErr w:type="gramEnd"/>
            <w:r w:rsidRPr="00891A86">
              <w:rPr>
                <w:rFonts w:ascii="Arial" w:hAnsi="Arial" w:cs="Arial"/>
                <w:sz w:val="16"/>
                <w:szCs w:val="16"/>
              </w:rPr>
              <w:t xml:space="preserve"> = </w:t>
            </w:r>
            <w:proofErr w:type="spellStart"/>
            <w:r w:rsidRPr="00891A86">
              <w:rPr>
                <w:rFonts w:ascii="Arial" w:hAnsi="Arial" w:cs="Arial"/>
                <w:sz w:val="16"/>
                <w:szCs w:val="16"/>
              </w:rPr>
              <w:t>pdb.CryptDeriveKey</w:t>
            </w:r>
            <w:proofErr w:type="spellEnd"/>
            <w:r w:rsidRPr="00891A86">
              <w:rPr>
                <w:rFonts w:ascii="Arial" w:hAnsi="Arial" w:cs="Arial"/>
                <w:sz w:val="16"/>
                <w:szCs w:val="16"/>
              </w:rPr>
              <w:t>("</w:t>
            </w:r>
            <w:proofErr w:type="spellStart"/>
            <w:r w:rsidRPr="00891A86">
              <w:rPr>
                <w:rFonts w:ascii="Arial" w:hAnsi="Arial" w:cs="Arial"/>
                <w:sz w:val="16"/>
                <w:szCs w:val="16"/>
              </w:rPr>
              <w:t>TripleDES</w:t>
            </w:r>
            <w:proofErr w:type="spellEnd"/>
            <w:r w:rsidRPr="00891A86">
              <w:rPr>
                <w:rFonts w:ascii="Arial" w:hAnsi="Arial" w:cs="Arial"/>
                <w:sz w:val="16"/>
                <w:szCs w:val="16"/>
              </w:rPr>
              <w:t xml:space="preserve">", "SHA1", 192, </w:t>
            </w:r>
            <w:proofErr w:type="spellStart"/>
            <w:r w:rsidRPr="00891A86">
              <w:rPr>
                <w:rFonts w:ascii="Arial" w:hAnsi="Arial" w:cs="Arial"/>
                <w:sz w:val="16"/>
                <w:szCs w:val="16"/>
              </w:rPr>
              <w:t>tdes.IV</w:t>
            </w:r>
            <w:proofErr w:type="spellEnd"/>
            <w:r w:rsidRPr="00891A86">
              <w:rPr>
                <w:rFonts w:ascii="Arial" w:hAnsi="Arial" w:cs="Arial"/>
                <w:sz w:val="16"/>
                <w:szCs w:val="16"/>
              </w:rPr>
              <w:t>);</w:t>
            </w:r>
          </w:p>
          <w:p w:rsidRPr="00891A86" w:rsidR="00314C99" w:rsidP="008F0DFF"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("Operation complete."</w:t>
            </w:r>
            <w:proofErr w:type="gramStart"/>
            <w:r w:rsidRPr="00891A86">
              <w:rPr>
                <w:rFonts w:ascii="Arial" w:hAnsi="Arial" w:cs="Arial"/>
                <w:sz w:val="16"/>
                <w:szCs w:val="16"/>
              </w:rPr>
              <w:t>);</w:t>
            </w:r>
            <w:proofErr w:type="gramEnd"/>
          </w:p>
          <w:p w:rsidRPr="00891A86" w:rsidR="00314C99" w:rsidP="008F0DFF" w:rsidRDefault="00314C99" w14:paraId="7050C796" w14:textId="4B477B10">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var text = </w:t>
            </w:r>
            <w:r w:rsidRPr="65CCF1C6" w:rsidR="419419FF">
              <w:rPr>
                <w:rFonts w:ascii="Arial" w:hAnsi="Arial" w:cs="Arial"/>
                <w:sz w:val="16"/>
                <w:szCs w:val="16"/>
              </w:rPr>
              <w:t>Encoding.UTF</w:t>
            </w:r>
            <w:proofErr w:type="gramStart"/>
            <w:r w:rsidRPr="65CCF1C6" w:rsidR="419419FF">
              <w:rPr>
                <w:rFonts w:ascii="Arial" w:hAnsi="Arial" w:cs="Arial"/>
                <w:sz w:val="16"/>
                <w:szCs w:val="16"/>
              </w:rPr>
              <w:t>8.GetString</w:t>
            </w:r>
            <w:proofErr w:type="gramEnd"/>
            <w:r w:rsidRPr="65CCF1C6" w:rsidR="419419FF">
              <w:rPr>
                <w:rFonts w:ascii="Arial" w:hAnsi="Arial" w:cs="Arial"/>
                <w:sz w:val="16"/>
                <w:szCs w:val="16"/>
              </w:rPr>
              <w:t>(</w:t>
            </w:r>
            <w:proofErr w:type="spellStart"/>
            <w:r w:rsidRPr="65CCF1C6" w:rsidR="419419FF">
              <w:rPr>
                <w:rFonts w:ascii="Arial" w:hAnsi="Arial" w:cs="Arial"/>
                <w:sz w:val="16"/>
                <w:szCs w:val="16"/>
              </w:rPr>
              <w:t>tdes.Key</w:t>
            </w:r>
            <w:proofErr w:type="spellEnd"/>
            <w:r w:rsidRPr="65CCF1C6" w:rsidR="419419FF">
              <w:rPr>
                <w:rFonts w:ascii="Arial" w:hAnsi="Arial" w:cs="Arial"/>
                <w:sz w:val="16"/>
                <w:szCs w:val="16"/>
              </w:rPr>
              <w:t>);</w:t>
            </w:r>
          </w:p>
          <w:p w:rsidRPr="00891A86" w:rsidR="00314C99" w:rsidP="008F0DFF"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File.WriteAllText</w:t>
            </w:r>
            <w:proofErr w:type="spellEnd"/>
            <w:r w:rsidRPr="00891A86">
              <w:rPr>
                <w:rFonts w:ascii="Arial" w:hAnsi="Arial" w:cs="Arial"/>
                <w:sz w:val="16"/>
                <w:szCs w:val="16"/>
              </w:rPr>
              <w:t>("C:\\A folder for your deployment\\Secret.txt", text</w:t>
            </w:r>
            <w:proofErr w:type="gramStart"/>
            <w:r w:rsidRPr="00891A86">
              <w:rPr>
                <w:rFonts w:ascii="Arial" w:hAnsi="Arial" w:cs="Arial"/>
                <w:sz w:val="16"/>
                <w:szCs w:val="16"/>
              </w:rPr>
              <w:t>);</w:t>
            </w:r>
            <w:proofErr w:type="gramEnd"/>
          </w:p>
          <w:p w:rsidRPr="00891A86" w:rsidR="00314C99" w:rsidP="008F0DFF"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8F0DFF"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w:t>
            </w:r>
            <w:proofErr w:type="spellStart"/>
            <w:proofErr w:type="gramStart"/>
            <w:r w:rsidRPr="00891A86">
              <w:rPr>
                <w:rFonts w:ascii="Arial" w:hAnsi="Arial" w:cs="Arial"/>
                <w:sz w:val="16"/>
                <w:szCs w:val="16"/>
              </w:rPr>
              <w:t>e.Message</w:t>
            </w:r>
            <w:proofErr w:type="spellEnd"/>
            <w:proofErr w:type="gramEnd"/>
            <w:r w:rsidRPr="00891A86">
              <w:rPr>
                <w:rFonts w:ascii="Arial" w:hAnsi="Arial" w:cs="Arial"/>
                <w:sz w:val="16"/>
                <w:szCs w:val="16"/>
              </w:rPr>
              <w:t>);</w:t>
            </w:r>
          </w:p>
          <w:p w:rsidRPr="00891A86" w:rsidR="00314C99" w:rsidP="008F0DFF"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8F0DFF"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8F0DFF"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ClearBytes</w:t>
            </w:r>
            <w:proofErr w:type="spellEnd"/>
            <w:r w:rsidRPr="00891A86">
              <w:rPr>
                <w:rFonts w:ascii="Arial" w:hAnsi="Arial" w:cs="Arial"/>
                <w:sz w:val="16"/>
                <w:szCs w:val="16"/>
              </w:rPr>
              <w:t>(</w:t>
            </w:r>
            <w:proofErr w:type="spellStart"/>
            <w:r w:rsidRPr="00891A86">
              <w:rPr>
                <w:rFonts w:ascii="Arial" w:hAnsi="Arial" w:cs="Arial"/>
                <w:sz w:val="16"/>
                <w:szCs w:val="16"/>
              </w:rPr>
              <w:t>pwd</w:t>
            </w:r>
            <w:proofErr w:type="spellEnd"/>
            <w:proofErr w:type="gramStart"/>
            <w:r w:rsidRPr="00891A86">
              <w:rPr>
                <w:rFonts w:ascii="Arial" w:hAnsi="Arial" w:cs="Arial"/>
                <w:sz w:val="16"/>
                <w:szCs w:val="16"/>
              </w:rPr>
              <w:t>);</w:t>
            </w:r>
            <w:proofErr w:type="gramEnd"/>
          </w:p>
          <w:p w:rsidRPr="00891A86" w:rsidR="00314C99" w:rsidP="008F0DFF"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ClearBytes</w:t>
            </w:r>
            <w:proofErr w:type="spellEnd"/>
            <w:r w:rsidRPr="00891A86">
              <w:rPr>
                <w:rFonts w:ascii="Arial" w:hAnsi="Arial" w:cs="Arial"/>
                <w:sz w:val="16"/>
                <w:szCs w:val="16"/>
              </w:rPr>
              <w:t>(salt</w:t>
            </w:r>
            <w:proofErr w:type="gramStart"/>
            <w:r w:rsidRPr="00891A86">
              <w:rPr>
                <w:rFonts w:ascii="Arial" w:hAnsi="Arial" w:cs="Arial"/>
                <w:sz w:val="16"/>
                <w:szCs w:val="16"/>
              </w:rPr>
              <w:t>);</w:t>
            </w:r>
            <w:proofErr w:type="gramEnd"/>
          </w:p>
          <w:p w:rsidRPr="00891A86" w:rsidR="00314C99" w:rsidP="008F0DFF" w:rsidRDefault="00314C99" w14:paraId="1F8B4DF7" w14:textId="77777777">
            <w:pPr>
              <w:rPr>
                <w:rFonts w:ascii="Arial" w:hAnsi="Arial" w:cs="Arial"/>
                <w:sz w:val="16"/>
                <w:szCs w:val="16"/>
              </w:rPr>
            </w:pPr>
          </w:p>
          <w:p w:rsidRPr="00891A86" w:rsidR="00314C99" w:rsidP="008F0DFF"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8F0DFF"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tdes.Clear</w:t>
            </w:r>
            <w:proofErr w:type="spellEnd"/>
            <w:proofErr w:type="gramEnd"/>
            <w:r w:rsidRPr="00891A86">
              <w:rPr>
                <w:rFonts w:ascii="Arial" w:hAnsi="Arial" w:cs="Arial"/>
                <w:sz w:val="16"/>
                <w:szCs w:val="16"/>
              </w:rPr>
              <w:t>();</w:t>
            </w:r>
          </w:p>
          <w:p w:rsidRPr="00891A86" w:rsidR="00314C99" w:rsidP="008F0DFF"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Console.ReadLine</w:t>
            </w:r>
            <w:proofErr w:type="spellEnd"/>
            <w:r w:rsidRPr="00891A86">
              <w:rPr>
                <w:rFonts w:ascii="Arial" w:hAnsi="Arial" w:cs="Arial"/>
                <w:sz w:val="16"/>
                <w:szCs w:val="16"/>
              </w:rPr>
              <w:t>(</w:t>
            </w:r>
            <w:proofErr w:type="gramStart"/>
            <w:r w:rsidRPr="00891A86">
              <w:rPr>
                <w:rFonts w:ascii="Arial" w:hAnsi="Arial" w:cs="Arial"/>
                <w:sz w:val="16"/>
                <w:szCs w:val="16"/>
              </w:rPr>
              <w:t>);</w:t>
            </w:r>
            <w:proofErr w:type="gramEnd"/>
          </w:p>
          <w:p w:rsidRPr="00891A86" w:rsidR="00314C99" w:rsidP="008F0DFF"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8F0DFF"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w:t>
            </w:r>
            <w:proofErr w:type="spellStart"/>
            <w:r w:rsidRPr="00891A86">
              <w:rPr>
                <w:rFonts w:ascii="Arial" w:hAnsi="Arial" w:cs="Arial"/>
                <w:sz w:val="16"/>
                <w:szCs w:val="16"/>
              </w:rPr>
              <w:t>CreateRandomSalt</w:t>
            </w:r>
            <w:proofErr w:type="spellEnd"/>
            <w:r w:rsidRPr="00891A86">
              <w:rPr>
                <w:rFonts w:ascii="Arial" w:hAnsi="Arial" w:cs="Arial"/>
                <w:sz w:val="16"/>
                <w:szCs w:val="16"/>
              </w:rPr>
              <w:t>: Generates a random salt value of the</w:t>
            </w:r>
          </w:p>
          <w:p w:rsidRPr="00891A86" w:rsidR="00314C99" w:rsidP="008F0DFF"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8F0DFF"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w:t>
            </w:r>
            <w:proofErr w:type="spellStart"/>
            <w:r w:rsidRPr="00891A86">
              <w:rPr>
                <w:rFonts w:ascii="Arial" w:hAnsi="Arial" w:cs="Arial"/>
                <w:sz w:val="16"/>
                <w:szCs w:val="16"/>
              </w:rPr>
              <w:t>ClearBytes</w:t>
            </w:r>
            <w:proofErr w:type="spellEnd"/>
            <w:r w:rsidRPr="00891A86">
              <w:rPr>
                <w:rFonts w:ascii="Arial" w:hAnsi="Arial" w:cs="Arial"/>
                <w:sz w:val="16"/>
                <w:szCs w:val="16"/>
              </w:rPr>
              <w:t>: Clear the bytes in a buffer so they can't</w:t>
            </w:r>
          </w:p>
          <w:p w:rsidRPr="00891A86" w:rsidR="00314C99" w:rsidP="008F0DFF"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8F0DFF"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public static </w:t>
            </w:r>
            <w:proofErr w:type="gramStart"/>
            <w:r w:rsidRPr="00891A86">
              <w:rPr>
                <w:rFonts w:ascii="Arial" w:hAnsi="Arial" w:cs="Arial"/>
                <w:sz w:val="16"/>
                <w:szCs w:val="16"/>
              </w:rPr>
              <w:t>byte[</w:t>
            </w:r>
            <w:proofErr w:type="gramEnd"/>
            <w:r w:rsidRPr="00891A86">
              <w:rPr>
                <w:rFonts w:ascii="Arial" w:hAnsi="Arial" w:cs="Arial"/>
                <w:sz w:val="16"/>
                <w:szCs w:val="16"/>
              </w:rPr>
              <w:t xml:space="preserve">] </w:t>
            </w:r>
            <w:proofErr w:type="spellStart"/>
            <w:r w:rsidRPr="00891A86">
              <w:rPr>
                <w:rFonts w:ascii="Arial" w:hAnsi="Arial" w:cs="Arial"/>
                <w:sz w:val="16"/>
                <w:szCs w:val="16"/>
              </w:rPr>
              <w:t>CreateRandomSalt</w:t>
            </w:r>
            <w:proofErr w:type="spellEnd"/>
            <w:r w:rsidRPr="00891A86">
              <w:rPr>
                <w:rFonts w:ascii="Arial" w:hAnsi="Arial" w:cs="Arial"/>
                <w:sz w:val="16"/>
                <w:szCs w:val="16"/>
              </w:rPr>
              <w:t>(int length)</w:t>
            </w:r>
          </w:p>
          <w:p w:rsidRPr="00891A86" w:rsidR="00314C99" w:rsidP="008F0DFF"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8F0DFF"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gramStart"/>
            <w:r w:rsidRPr="00891A86">
              <w:rPr>
                <w:rFonts w:ascii="Arial" w:hAnsi="Arial" w:cs="Arial"/>
                <w:sz w:val="16"/>
                <w:szCs w:val="16"/>
              </w:rPr>
              <w:t>byte[</w:t>
            </w:r>
            <w:proofErr w:type="gramEnd"/>
            <w:r w:rsidRPr="00891A86">
              <w:rPr>
                <w:rFonts w:ascii="Arial" w:hAnsi="Arial" w:cs="Arial"/>
                <w:sz w:val="16"/>
                <w:szCs w:val="16"/>
              </w:rPr>
              <w:t xml:space="preserve">] </w:t>
            </w:r>
            <w:proofErr w:type="spellStart"/>
            <w:r w:rsidRPr="00891A86">
              <w:rPr>
                <w:rFonts w:ascii="Arial" w:hAnsi="Arial" w:cs="Arial"/>
                <w:sz w:val="16"/>
                <w:szCs w:val="16"/>
              </w:rPr>
              <w:t>randBytes</w:t>
            </w:r>
            <w:proofErr w:type="spellEnd"/>
            <w:r w:rsidRPr="00891A86">
              <w:rPr>
                <w:rFonts w:ascii="Arial" w:hAnsi="Arial" w:cs="Arial"/>
                <w:sz w:val="16"/>
                <w:szCs w:val="16"/>
              </w:rPr>
              <w:t>;</w:t>
            </w:r>
          </w:p>
          <w:p w:rsidRPr="00891A86" w:rsidR="00314C99" w:rsidP="008F0DFF" w:rsidRDefault="00314C99" w14:paraId="3A06FA0A" w14:textId="77777777">
            <w:pPr>
              <w:rPr>
                <w:rFonts w:ascii="Arial" w:hAnsi="Arial" w:cs="Arial"/>
                <w:sz w:val="16"/>
                <w:szCs w:val="16"/>
              </w:rPr>
            </w:pPr>
          </w:p>
          <w:p w:rsidRPr="00891A86" w:rsidR="00314C99" w:rsidP="008F0DFF"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8F0DFF"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randBytes</w:t>
            </w:r>
            <w:proofErr w:type="spellEnd"/>
            <w:r w:rsidRPr="00891A86">
              <w:rPr>
                <w:rFonts w:ascii="Arial" w:hAnsi="Arial" w:cs="Arial"/>
                <w:sz w:val="16"/>
                <w:szCs w:val="16"/>
              </w:rPr>
              <w:t xml:space="preserve"> = new byte[length</w:t>
            </w:r>
            <w:proofErr w:type="gramStart"/>
            <w:r w:rsidRPr="00891A86">
              <w:rPr>
                <w:rFonts w:ascii="Arial" w:hAnsi="Arial" w:cs="Arial"/>
                <w:sz w:val="16"/>
                <w:szCs w:val="16"/>
              </w:rPr>
              <w:t>];</w:t>
            </w:r>
            <w:proofErr w:type="gramEnd"/>
          </w:p>
          <w:p w:rsidRPr="00891A86" w:rsidR="00314C99" w:rsidP="008F0DFF"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8F0DFF"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randBytes</w:t>
            </w:r>
            <w:proofErr w:type="spellEnd"/>
            <w:r w:rsidRPr="00891A86">
              <w:rPr>
                <w:rFonts w:ascii="Arial" w:hAnsi="Arial" w:cs="Arial"/>
                <w:sz w:val="16"/>
                <w:szCs w:val="16"/>
              </w:rPr>
              <w:t xml:space="preserve"> = new </w:t>
            </w:r>
            <w:proofErr w:type="gramStart"/>
            <w:r w:rsidRPr="00891A86">
              <w:rPr>
                <w:rFonts w:ascii="Arial" w:hAnsi="Arial" w:cs="Arial"/>
                <w:sz w:val="16"/>
                <w:szCs w:val="16"/>
              </w:rPr>
              <w:t>byte[</w:t>
            </w:r>
            <w:proofErr w:type="gramEnd"/>
            <w:r w:rsidRPr="00891A86">
              <w:rPr>
                <w:rFonts w:ascii="Arial" w:hAnsi="Arial" w:cs="Arial"/>
                <w:sz w:val="16"/>
                <w:szCs w:val="16"/>
              </w:rPr>
              <w:t>1];</w:t>
            </w:r>
          </w:p>
          <w:p w:rsidRPr="00891A86" w:rsidR="00314C99" w:rsidP="008F0DFF"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 Create a new </w:t>
            </w:r>
            <w:proofErr w:type="spellStart"/>
            <w:r w:rsidRPr="00891A86">
              <w:rPr>
                <w:rFonts w:ascii="Arial" w:hAnsi="Arial" w:cs="Arial"/>
                <w:sz w:val="16"/>
                <w:szCs w:val="16"/>
              </w:rPr>
              <w:t>RNGCryptoServiceProvider</w:t>
            </w:r>
            <w:proofErr w:type="spellEnd"/>
            <w:r w:rsidRPr="00891A86">
              <w:rPr>
                <w:rFonts w:ascii="Arial" w:hAnsi="Arial" w:cs="Arial"/>
                <w:sz w:val="16"/>
                <w:szCs w:val="16"/>
              </w:rPr>
              <w:t>.</w:t>
            </w:r>
          </w:p>
          <w:p w:rsidRPr="00891A86" w:rsidR="00314C99" w:rsidP="008F0DFF"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var rand = new </w:t>
            </w:r>
            <w:proofErr w:type="spellStart"/>
            <w:proofErr w:type="gramStart"/>
            <w:r w:rsidRPr="00891A86">
              <w:rPr>
                <w:rFonts w:ascii="Arial" w:hAnsi="Arial" w:cs="Arial"/>
                <w:sz w:val="16"/>
                <w:szCs w:val="16"/>
              </w:rPr>
              <w:t>RNGCryptoServiceProvider</w:t>
            </w:r>
            <w:proofErr w:type="spellEnd"/>
            <w:r w:rsidRPr="00891A86">
              <w:rPr>
                <w:rFonts w:ascii="Arial" w:hAnsi="Arial" w:cs="Arial"/>
                <w:sz w:val="16"/>
                <w:szCs w:val="16"/>
              </w:rPr>
              <w:t>(</w:t>
            </w:r>
            <w:proofErr w:type="gramEnd"/>
            <w:r w:rsidRPr="00891A86">
              <w:rPr>
                <w:rFonts w:ascii="Arial" w:hAnsi="Arial" w:cs="Arial"/>
                <w:sz w:val="16"/>
                <w:szCs w:val="16"/>
              </w:rPr>
              <w:t>);</w:t>
            </w:r>
          </w:p>
          <w:p w:rsidRPr="00891A86" w:rsidR="00314C99" w:rsidP="008F0DFF"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8F0DFF"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rand.GetBytes</w:t>
            </w:r>
            <w:proofErr w:type="spellEnd"/>
            <w:proofErr w:type="gramEnd"/>
            <w:r w:rsidRPr="00891A86">
              <w:rPr>
                <w:rFonts w:ascii="Arial" w:hAnsi="Arial" w:cs="Arial"/>
                <w:sz w:val="16"/>
                <w:szCs w:val="16"/>
              </w:rPr>
              <w:t>(</w:t>
            </w:r>
            <w:proofErr w:type="spellStart"/>
            <w:r w:rsidRPr="00891A86">
              <w:rPr>
                <w:rFonts w:ascii="Arial" w:hAnsi="Arial" w:cs="Arial"/>
                <w:sz w:val="16"/>
                <w:szCs w:val="16"/>
              </w:rPr>
              <w:t>randBytes</w:t>
            </w:r>
            <w:proofErr w:type="spellEnd"/>
            <w:r w:rsidRPr="00891A86">
              <w:rPr>
                <w:rFonts w:ascii="Arial" w:hAnsi="Arial" w:cs="Arial"/>
                <w:sz w:val="16"/>
                <w:szCs w:val="16"/>
              </w:rPr>
              <w:t>);</w:t>
            </w:r>
          </w:p>
          <w:p w:rsidRPr="00891A86" w:rsidR="00314C99" w:rsidP="008F0DFF"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8F0DFF"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return </w:t>
            </w:r>
            <w:proofErr w:type="spellStart"/>
            <w:proofErr w:type="gramStart"/>
            <w:r w:rsidRPr="00891A86">
              <w:rPr>
                <w:rFonts w:ascii="Arial" w:hAnsi="Arial" w:cs="Arial"/>
                <w:sz w:val="16"/>
                <w:szCs w:val="16"/>
              </w:rPr>
              <w:t>randBytes</w:t>
            </w:r>
            <w:proofErr w:type="spellEnd"/>
            <w:r w:rsidRPr="00891A86">
              <w:rPr>
                <w:rFonts w:ascii="Arial" w:hAnsi="Arial" w:cs="Arial"/>
                <w:sz w:val="16"/>
                <w:szCs w:val="16"/>
              </w:rPr>
              <w:t>;</w:t>
            </w:r>
            <w:proofErr w:type="gramEnd"/>
          </w:p>
          <w:p w:rsidRPr="00891A86" w:rsidR="00314C99" w:rsidP="008F0DFF"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public static void </w:t>
            </w:r>
            <w:proofErr w:type="spellStart"/>
            <w:r w:rsidRPr="00891A86">
              <w:rPr>
                <w:rFonts w:ascii="Arial" w:hAnsi="Arial" w:cs="Arial"/>
                <w:sz w:val="16"/>
                <w:szCs w:val="16"/>
              </w:rPr>
              <w:t>ClearBytes</w:t>
            </w:r>
            <w:proofErr w:type="spellEnd"/>
            <w:r w:rsidRPr="00891A86">
              <w:rPr>
                <w:rFonts w:ascii="Arial" w:hAnsi="Arial" w:cs="Arial"/>
                <w:sz w:val="16"/>
                <w:szCs w:val="16"/>
              </w:rPr>
              <w:t>(</w:t>
            </w:r>
            <w:proofErr w:type="gramStart"/>
            <w:r w:rsidRPr="00891A86">
              <w:rPr>
                <w:rFonts w:ascii="Arial" w:hAnsi="Arial" w:cs="Arial"/>
                <w:sz w:val="16"/>
                <w:szCs w:val="16"/>
              </w:rPr>
              <w:t>byte[</w:t>
            </w:r>
            <w:proofErr w:type="gramEnd"/>
            <w:r w:rsidRPr="00891A86">
              <w:rPr>
                <w:rFonts w:ascii="Arial" w:hAnsi="Arial" w:cs="Arial"/>
                <w:sz w:val="16"/>
                <w:szCs w:val="16"/>
              </w:rPr>
              <w:t>] buffer)</w:t>
            </w:r>
          </w:p>
          <w:p w:rsidRPr="00891A86" w:rsidR="00314C99" w:rsidP="008F0DFF"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8F0DFF"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8F0DFF"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throw new </w:t>
            </w:r>
            <w:proofErr w:type="spellStart"/>
            <w:r w:rsidRPr="00891A86">
              <w:rPr>
                <w:rFonts w:ascii="Arial" w:hAnsi="Arial" w:cs="Arial"/>
                <w:sz w:val="16"/>
                <w:szCs w:val="16"/>
              </w:rPr>
              <w:t>ArgumentException</w:t>
            </w:r>
            <w:proofErr w:type="spellEnd"/>
            <w:r w:rsidRPr="00891A86">
              <w:rPr>
                <w:rFonts w:ascii="Arial" w:hAnsi="Arial" w:cs="Arial"/>
                <w:sz w:val="16"/>
                <w:szCs w:val="16"/>
              </w:rPr>
              <w:t>("buffer"</w:t>
            </w:r>
            <w:proofErr w:type="gramStart"/>
            <w:r w:rsidRPr="00891A86">
              <w:rPr>
                <w:rFonts w:ascii="Arial" w:hAnsi="Arial" w:cs="Arial"/>
                <w:sz w:val="16"/>
                <w:szCs w:val="16"/>
              </w:rPr>
              <w:t>);</w:t>
            </w:r>
            <w:proofErr w:type="gramEnd"/>
          </w:p>
          <w:p w:rsidRPr="00891A86" w:rsidR="00314C99" w:rsidP="008F0DFF" w:rsidRDefault="00314C99" w14:paraId="6B92AA7C" w14:textId="77777777">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8F0DFF"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for (var x = 0; x &lt; </w:t>
            </w:r>
            <w:proofErr w:type="spellStart"/>
            <w:proofErr w:type="gramStart"/>
            <w:r w:rsidRPr="00891A86">
              <w:rPr>
                <w:rFonts w:ascii="Arial" w:hAnsi="Arial" w:cs="Arial"/>
                <w:sz w:val="16"/>
                <w:szCs w:val="16"/>
              </w:rPr>
              <w:t>buffer.Length</w:t>
            </w:r>
            <w:proofErr w:type="spellEnd"/>
            <w:proofErr w:type="gramEnd"/>
            <w:r w:rsidRPr="00891A86">
              <w:rPr>
                <w:rFonts w:ascii="Arial" w:hAnsi="Arial" w:cs="Arial"/>
                <w:sz w:val="16"/>
                <w:szCs w:val="16"/>
              </w:rPr>
              <w:t>; x++)</w:t>
            </w:r>
          </w:p>
          <w:p w:rsidRPr="00891A86" w:rsidR="00314C99" w:rsidP="008F0DFF"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xml:space="preserve">buffer[x] = </w:t>
            </w:r>
            <w:proofErr w:type="gramStart"/>
            <w:r w:rsidRPr="00891A86">
              <w:rPr>
                <w:rFonts w:ascii="Arial" w:hAnsi="Arial" w:cs="Arial"/>
                <w:sz w:val="16"/>
                <w:szCs w:val="16"/>
              </w:rPr>
              <w:t>0;</w:t>
            </w:r>
            <w:proofErr w:type="gramEnd"/>
          </w:p>
          <w:p w:rsidRPr="00891A86" w:rsidR="00314C99" w:rsidP="008F0DFF"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8F0DFF"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w:t>
      </w:r>
      <w:proofErr w:type="spellStart"/>
      <w:r>
        <w:rPr>
          <w:sz w:val="20"/>
          <w:szCs w:val="20"/>
        </w:rPr>
        <w:t>Program.cs</w:t>
      </w:r>
      <w:proofErr w:type="spellEnd"/>
      <w:r>
        <w:rPr>
          <w:sz w:val="20"/>
          <w:szCs w:val="20"/>
        </w:rPr>
        <w:t xml:space="preserve">” file should look as so, to ensure that it copied correctly check that the status, located at the bottom </w:t>
      </w:r>
      <w:proofErr w:type="gramStart"/>
      <w:r>
        <w:rPr>
          <w:sz w:val="20"/>
          <w:szCs w:val="20"/>
        </w:rPr>
        <w:t>left hand</w:t>
      </w:r>
      <w:proofErr w:type="gramEnd"/>
      <w:r>
        <w:rPr>
          <w:sz w:val="20"/>
          <w:szCs w:val="20"/>
        </w:rPr>
        <w:t xml:space="preserve"> side of the file screen should display “No issues found”:</w:t>
      </w:r>
    </w:p>
    <w:p w:rsidR="00314C99" w:rsidP="00314C99" w:rsidRDefault="00314C99" w14:paraId="1A257F25" w14:textId="77777777">
      <w:pPr>
        <w:spacing w:after="0" w:line="240" w:lineRule="auto"/>
        <w:jc w:val="center"/>
        <w:rPr>
          <w:sz w:val="20"/>
          <w:szCs w:val="20"/>
        </w:rPr>
      </w:pPr>
      <w:r w:rsidR="00314C99">
        <w:drawing>
          <wp:inline wp14:editId="1095151C" wp14:anchorId="4732F3AF">
            <wp:extent cx="5943600" cy="314706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af5ba2de3f4d4d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w:t>
      </w:r>
      <w:proofErr w:type="spellStart"/>
      <w:r>
        <w:rPr>
          <w:sz w:val="20"/>
          <w:szCs w:val="20"/>
        </w:rPr>
        <w:t>File.WriteAllText</w:t>
      </w:r>
      <w:proofErr w:type="spellEnd"/>
      <w:r>
        <w:rPr>
          <w:sz w:val="20"/>
          <w:szCs w:val="20"/>
        </w:rPr>
        <w:t>(“. To change the folder location, change these values accordingly:</w:t>
      </w:r>
    </w:p>
    <w:p w:rsidR="00314C99" w:rsidP="00314C99" w:rsidRDefault="00314C99" w14:paraId="74C81609" w14:textId="77777777">
      <w:pPr>
        <w:spacing w:after="0" w:line="240" w:lineRule="auto"/>
        <w:rPr>
          <w:sz w:val="20"/>
          <w:szCs w:val="20"/>
        </w:rPr>
      </w:pPr>
      <w:r w:rsidR="00314C99">
        <w:drawing>
          <wp:inline wp14:editId="3355A9DC" wp14:anchorId="19684513">
            <wp:extent cx="5943600" cy="1699260"/>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b0b187f8cae04a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8F0DFF" w14:paraId="6205642C" w14:textId="77777777">
        <w:tc>
          <w:tcPr>
            <w:tcW w:w="9350" w:type="dxa"/>
            <w:shd w:val="clear" w:color="auto" w:fill="EDEDED" w:themeFill="accent3" w:themeFillTint="33"/>
          </w:tcPr>
          <w:p w:rsidR="00314C99" w:rsidP="008F0DFF" w:rsidRDefault="00314C99" w14:paraId="3B024B09" w14:textId="77777777">
            <w:pPr>
              <w:rPr>
                <w:sz w:val="20"/>
                <w:szCs w:val="20"/>
              </w:rPr>
            </w:pPr>
            <w:r>
              <w:rPr>
                <w:sz w:val="20"/>
                <w:szCs w:val="20"/>
              </w:rPr>
              <w:t xml:space="preserve">Note: Typical folder security will prevent you from using the root C:\ drive as the destination, instead use a sub folder </w:t>
            </w:r>
            <w:proofErr w:type="gramStart"/>
            <w:r>
              <w:rPr>
                <w:sz w:val="20"/>
                <w:szCs w:val="20"/>
              </w:rPr>
              <w:t>similar to</w:t>
            </w:r>
            <w:proofErr w:type="gramEnd"/>
            <w:r>
              <w:rPr>
                <w:sz w:val="20"/>
                <w:szCs w:val="20"/>
              </w:rPr>
              <w:t xml:space="preserve">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lastRenderedPageBreak/>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sidR="00314C99">
        <w:drawing>
          <wp:inline wp14:editId="0B52F05F" wp14:anchorId="2A270395">
            <wp:extent cx="2880000" cy="1844000"/>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a27df7b1a4624c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sidR="00314C99">
        <w:drawing>
          <wp:inline wp14:editId="68961840" wp14:anchorId="4D836930">
            <wp:extent cx="5943600" cy="85788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66da6dff83a345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sidR="00314C99">
        <w:drawing>
          <wp:inline wp14:editId="5D4F649E" wp14:anchorId="20E23A6B">
            <wp:extent cx="5943600" cy="1153795"/>
            <wp:effectExtent l="0" t="0" r="0" b="8255"/>
            <wp:docPr id="62" name="Picture 62" title=""/>
            <wp:cNvGraphicFramePr>
              <a:graphicFrameLocks noChangeAspect="1"/>
            </wp:cNvGraphicFramePr>
            <a:graphic>
              <a:graphicData uri="http://schemas.openxmlformats.org/drawingml/2006/picture">
                <pic:pic>
                  <pic:nvPicPr>
                    <pic:cNvPr id="0" name="Picture 62"/>
                    <pic:cNvPicPr/>
                  </pic:nvPicPr>
                  <pic:blipFill>
                    <a:blip r:embed="R5a02597336d749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sidR="00314C99">
        <w:drawing>
          <wp:inline wp14:editId="6A8E6312" wp14:anchorId="5722E423">
            <wp:extent cx="5943600" cy="1153795"/>
            <wp:effectExtent l="0" t="0" r="0" b="8255"/>
            <wp:docPr id="63" name="Picture 63" title=""/>
            <wp:cNvGraphicFramePr>
              <a:graphicFrameLocks noChangeAspect="1"/>
            </wp:cNvGraphicFramePr>
            <a:graphic>
              <a:graphicData uri="http://schemas.openxmlformats.org/drawingml/2006/picture">
                <pic:pic>
                  <pic:nvPicPr>
                    <pic:cNvPr id="0" name="Picture 63"/>
                    <pic:cNvPicPr/>
                  </pic:nvPicPr>
                  <pic:blipFill>
                    <a:blip r:embed="R44c1fcf96f7c48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lastRenderedPageBreak/>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sidR="00314C99">
        <w:drawing>
          <wp:inline wp14:editId="141970EE" wp14:anchorId="65E19EC3">
            <wp:extent cx="2880000" cy="1080000"/>
            <wp:effectExtent l="0" t="0" r="0" b="6350"/>
            <wp:docPr id="157618113" name="Picture 157618113" title=""/>
            <wp:cNvGraphicFramePr>
              <a:graphicFrameLocks noChangeAspect="1"/>
            </wp:cNvGraphicFramePr>
            <a:graphic>
              <a:graphicData uri="http://schemas.openxmlformats.org/drawingml/2006/picture">
                <pic:pic>
                  <pic:nvPicPr>
                    <pic:cNvPr id="0" name="Picture 157618113"/>
                    <pic:cNvPicPr/>
                  </pic:nvPicPr>
                  <pic:blipFill>
                    <a:blip r:embed="Re096ba1eac674d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sidRPr="07759BF5">
        <w:rPr>
          <w:sz w:val="20"/>
          <w:szCs w:val="20"/>
        </w:rPr>
        <w:t xml:space="preserve">Ensure you retain the original unencrypted </w:t>
      </w:r>
      <w:proofErr w:type="gramStart"/>
      <w:r w:rsidRPr="07759BF5">
        <w:rPr>
          <w:sz w:val="20"/>
          <w:szCs w:val="20"/>
        </w:rPr>
        <w:t>passkey,</w:t>
      </w:r>
      <w:proofErr w:type="gramEnd"/>
      <w:r w:rsidRPr="07759BF5">
        <w:rPr>
          <w:sz w:val="20"/>
          <w:szCs w:val="20"/>
        </w:rPr>
        <w:t xml:space="preserve"> this will be required to complete your Fundraising and Engagement setup of the API. </w:t>
      </w:r>
    </w:p>
    <w:p w:rsidR="07759BF5" w:rsidP="07759BF5" w:rsidRDefault="07759BF5" w14:paraId="7CC0525C" w14:textId="6D057CCE">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Configuring_Your_Application" w:id="7"/>
      <w:bookmarkStart w:name="_Toc56187809" w:id="8"/>
      <w:bookmarkEnd w:id="7"/>
      <w:r w:rsidRPr="00135910">
        <w:t xml:space="preserve">Configuring Your Application </w:t>
      </w:r>
      <w:r w:rsidRPr="00135910" w:rsidR="009F286D">
        <w:t>Registration</w:t>
      </w:r>
      <w:r w:rsidRPr="00135910" w:rsidR="005D422B">
        <w:t xml:space="preserve"> in Dynamics</w:t>
      </w:r>
      <w:bookmarkEnd w:id="8"/>
      <w:r w:rsidRPr="00135910" w:rsidR="005D422B">
        <w:t xml:space="preserve"> </w:t>
      </w:r>
    </w:p>
    <w:p w:rsidR="00F25611" w:rsidP="001647A0" w:rsidRDefault="00F1384D" w14:paraId="151FBF94" w14:textId="652791CF">
      <w:pPr>
        <w:spacing w:after="0" w:line="240" w:lineRule="auto"/>
        <w:rPr>
          <w:sz w:val="20"/>
          <w:szCs w:val="20"/>
        </w:rPr>
      </w:pPr>
      <w:r w:rsidRPr="00135910">
        <w:rPr>
          <w:sz w:val="20"/>
          <w:szCs w:val="20"/>
        </w:rPr>
        <w:t xml:space="preserve">To ensure your </w:t>
      </w:r>
      <w:r w:rsidR="00160E11">
        <w:rPr>
          <w:sz w:val="20"/>
          <w:szCs w:val="20"/>
        </w:rPr>
        <w:t xml:space="preserve">Azure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w:t>
      </w:r>
      <w:r w:rsidR="00160E11">
        <w:rPr>
          <w:sz w:val="20"/>
          <w:szCs w:val="20"/>
        </w:rPr>
        <w:t xml:space="preserve">set up </w:t>
      </w:r>
      <w:r w:rsidRPr="00135910" w:rsidR="005B4F76">
        <w:rPr>
          <w:sz w:val="20"/>
          <w:szCs w:val="20"/>
        </w:rPr>
        <w:t>access,</w:t>
      </w:r>
      <w:r w:rsidRPr="00135910" w:rsidR="00AC4E4E">
        <w:rPr>
          <w:sz w:val="20"/>
          <w:szCs w:val="20"/>
        </w:rPr>
        <w:t xml:space="preserve"> </w:t>
      </w:r>
      <w:r w:rsidR="00160E11">
        <w:rPr>
          <w:sz w:val="20"/>
          <w:szCs w:val="20"/>
        </w:rPr>
        <w:t xml:space="preserve">open settings for your Dynamics environment, go to Advanced Settings -&gt; Security -&gt; Users. Once there, </w:t>
      </w:r>
      <w:r w:rsidRPr="00135910" w:rsidR="00AC4E4E">
        <w:rPr>
          <w:sz w:val="20"/>
          <w:szCs w:val="20"/>
        </w:rPr>
        <w:t xml:space="preserve">change from the standard ‘All Users’ </w:t>
      </w:r>
      <w:r w:rsidR="00160E11">
        <w:rPr>
          <w:sz w:val="20"/>
          <w:szCs w:val="20"/>
        </w:rPr>
        <w:t xml:space="preserve">filter </w:t>
      </w:r>
      <w:r w:rsidRPr="00135910" w:rsidR="00AC4E4E">
        <w:rPr>
          <w:sz w:val="20"/>
          <w:szCs w:val="20"/>
        </w:rPr>
        <w:t>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60F0E623" w14:paraId="60058624" w14:textId="23451ACE">
      <w:pPr>
        <w:spacing w:after="0" w:line="240" w:lineRule="auto"/>
        <w:jc w:val="center"/>
      </w:pPr>
      <w:r w:rsidR="60F0E623">
        <w:drawing>
          <wp:inline wp14:editId="0EE0B8C5"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f2098e0c847a46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3DC9404F">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w:t>
      </w:r>
      <w:r w:rsidR="00160E11">
        <w:rPr>
          <w:sz w:val="20"/>
          <w:szCs w:val="20"/>
        </w:rPr>
        <w:t xml:space="preserve">selecting the ‘Application User’ view and </w:t>
      </w:r>
      <w:r w:rsidRPr="00135910" w:rsidR="00686F08">
        <w:rPr>
          <w:sz w:val="20"/>
          <w:szCs w:val="20"/>
        </w:rPr>
        <w:t xml:space="preserve">entering </w:t>
      </w:r>
      <w:proofErr w:type="gramStart"/>
      <w:r w:rsidRPr="00135910" w:rsidR="00686F08">
        <w:rPr>
          <w:sz w:val="20"/>
          <w:szCs w:val="20"/>
        </w:rPr>
        <w:t>the</w:t>
      </w:r>
      <w:r w:rsidR="00160E11">
        <w:rPr>
          <w:sz w:val="20"/>
          <w:szCs w:val="20"/>
        </w:rPr>
        <w:t xml:space="preserve"> </w:t>
      </w:r>
      <w:r w:rsidRPr="00135910" w:rsidR="00686F08">
        <w:rPr>
          <w:sz w:val="20"/>
          <w:szCs w:val="20"/>
        </w:rPr>
        <w:t xml:space="preserve"> ‘</w:t>
      </w:r>
      <w:proofErr w:type="gramEnd"/>
      <w:r w:rsidRPr="00135910" w:rsidR="00686F08">
        <w:rPr>
          <w:sz w:val="20"/>
          <w:szCs w:val="20"/>
        </w:rPr>
        <w:t xml:space="preserve">Application </w:t>
      </w:r>
      <w:r w:rsidRPr="00135910" w:rsidR="00752837">
        <w:rPr>
          <w:sz w:val="20"/>
          <w:szCs w:val="20"/>
        </w:rPr>
        <w:t>(client) ID’</w:t>
      </w:r>
      <w:r w:rsidR="00036C70">
        <w:rPr>
          <w:sz w:val="20"/>
          <w:szCs w:val="20"/>
        </w:rPr>
        <w:t xml:space="preserve"> value from </w:t>
      </w:r>
      <w:hyperlink w:history="1" w:anchor="_Azure_Active_Directory">
        <w:r w:rsidRPr="00036C70" w:rsidR="00036C70">
          <w:rPr>
            <w:rStyle w:val="Hyperlink"/>
            <w:sz w:val="20"/>
            <w:szCs w:val="20"/>
          </w:rPr>
          <w:t>prerequisites</w:t>
        </w:r>
      </w:hyperlink>
      <w:r w:rsidR="00036C70">
        <w:rPr>
          <w:sz w:val="20"/>
          <w:szCs w:val="20"/>
        </w:rPr>
        <w:t xml:space="preserve"> to ‘Application ID’ field</w:t>
      </w:r>
      <w:r w:rsidRPr="00135910" w:rsidR="00A37BE3">
        <w:rPr>
          <w:sz w:val="20"/>
          <w:szCs w:val="20"/>
        </w:rPr>
        <w:t xml:space="preserve">. </w:t>
      </w:r>
      <w:r w:rsidR="00135910">
        <w:rPr>
          <w:sz w:val="20"/>
          <w:szCs w:val="20"/>
        </w:rPr>
        <w:t>A</w:t>
      </w:r>
      <w:r w:rsidRPr="00135910" w:rsidR="00A37BE3">
        <w:rPr>
          <w:sz w:val="20"/>
          <w:szCs w:val="20"/>
        </w:rPr>
        <w:t xml:space="preserve">lthough the </w:t>
      </w:r>
      <w:proofErr w:type="gramStart"/>
      <w:r w:rsidRPr="00135910" w:rsidR="00A37BE3">
        <w:rPr>
          <w:sz w:val="20"/>
          <w:szCs w:val="20"/>
        </w:rPr>
        <w:t>user</w:t>
      </w:r>
      <w:r w:rsidR="00662F46">
        <w:rPr>
          <w:sz w:val="20"/>
          <w:szCs w:val="20"/>
        </w:rPr>
        <w:t xml:space="preserve"> </w:t>
      </w:r>
      <w:r w:rsidRPr="00135910" w:rsidR="00A37BE3">
        <w:rPr>
          <w:sz w:val="20"/>
          <w:szCs w:val="20"/>
        </w:rPr>
        <w:t>name</w:t>
      </w:r>
      <w:proofErr w:type="gramEnd"/>
      <w:r w:rsidRPr="00135910" w:rsidR="00A37BE3">
        <w:rPr>
          <w:sz w:val="20"/>
          <w:szCs w:val="20"/>
        </w:rPr>
        <w:t xml:space="preserv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r w:rsidR="00036C70">
        <w:rPr>
          <w:sz w:val="20"/>
          <w:szCs w:val="20"/>
        </w:rPr>
        <w:t>Save the result with the save icon in the bottom right corner.</w:t>
      </w:r>
    </w:p>
    <w:p w:rsidRPr="00135910" w:rsidR="00135910" w:rsidP="001647A0" w:rsidRDefault="00135910" w14:paraId="67506F60" w14:textId="77777777">
      <w:pPr>
        <w:spacing w:after="0" w:line="240" w:lineRule="auto"/>
        <w:rPr>
          <w:sz w:val="20"/>
          <w:szCs w:val="20"/>
        </w:rPr>
      </w:pPr>
    </w:p>
    <w:p w:rsidR="00F25611" w:rsidP="001647A0" w:rsidRDefault="11DA5B88" w14:paraId="03D6E531" w14:textId="44A38096">
      <w:pPr>
        <w:spacing w:after="0" w:line="240" w:lineRule="auto"/>
        <w:jc w:val="center"/>
      </w:pPr>
      <w:r w:rsidR="11DA5B88">
        <w:drawing>
          <wp:inline wp14:editId="0D9FF94F"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05b80e2469d84c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6">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7">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009F188A" w:rsidP="009F188A" w:rsidRDefault="009F188A" w14:paraId="6B9B2D5E" w14:textId="2A5EBA59">
      <w:pPr>
        <w:pStyle w:val="Heading1"/>
      </w:pPr>
      <w:bookmarkStart w:name="_Toc56187810"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6187811" w:id="10"/>
      <w:r>
        <w:t>Prerequisites Installed During Solution Deployment</w:t>
      </w:r>
      <w:bookmarkEnd w:id="10"/>
    </w:p>
    <w:p w:rsidRPr="008C6679" w:rsidR="009F188A" w:rsidP="008C6679" w:rsidRDefault="00726359" w14:paraId="79C93848" w14:textId="530C0BC8">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 xml:space="preserve">Common </w:t>
      </w:r>
      <w:r w:rsidRPr="008C6679" w:rsidR="7DEBF64F">
        <w:rPr>
          <w:rFonts w:eastAsia="Times New Roman" w:asciiTheme="majorHAnsi" w:hAnsiTheme="majorHAnsi" w:cstheme="majorBidi"/>
          <w:sz w:val="20"/>
          <w:szCs w:val="20"/>
        </w:rPr>
        <w:lastRenderedPageBreak/>
        <w:t>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 xml:space="preserve">The Nonprofit Core can be installed directly from the Fundraising and Engagement AppSource listing.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8">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6E9C00CD">
      <w:pPr>
        <w:spacing w:after="0" w:line="240" w:lineRule="auto"/>
        <w:rPr>
          <w:sz w:val="20"/>
          <w:szCs w:val="20"/>
        </w:rPr>
      </w:pPr>
    </w:p>
    <w:p w:rsidRPr="00435926" w:rsidR="0073235A" w:rsidRDefault="001125E3" w14:paraId="40A62EEF" w14:textId="6E9C00CD">
      <w:pPr>
        <w:pStyle w:val="Heading2"/>
      </w:pPr>
      <w:bookmarkStart w:name="_Toc56187812" w:id="11"/>
      <w:r>
        <w:t xml:space="preserve">Acquire </w:t>
      </w:r>
      <w:r w:rsidR="1864B40C">
        <w:t xml:space="preserve">Fundraising and Engagement </w:t>
      </w:r>
      <w:r>
        <w:t>from within Dynamics</w:t>
      </w:r>
      <w:bookmarkEnd w:id="11"/>
      <w:r>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13B28809"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13B28809">
        <w:drawing>
          <wp:inline wp14:editId="0A7BC340"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b16d19fe70e242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32E0973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32E09733">
        <w:drawing>
          <wp:inline wp14:editId="60D41F7E"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80b2ddbf59a242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1F084A04" w:rsidRDefault="5CC97B04" w14:paraId="7DED6072" w14:textId="487D42E9">
      <w:pPr>
        <w:spacing w:after="0" w:line="240" w:lineRule="auto"/>
        <w:ind w:left="360"/>
        <w:rPr>
          <w:rFonts w:ascii="Segoe UI" w:hAnsi="Segoe UI" w:eastAsia="Times New Roman" w:cs="" w:asciiTheme="majorAscii" w:hAnsiTheme="majorAscii" w:cstheme="majorBidi"/>
          <w:sz w:val="20"/>
          <w:szCs w:val="20"/>
        </w:rPr>
      </w:pPr>
      <w:r w:rsidR="5CC97B04">
        <w:drawing>
          <wp:inline wp14:editId="1660B06F"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de79895c5a59446d">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6187813" w:id="12"/>
      <w:r>
        <w:t xml:space="preserve">Acquire from </w:t>
      </w:r>
      <w:proofErr w:type="gramStart"/>
      <w:r>
        <w:t>AppSource</w:t>
      </w:r>
      <w:bookmarkEnd w:id="12"/>
      <w:proofErr w:type="gramEnd"/>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24C317A2"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24C317A2">
        <w:drawing>
          <wp:inline wp14:editId="49B9E209"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e256548924e647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lastRenderedPageBreak/>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1F084A04" w:rsidRDefault="4DD68E76"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4DD68E76">
        <w:drawing>
          <wp:inline wp14:editId="5E63C428"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27e84aafc4c94587">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2">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00BA54E8" w:rsidP="32A59F32" w:rsidRDefault="713FDE47" w14:paraId="4BC3A1FF" w14:textId="2C5A0549">
      <w:pPr>
        <w:pStyle w:val="Heading1"/>
      </w:pPr>
      <w:bookmarkStart w:name="_Toc56187814" w:id="13"/>
      <w:r>
        <w:lastRenderedPageBreak/>
        <w:t>Provisioning the ARM Template</w:t>
      </w:r>
      <w:bookmarkEnd w:id="13"/>
      <w:r>
        <w:t xml:space="preserve"> </w:t>
      </w:r>
    </w:p>
    <w:p w:rsidRPr="00036C70" w:rsidR="00036C70" w:rsidP="00B01621" w:rsidRDefault="00036C70" w14:paraId="49042C91" w14:textId="2C5A0549">
      <w:r>
        <w:t xml:space="preserve">In this step, you will create the Azure components required by Fundraising and Engagement using a supplied </w:t>
      </w:r>
      <w:hyperlink w:history="1" r:id="rId43">
        <w:r w:rsidRPr="1F443C40">
          <w:rPr>
            <w:rStyle w:val="Hyperlink"/>
          </w:rPr>
          <w:t>ARM template</w:t>
        </w:r>
      </w:hyperlink>
      <w:r>
        <w:t>.</w:t>
      </w:r>
    </w:p>
    <w:p w:rsidRPr="00135910" w:rsidR="00036C70" w:rsidP="00036C70" w:rsidRDefault="00036C70" w14:paraId="72E65BC5" w14:textId="2C5A0549">
      <w:pPr>
        <w:spacing w:after="0" w:line="240" w:lineRule="auto"/>
        <w:rPr>
          <w:sz w:val="20"/>
          <w:szCs w:val="20"/>
        </w:rPr>
      </w:pPr>
      <w:bookmarkStart w:name="_Completing_the_ARM" w:id="14"/>
      <w:bookmarkEnd w:id="14"/>
    </w:p>
    <w:p w:rsidRPr="001F7646" w:rsidR="00036C70" w:rsidP="00036C70" w:rsidRDefault="00036C70" w14:paraId="0A5B7FF1" w14:textId="2C5A0549">
      <w:pPr>
        <w:pStyle w:val="Heading2"/>
      </w:pPr>
      <w:bookmarkStart w:name="_Toc56187815" w:id="15"/>
      <w:r>
        <w:t>Azure Components Created</w:t>
      </w:r>
      <w:bookmarkEnd w:id="15"/>
    </w:p>
    <w:p w:rsidRPr="001F7646" w:rsidR="00036C70" w:rsidP="1F443C40" w:rsidRDefault="00036C70" w14:paraId="7347FF43" w14:textId="2C5A0549">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rsidRPr="001F7646" w:rsidR="00036C70" w:rsidP="1F443C40" w:rsidRDefault="00036C70" w14:paraId="2C18AED1" w14:textId="2C5A0549">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036C70" w:rsidTr="00473EE1" w14:paraId="7DDB3773" w14:textId="77777777">
        <w:tc>
          <w:tcPr>
            <w:tcW w:w="3116" w:type="dxa"/>
            <w:shd w:val="clear" w:color="auto" w:fill="F2F2F2" w:themeFill="background1" w:themeFillShade="F2"/>
          </w:tcPr>
          <w:p w:rsidRPr="001F7646" w:rsidR="00036C70" w:rsidP="00473EE1" w:rsidRDefault="00036C70" w14:paraId="49F75CF8" w14:textId="77777777">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036C70" w:rsidP="00473EE1" w:rsidRDefault="00036C70" w14:paraId="31B67627" w14:textId="77777777">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036C70" w:rsidP="00473EE1" w:rsidRDefault="00036C70" w14:paraId="3FDF8AC3" w14:textId="77777777">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036C70" w:rsidTr="00473EE1" w14:paraId="32C1DD4C" w14:textId="77777777">
        <w:tc>
          <w:tcPr>
            <w:tcW w:w="3116" w:type="dxa"/>
          </w:tcPr>
          <w:p w:rsidRPr="001F7646" w:rsidR="00036C70" w:rsidP="00473EE1" w:rsidRDefault="00036C70" w14:paraId="5DEB2419" w14:textId="77777777">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036C70" w:rsidP="00473EE1" w:rsidRDefault="00036C70" w14:paraId="20D4AD86" w14:textId="7777777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036C70" w:rsidP="00473EE1" w:rsidRDefault="00036C70" w14:paraId="1A11AA60" w14:textId="77777777">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Pr="001F7646" w:rsidR="00036C70" w:rsidTr="00473EE1" w14:paraId="6C59AC87" w14:textId="77777777">
        <w:tc>
          <w:tcPr>
            <w:tcW w:w="3116" w:type="dxa"/>
          </w:tcPr>
          <w:p w:rsidRPr="001F7646" w:rsidR="00036C70" w:rsidP="00473EE1" w:rsidRDefault="00036C70" w14:paraId="52537DD5" w14:textId="77777777">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036C70" w:rsidP="00473EE1" w:rsidRDefault="00036C70" w14:paraId="680F2A52" w14:textId="7777777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036C70" w:rsidP="00473EE1" w:rsidRDefault="00036C70" w14:paraId="28D772BE" w14:textId="77777777">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Pr="001F7646" w:rsidR="00036C70" w:rsidTr="00473EE1" w14:paraId="4DBD03D5" w14:textId="77777777">
        <w:tc>
          <w:tcPr>
            <w:tcW w:w="3116" w:type="dxa"/>
          </w:tcPr>
          <w:p w:rsidRPr="001F7646" w:rsidR="00036C70" w:rsidP="00473EE1" w:rsidRDefault="00036C70" w14:paraId="473C9826" w14:textId="77777777">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036C70" w:rsidP="00473EE1" w:rsidRDefault="00036C70" w14:paraId="7AA5D33A" w14:textId="7777777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036C70" w:rsidP="00473EE1" w:rsidRDefault="00036C70" w14:paraId="46A547B7" w14:textId="77777777">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Pr="001F7646" w:rsidR="00036C70" w:rsidTr="00473EE1" w14:paraId="03D0023A" w14:textId="77777777">
        <w:tc>
          <w:tcPr>
            <w:tcW w:w="3116" w:type="dxa"/>
          </w:tcPr>
          <w:p w:rsidRPr="001F7646" w:rsidR="00036C70" w:rsidP="00473EE1" w:rsidRDefault="00036C70" w14:paraId="6748DFBD" w14:textId="77777777">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036C70" w:rsidP="00473EE1" w:rsidRDefault="00036C70" w14:paraId="71BC3BEF" w14:textId="7777777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036C70" w:rsidP="00473EE1" w:rsidRDefault="00036C70" w14:paraId="5D543DB4" w14:textId="77777777">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036C70" w:rsidTr="00473EE1" w14:paraId="2AC04563" w14:textId="77777777">
        <w:tc>
          <w:tcPr>
            <w:tcW w:w="3116" w:type="dxa"/>
          </w:tcPr>
          <w:p w:rsidRPr="001F7646" w:rsidR="00036C70" w:rsidP="00473EE1" w:rsidRDefault="00036C70" w14:paraId="5DF22AC2" w14:textId="77777777">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036C70" w:rsidP="00473EE1" w:rsidRDefault="00036C70" w14:paraId="2E5F3D74" w14:textId="77777777">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036C70" w:rsidP="00473EE1" w:rsidRDefault="00036C70" w14:paraId="16C550FA" w14:textId="77777777">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036C70" w:rsidTr="00473EE1" w14:paraId="4334FD5B" w14:textId="77777777">
        <w:tc>
          <w:tcPr>
            <w:tcW w:w="3116" w:type="dxa"/>
          </w:tcPr>
          <w:p w:rsidRPr="001F7646" w:rsidR="00036C70" w:rsidP="00473EE1" w:rsidRDefault="00036C70" w14:paraId="2D32B424" w14:textId="77777777">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036C70" w:rsidP="00473EE1" w:rsidRDefault="00036C70" w14:paraId="0D35A65E" w14:textId="77777777">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036C70" w:rsidP="00473EE1" w:rsidRDefault="00036C70" w14:paraId="5E3C1D18" w14:textId="77777777">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Pr="001F7646" w:rsidR="00036C70" w:rsidTr="00473EE1" w14:paraId="1040684E" w14:textId="77777777">
        <w:tc>
          <w:tcPr>
            <w:tcW w:w="3116" w:type="dxa"/>
          </w:tcPr>
          <w:p w:rsidRPr="001F7646" w:rsidR="00036C70" w:rsidP="00473EE1" w:rsidRDefault="00036C70" w14:paraId="62E86B84" w14:textId="77777777">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036C70" w:rsidP="00473EE1" w:rsidRDefault="00036C70" w14:paraId="09719088" w14:textId="77777777">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036C70" w:rsidP="00473EE1" w:rsidRDefault="00036C70" w14:paraId="64C26242" w14:textId="77777777">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Pr="001F7646" w:rsidR="00036C70" w:rsidTr="00473EE1" w14:paraId="750A2C81" w14:textId="77777777">
        <w:tc>
          <w:tcPr>
            <w:tcW w:w="3116" w:type="dxa"/>
          </w:tcPr>
          <w:p w:rsidRPr="001F7646" w:rsidR="00036C70" w:rsidP="00473EE1" w:rsidRDefault="00036C70" w14:paraId="11EE2226" w14:textId="77777777">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036C70" w:rsidP="00473EE1" w:rsidRDefault="00036C70" w14:paraId="77A0CCEA" w14:textId="77777777">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036C70" w:rsidP="00473EE1" w:rsidRDefault="00036C70" w14:paraId="6EE2274A" w14:textId="77777777">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Pr="001F7646" w:rsidR="00036C70" w:rsidTr="00473EE1" w14:paraId="28AB8CA2" w14:textId="77777777">
        <w:tc>
          <w:tcPr>
            <w:tcW w:w="3116" w:type="dxa"/>
          </w:tcPr>
          <w:p w:rsidRPr="001F7646" w:rsidR="00036C70" w:rsidP="00473EE1" w:rsidRDefault="00036C70" w14:paraId="225A3CFD" w14:textId="77777777">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036C70" w:rsidP="00473EE1" w:rsidRDefault="00036C70" w14:paraId="7AE26D94" w14:textId="77777777">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036C70" w:rsidP="00473EE1" w:rsidRDefault="00036C70" w14:paraId="5B92C565" w14:textId="77777777">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Pr="001F7646" w:rsidR="00036C70" w:rsidTr="00473EE1" w14:paraId="3FCA7A4D" w14:textId="77777777">
        <w:tc>
          <w:tcPr>
            <w:tcW w:w="3116" w:type="dxa"/>
          </w:tcPr>
          <w:p w:rsidRPr="001F7646" w:rsidR="00036C70" w:rsidP="00473EE1" w:rsidRDefault="00036C70" w14:paraId="583EEDA1" w14:textId="77777777">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036C70" w:rsidP="00473EE1" w:rsidRDefault="00036C70" w14:paraId="012F1DF9" w14:textId="77777777">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036C70" w:rsidP="00473EE1" w:rsidRDefault="00036C70" w14:paraId="079D7CD4" w14:textId="77777777">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Pr="001F7646" w:rsidR="00036C70" w:rsidTr="00473EE1" w14:paraId="4C65A38F" w14:textId="77777777">
        <w:tc>
          <w:tcPr>
            <w:tcW w:w="3116" w:type="dxa"/>
          </w:tcPr>
          <w:p w:rsidRPr="001F7646" w:rsidR="00036C70" w:rsidP="00473EE1" w:rsidRDefault="00036C70" w14:paraId="55C2C489" w14:textId="777777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036C70" w:rsidP="00473EE1" w:rsidRDefault="00036C70" w14:paraId="2BFA94C9" w14:textId="77777777">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036C70" w:rsidP="00473EE1" w:rsidRDefault="00036C70" w14:paraId="472AB4C4" w14:textId="77777777">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Pr="001F7646" w:rsidR="00036C70" w:rsidTr="00473EE1" w14:paraId="510222C8" w14:textId="77777777">
        <w:tc>
          <w:tcPr>
            <w:tcW w:w="3116" w:type="dxa"/>
          </w:tcPr>
          <w:p w:rsidRPr="001F7646" w:rsidR="00036C70" w:rsidP="00473EE1" w:rsidRDefault="00036C70" w14:paraId="7240956A" w14:textId="77777777">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036C70" w:rsidP="00473EE1" w:rsidRDefault="00036C70" w14:paraId="32B0F600" w14:textId="77777777">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036C70" w:rsidP="00473EE1" w:rsidRDefault="00036C70" w14:paraId="49DA2675" w14:textId="77777777">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w:t>
            </w:r>
            <w:proofErr w:type="gramStart"/>
            <w:r w:rsidRPr="001F7646">
              <w:rPr>
                <w:rFonts w:asciiTheme="majorHAnsi" w:hAnsiTheme="majorHAnsi" w:cstheme="majorHAnsi"/>
                <w:sz w:val="20"/>
                <w:szCs w:val="20"/>
              </w:rPr>
              <w:t>in order to</w:t>
            </w:r>
            <w:proofErr w:type="gramEnd"/>
            <w:r w:rsidRPr="001F7646">
              <w:rPr>
                <w:rFonts w:asciiTheme="majorHAnsi" w:hAnsiTheme="majorHAnsi" w:cstheme="majorHAnsi"/>
                <w:sz w:val="20"/>
                <w:szCs w:val="20"/>
              </w:rPr>
              <w:t xml:space="preserve"> facilitate the Azure SQL Database. </w:t>
            </w:r>
          </w:p>
        </w:tc>
      </w:tr>
      <w:tr w:rsidRPr="001F7646" w:rsidR="00036C70" w:rsidTr="00473EE1" w14:paraId="6BD8E8C0" w14:textId="77777777">
        <w:tc>
          <w:tcPr>
            <w:tcW w:w="3116" w:type="dxa"/>
          </w:tcPr>
          <w:p w:rsidRPr="001F7646" w:rsidR="00036C70" w:rsidP="00473EE1" w:rsidRDefault="00036C70" w14:paraId="59FD290C" w14:textId="77777777">
            <w:pPr>
              <w:rPr>
                <w:rFonts w:asciiTheme="majorHAnsi" w:hAnsiTheme="majorHAnsi" w:cstheme="majorHAnsi"/>
                <w:sz w:val="20"/>
                <w:szCs w:val="20"/>
              </w:rPr>
            </w:pPr>
            <w:r w:rsidRPr="001F7646">
              <w:rPr>
                <w:rFonts w:asciiTheme="majorHAnsi" w:hAnsiTheme="majorHAnsi" w:cstheme="majorHAnsi"/>
                <w:sz w:val="20"/>
                <w:szCs w:val="20"/>
              </w:rPr>
              <w:lastRenderedPageBreak/>
              <w:t>Logging Storage</w:t>
            </w:r>
          </w:p>
        </w:tc>
        <w:tc>
          <w:tcPr>
            <w:tcW w:w="2266" w:type="dxa"/>
          </w:tcPr>
          <w:p w:rsidRPr="001F7646" w:rsidR="00036C70" w:rsidP="00473EE1" w:rsidRDefault="00036C70" w14:paraId="601C9BC2" w14:textId="77777777">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036C70" w:rsidP="00473EE1" w:rsidRDefault="00036C70" w14:paraId="4490389E" w14:textId="77777777">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rsidR="00036C70" w:rsidP="00EF150E" w:rsidRDefault="00036C70" w14:paraId="12B8EBA0" w14:textId="2C5A0549">
      <w:pPr>
        <w:spacing w:after="0" w:line="240" w:lineRule="auto"/>
      </w:pPr>
    </w:p>
    <w:p w:rsidRPr="00135910" w:rsidR="00036C70" w:rsidP="00036C70" w:rsidRDefault="00036C70" w14:paraId="53B291BC" w14:textId="2C5A0549">
      <w:pPr>
        <w:pStyle w:val="Heading2"/>
      </w:pPr>
      <w:bookmarkStart w:name="_Toc56187816" w:id="16"/>
      <w:r>
        <w:t>Setting up Azure Components to Support Multiple Dynamics Environments</w:t>
      </w:r>
      <w:bookmarkEnd w:id="16"/>
    </w:p>
    <w:p w:rsidR="00036C70" w:rsidP="00036C70" w:rsidRDefault="00036C70" w14:paraId="048DB47D" w14:textId="2C5A0549">
      <w:pPr>
        <w:spacing w:after="0" w:line="240" w:lineRule="auto"/>
        <w:rPr>
          <w:sz w:val="20"/>
          <w:szCs w:val="20"/>
        </w:rPr>
      </w:pPr>
      <w:r w:rsidRPr="1F443C40">
        <w:rPr>
          <w:sz w:val="20"/>
          <w:szCs w:val="20"/>
        </w:rPr>
        <w:t xml:space="preserve">The deployment template creates a single resource group per instance of Dynamics 365. An administrator preparing an implementation spanning several Dynamics 365 instances may wish to share a single resource group. In this case, the template may act as the starting process for the deployment and administrators can expand this by manually adding additional resources. </w:t>
      </w:r>
    </w:p>
    <w:p w:rsidRPr="00135910" w:rsidR="00036C70" w:rsidP="00036C70" w:rsidRDefault="00036C70" w14:paraId="4B51D50F" w14:textId="2C5A0549">
      <w:pPr>
        <w:spacing w:after="0" w:line="240" w:lineRule="auto"/>
        <w:rPr>
          <w:sz w:val="20"/>
          <w:szCs w:val="20"/>
        </w:rPr>
      </w:pPr>
    </w:p>
    <w:p w:rsidR="00036C70" w:rsidP="00036C70" w:rsidRDefault="00036C70" w14:paraId="1D677C63" w14:textId="2C5A0549">
      <w:pPr>
        <w:spacing w:after="0" w:line="240" w:lineRule="auto"/>
        <w:rPr>
          <w:sz w:val="20"/>
          <w:szCs w:val="20"/>
        </w:rPr>
      </w:pPr>
      <w:r w:rsidRPr="1F443C40">
        <w:rPr>
          <w:sz w:val="20"/>
          <w:szCs w:val="20"/>
        </w:rPr>
        <w:t xml:space="preserve">Note that this template and this guide cover a typical deployment for a single instance of Dynamics 365. </w:t>
      </w:r>
    </w:p>
    <w:p w:rsidR="00036C70" w:rsidP="00EF150E" w:rsidRDefault="00036C70" w14:paraId="744344C8" w14:textId="2C5A0549">
      <w:pPr>
        <w:spacing w:after="0" w:line="240" w:lineRule="auto"/>
      </w:pPr>
    </w:p>
    <w:p w:rsidRPr="00BA54E8" w:rsidR="00387F9C" w:rsidP="00036C70" w:rsidRDefault="00036C70" w14:paraId="7272A3CA" w14:textId="38ADD64E">
      <w:pPr>
        <w:pStyle w:val="Heading2"/>
      </w:pPr>
      <w:bookmarkStart w:name="_Toc56187817" w:id="17"/>
      <w:r>
        <w:t xml:space="preserve">Deploying </w:t>
      </w:r>
      <w:r w:rsidRPr="00BA54E8" w:rsidR="00543220">
        <w:t>the ARM Template</w:t>
      </w:r>
      <w:bookmarkEnd w:id="17"/>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4">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7DF1B306"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7DF1B306">
        <w:drawing>
          <wp:inline wp14:editId="0621C018"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ae3285844e444d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5DE67BBC"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5DE67BBC">
        <w:drawing>
          <wp:inline wp14:editId="0747D986"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ff71daff8998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3F8E8D97" w14:paraId="1C30F794" w14:textId="313F8762">
      <w:pPr>
        <w:pStyle w:val="ListParagraph"/>
        <w:spacing w:after="0" w:line="240" w:lineRule="auto"/>
        <w:contextualSpacing w:val="0"/>
        <w:jc w:val="center"/>
        <w:rPr>
          <w:rFonts w:asciiTheme="majorHAnsi" w:hAnsiTheme="majorHAnsi" w:cstheme="majorHAnsi"/>
          <w:sz w:val="20"/>
          <w:szCs w:val="20"/>
        </w:rPr>
      </w:pPr>
      <w:r w:rsidR="3F8E8D97">
        <w:drawing>
          <wp:inline wp14:editId="080BA7E9"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8582d52b4de648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002E47A7" w:rsidP="00B01621" w:rsidRDefault="0F8DEA64" w14:paraId="19F3CE20" w14:textId="17E0C470">
      <w:pPr>
        <w:pStyle w:val="ListParagraph"/>
        <w:spacing w:after="0" w:line="240" w:lineRule="auto"/>
        <w:jc w:val="center"/>
      </w:pPr>
      <w:r w:rsidRPr="00BA54E8">
        <w:rPr>
          <w:rFonts w:asciiTheme="majorHAnsi" w:hAnsiTheme="majorHAnsi" w:cstheme="majorHAnsi"/>
          <w:sz w:val="20"/>
          <w:szCs w:val="20"/>
        </w:rPr>
        <w:t xml:space="preserve"> </w:t>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3B5C368D"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3B5C368D">
        <w:drawing>
          <wp:inline wp14:editId="3F31DCE9"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1aebf690e1a54e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3496942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5214DF">
        <w:rPr>
          <w:rFonts w:eastAsia="Times New Roman" w:asciiTheme="majorHAnsi" w:hAnsiTheme="majorHAnsi" w:cstheme="majorHAnsi"/>
          <w:sz w:val="20"/>
          <w:szCs w:val="20"/>
        </w:rPr>
        <w:t xml:space="preserve"> (available </w:t>
      </w:r>
      <w:hyperlink w:history="1" r:id="rId49">
        <w:r w:rsidRPr="005214DF" w:rsidR="005214DF">
          <w:rPr>
            <w:rStyle w:val="Hyperlink"/>
            <w:rFonts w:eastAsia="Times New Roman" w:asciiTheme="majorHAnsi" w:hAnsiTheme="majorHAnsi" w:cstheme="majorHAnsi"/>
            <w:sz w:val="20"/>
            <w:szCs w:val="20"/>
          </w:rPr>
          <w:t>here</w:t>
        </w:r>
      </w:hyperlink>
      <w:r w:rsidR="005214DF">
        <w:rPr>
          <w:rFonts w:eastAsia="Times New Roman" w:asciiTheme="majorHAnsi" w:hAnsiTheme="majorHAnsi" w:cstheme="majorHAnsi"/>
          <w:sz w:val="20"/>
          <w:szCs w:val="20"/>
        </w:rPr>
        <w:t>)</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731D7ED2"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872b1e02a60b40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1F443C40"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1F443C40"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1F443C40"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008C0012" w:rsidP="1F443C40" w:rsidRDefault="008C0012" w14:paraId="4D9A0A24" w14:textId="2C5A0549">
            <w:pPr>
              <w:pStyle w:val="ListParagraph"/>
              <w:ind w:left="0"/>
              <w:contextualSpacing w:val="0"/>
              <w:rPr>
                <w:rFonts w:eastAsia="Times New Roman" w:asciiTheme="majorHAnsi" w:hAnsiTheme="majorHAnsi" w:cstheme="majorBidi"/>
                <w:sz w:val="20"/>
                <w:szCs w:val="20"/>
              </w:rPr>
            </w:pPr>
            <w:r w:rsidRPr="1F443C40">
              <w:rPr>
                <w:rFonts w:eastAsia="Times New Roman" w:asciiTheme="majorHAnsi"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Pr="1F443C40" w:rsidR="00662F46">
              <w:rPr>
                <w:rFonts w:eastAsia="Times New Roman" w:asciiTheme="majorHAnsi" w:hAnsiTheme="majorHAnsi" w:cstheme="majorBidi"/>
                <w:sz w:val="20"/>
                <w:szCs w:val="20"/>
              </w:rPr>
              <w:t xml:space="preserve"> </w:t>
            </w:r>
          </w:p>
          <w:p w:rsidR="005214DF" w:rsidP="1F443C40" w:rsidRDefault="005214DF" w14:paraId="1154D775" w14:textId="2C5A0549">
            <w:pPr>
              <w:pStyle w:val="ListParagraph"/>
              <w:ind w:left="0"/>
              <w:contextualSpacing w:val="0"/>
              <w:rPr>
                <w:rFonts w:eastAsia="Times New Roman" w:asciiTheme="majorHAnsi" w:hAnsiTheme="majorHAnsi" w:cstheme="majorBidi"/>
                <w:sz w:val="20"/>
                <w:szCs w:val="20"/>
              </w:rPr>
            </w:pPr>
          </w:p>
          <w:p w:rsidRPr="00BA54E8" w:rsidR="005214DF" w:rsidP="1F443C40" w:rsidRDefault="005214DF" w14:paraId="788FA355" w14:textId="2C5A0549">
            <w:pPr>
              <w:pStyle w:val="ListParagraph"/>
              <w:ind w:left="0"/>
              <w:contextualSpacing w:val="0"/>
              <w:rPr>
                <w:rFonts w:eastAsia="Times New Roman" w:asciiTheme="majorHAnsi" w:hAnsiTheme="majorHAnsi" w:cstheme="majorBidi"/>
                <w:sz w:val="20"/>
                <w:szCs w:val="20"/>
              </w:rPr>
            </w:pPr>
            <w:r w:rsidRPr="1F443C40">
              <w:rPr>
                <w:rFonts w:eastAsia="Times New Roman" w:asciiTheme="majorHAnsi" w:hAnsiTheme="majorHAnsi" w:cstheme="majorBidi"/>
                <w:sz w:val="20"/>
                <w:szCs w:val="20"/>
              </w:rPr>
              <w:t>The resource group is assumed to already exist before deployment.</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FundraisingandEngagement</w:t>
            </w:r>
            <w:proofErr w:type="spellEnd"/>
          </w:p>
        </w:tc>
      </w:tr>
      <w:tr w:rsidRPr="00BA54E8" w:rsidR="008C0012" w:rsidTr="1F443C40"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 xml:space="preserve">ll resources are assigned to specific geographic locations </w:t>
            </w:r>
            <w:r w:rsidRPr="00BA54E8">
              <w:rPr>
                <w:rFonts w:eastAsia="Times New Roman" w:asciiTheme="majorHAnsi" w:hAnsiTheme="majorHAnsi" w:cstheme="majorHAnsi"/>
                <w:sz w:val="20"/>
                <w:szCs w:val="20"/>
              </w:rPr>
              <w:lastRenderedPageBreak/>
              <w:t>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lastRenderedPageBreak/>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1F443C40"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1F443C40"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00CE16F4" w:rsidP="1F443C40" w:rsidRDefault="00CE16F4" w14:paraId="30FA57C2" w14:textId="2C5A0549">
            <w:pPr>
              <w:pStyle w:val="ListParagraph"/>
              <w:ind w:left="0"/>
              <w:contextualSpacing w:val="0"/>
              <w:rPr>
                <w:rFonts w:eastAsia="Times New Roman" w:asciiTheme="majorHAnsi" w:hAnsiTheme="majorHAnsi" w:cstheme="majorBidi"/>
                <w:sz w:val="20"/>
                <w:szCs w:val="20"/>
              </w:rPr>
            </w:pPr>
            <w:r w:rsidRPr="1F443C40">
              <w:rPr>
                <w:rFonts w:eastAsia="Times New Roman" w:asciiTheme="majorHAnsi" w:hAnsiTheme="majorHAnsi" w:cstheme="majorBidi"/>
                <w:sz w:val="20"/>
                <w:szCs w:val="20"/>
              </w:rPr>
              <w:t>The short name for the client</w:t>
            </w:r>
            <w:r w:rsidRPr="1F443C40" w:rsidR="00A94ADA">
              <w:rPr>
                <w:rFonts w:eastAsia="Times New Roman" w:asciiTheme="majorHAnsi" w:hAnsiTheme="majorHAnsi" w:cstheme="majorBidi"/>
                <w:sz w:val="20"/>
                <w:szCs w:val="20"/>
              </w:rPr>
              <w:t>. T</w:t>
            </w:r>
            <w:r w:rsidRPr="1F443C40">
              <w:rPr>
                <w:rFonts w:eastAsia="Times New Roman" w:asciiTheme="majorHAnsi" w:hAnsiTheme="majorHAnsi" w:cstheme="majorBidi"/>
                <w:sz w:val="20"/>
                <w:szCs w:val="20"/>
              </w:rPr>
              <w:t xml:space="preserve">his value acts as the suffix </w:t>
            </w:r>
            <w:r w:rsidRPr="1F443C40" w:rsidR="005214DF">
              <w:rPr>
                <w:rFonts w:eastAsia="Times New Roman" w:asciiTheme="majorHAnsi" w:hAnsiTheme="majorHAnsi" w:cstheme="majorBidi"/>
                <w:sz w:val="20"/>
                <w:szCs w:val="20"/>
              </w:rPr>
              <w:t xml:space="preserve">prefix </w:t>
            </w:r>
            <w:r w:rsidRPr="1F443C40">
              <w:rPr>
                <w:rFonts w:eastAsia="Times New Roman" w:asciiTheme="majorHAnsi" w:hAnsiTheme="majorHAnsi" w:cstheme="majorBidi"/>
                <w:sz w:val="20"/>
                <w:szCs w:val="20"/>
              </w:rPr>
              <w:t xml:space="preserve">applied to the components created during this process forming a unique name for each application. </w:t>
            </w:r>
          </w:p>
          <w:p w:rsidR="005214DF" w:rsidP="1F443C40" w:rsidRDefault="005214DF" w14:paraId="5493AFCB" w14:textId="2C5A0549">
            <w:pPr>
              <w:pStyle w:val="ListParagraph"/>
              <w:ind w:left="0"/>
              <w:contextualSpacing w:val="0"/>
              <w:rPr>
                <w:rFonts w:eastAsia="Times New Roman" w:asciiTheme="majorHAnsi" w:hAnsiTheme="majorHAnsi" w:cstheme="majorBidi"/>
                <w:sz w:val="20"/>
                <w:szCs w:val="20"/>
              </w:rPr>
            </w:pPr>
          </w:p>
          <w:p w:rsidRPr="00BA54E8" w:rsidR="005214DF" w:rsidP="1F443C40" w:rsidRDefault="005214DF" w14:paraId="0BAA1EF1" w14:textId="2C5A0549">
            <w:pPr>
              <w:pStyle w:val="ListParagraph"/>
              <w:ind w:left="0"/>
              <w:contextualSpacing w:val="0"/>
              <w:rPr>
                <w:rFonts w:eastAsia="Times New Roman" w:asciiTheme="majorHAnsi" w:hAnsiTheme="majorHAnsi" w:cstheme="majorBidi"/>
                <w:sz w:val="20"/>
                <w:szCs w:val="20"/>
              </w:rPr>
            </w:pPr>
            <w:r w:rsidRPr="1F443C40">
              <w:rPr>
                <w:rFonts w:eastAsia="Times New Roman" w:asciiTheme="majorHAnsi"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1F443C40"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1F443C40"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Sql</w:t>
            </w:r>
            <w:proofErr w:type="spellEnd"/>
            <w:r w:rsidRPr="00BA54E8">
              <w:rPr>
                <w:rFonts w:eastAsia="Times New Roman" w:asciiTheme="majorHAnsi" w:hAnsiTheme="majorHAnsi" w:cstheme="majorHAnsi"/>
                <w:i/>
                <w:iCs/>
                <w:sz w:val="20"/>
                <w:szCs w:val="20"/>
              </w:rPr>
              <w:t xml:space="preserve">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sql</w:t>
            </w:r>
            <w:proofErr w:type="spellEnd"/>
            <w:r w:rsidRPr="00BA54E8">
              <w:rPr>
                <w:rFonts w:eastAsia="Times New Roman" w:asciiTheme="majorHAnsi" w:hAnsiTheme="majorHAnsi" w:cstheme="majorHAnsi"/>
                <w:i/>
                <w:iCs/>
                <w:sz w:val="20"/>
                <w:szCs w:val="20"/>
              </w:rPr>
              <w:t>-admin</w:t>
            </w:r>
          </w:p>
        </w:tc>
      </w:tr>
      <w:tr w:rsidRPr="00BA54E8" w:rsidR="00CE16F4" w:rsidTr="1F443C40"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Sql</w:t>
            </w:r>
            <w:proofErr w:type="spellEnd"/>
            <w:r w:rsidRPr="00BA54E8">
              <w:rPr>
                <w:rFonts w:eastAsia="Times New Roman" w:asciiTheme="majorHAnsi" w:hAnsiTheme="majorHAnsi" w:cstheme="majorHAnsi"/>
                <w:i/>
                <w:iCs/>
                <w:sz w:val="20"/>
                <w:szCs w:val="20"/>
              </w:rPr>
              <w:t xml:space="preserve">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1F443C40"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1F443C40"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CrmApplication</w:t>
            </w:r>
            <w:proofErr w:type="spellEnd"/>
            <w:r w:rsidRPr="00BA54E8">
              <w:rPr>
                <w:rFonts w:eastAsia="Times New Roman" w:asciiTheme="majorHAnsi" w:hAnsiTheme="majorHAnsi" w:cstheme="majorHAnsi"/>
                <w:i/>
                <w:iCs/>
                <w:sz w:val="20"/>
                <w:szCs w:val="20"/>
              </w:rPr>
              <w:t xml:space="preserve">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1F443C40"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Crm</w:t>
            </w:r>
            <w:proofErr w:type="spellEnd"/>
            <w:r w:rsidRPr="00BA54E8">
              <w:rPr>
                <w:rFonts w:eastAsia="Times New Roman" w:asciiTheme="majorHAnsi" w:hAnsiTheme="majorHAnsi" w:cstheme="majorHAnsi"/>
                <w:i/>
                <w:iCs/>
                <w:sz w:val="20"/>
                <w:szCs w:val="20"/>
              </w:rPr>
              <w:t xml:space="preserve">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1F443C40"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Crm</w:t>
            </w:r>
            <w:proofErr w:type="spellEnd"/>
            <w:r w:rsidRPr="00BA54E8">
              <w:rPr>
                <w:rFonts w:eastAsia="Times New Roman" w:asciiTheme="majorHAnsi" w:hAnsiTheme="majorHAnsi" w:cstheme="majorHAnsi"/>
                <w:i/>
                <w:iCs/>
                <w:sz w:val="20"/>
                <w:szCs w:val="20"/>
              </w:rPr>
              <w:t xml:space="preserve">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1F443C40"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proofErr w:type="spellStart"/>
            <w:r w:rsidRPr="00BA54E8">
              <w:rPr>
                <w:rFonts w:eastAsia="Times New Roman" w:asciiTheme="majorHAnsi" w:hAnsiTheme="majorHAnsi" w:cstheme="majorHAnsi"/>
                <w:i/>
                <w:iCs/>
                <w:sz w:val="20"/>
                <w:szCs w:val="20"/>
              </w:rPr>
              <w:t>Crm</w:t>
            </w:r>
            <w:proofErr w:type="spellEnd"/>
            <w:r w:rsidRPr="00BA54E8">
              <w:rPr>
                <w:rFonts w:eastAsia="Times New Roman" w:asciiTheme="majorHAnsi" w:hAnsiTheme="majorHAnsi" w:cstheme="majorHAnsi"/>
                <w:i/>
                <w:iCs/>
                <w:sz w:val="20"/>
                <w:szCs w:val="20"/>
              </w:rPr>
              <w:t xml:space="preserve">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53E4AF96" w14:paraId="64B3A27B" w14:textId="2427D295">
      <w:pPr>
        <w:spacing w:after="0" w:line="240" w:lineRule="auto"/>
        <w:jc w:val="center"/>
        <w:rPr>
          <w:rFonts w:eastAsia="Times New Roman"/>
          <w:sz w:val="20"/>
          <w:szCs w:val="20"/>
        </w:rPr>
      </w:pPr>
      <w:r w:rsidR="53E4AF96">
        <w:drawing>
          <wp:inline wp14:editId="565B506B"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7731e51139a84d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54EB7F30" w14:paraId="44C058DC" w14:textId="683ADE0A">
      <w:pPr>
        <w:pStyle w:val="ListParagraph"/>
        <w:spacing w:after="0" w:line="240" w:lineRule="auto"/>
        <w:contextualSpacing w:val="0"/>
        <w:rPr>
          <w:rFonts w:eastAsia="Times New Roman"/>
          <w:sz w:val="20"/>
          <w:szCs w:val="20"/>
        </w:rPr>
      </w:pPr>
      <w:r w:rsidR="54EB7F30">
        <w:drawing>
          <wp:inline wp14:editId="56821B2E"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a93d6aca360046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4319C6D6">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B01621" w:rsidR="000D0267" w:rsidP="001647A0" w:rsidRDefault="000D0267" w14:paraId="208C0CFE" w14:textId="4EEDEB27">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Pr="00B01621" w:rsidR="005214DF">
              <w:rPr>
                <w:rFonts w:eastAsia="Times New Roman"/>
                <w:b/>
                <w:bCs/>
                <w:sz w:val="20"/>
                <w:szCs w:val="20"/>
              </w:rPr>
              <w:t>Resource</w:t>
            </w:r>
          </w:p>
        </w:tc>
        <w:tc>
          <w:tcPr>
            <w:tcW w:w="4444" w:type="dxa"/>
          </w:tcPr>
          <w:p w:rsidRPr="00B01621" w:rsidR="000D0267" w:rsidP="001647A0" w:rsidRDefault="000D0267" w14:paraId="37DB2A51" w14:textId="46BCA45D">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w:t>
            </w:r>
            <w:proofErr w:type="spellStart"/>
            <w:r w:rsidRPr="00135DF9" w:rsidR="004A5E30">
              <w:rPr>
                <w:rFonts w:eastAsia="Times New Roman"/>
                <w:sz w:val="20"/>
                <w:szCs w:val="20"/>
              </w:rPr>
              <w:t>AppServicePlan</w:t>
            </w:r>
            <w:proofErr w:type="spellEnd"/>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w:t>
            </w:r>
            <w:proofErr w:type="spellStart"/>
            <w:r w:rsidRPr="00135DF9" w:rsidR="004A5E30">
              <w:rPr>
                <w:rFonts w:eastAsia="Times New Roman"/>
                <w:sz w:val="20"/>
                <w:szCs w:val="20"/>
              </w:rPr>
              <w:t>sqlserver</w:t>
            </w:r>
            <w:proofErr w:type="spellEnd"/>
            <w:r w:rsidRPr="00135DF9" w:rsidR="004A5E30">
              <w:rPr>
                <w:rFonts w:eastAsia="Times New Roman"/>
                <w:sz w:val="20"/>
                <w:szCs w:val="20"/>
              </w:rPr>
              <w:t>-prod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w:t>
            </w:r>
            <w:proofErr w:type="spellStart"/>
            <w:r w:rsidRPr="00135DF9" w:rsidR="004A5E30">
              <w:rPr>
                <w:rFonts w:eastAsia="Times New Roman"/>
                <w:sz w:val="20"/>
                <w:szCs w:val="20"/>
              </w:rPr>
              <w:t>db</w:t>
            </w:r>
            <w:proofErr w:type="spellEnd"/>
            <w:r w:rsidRPr="00135DF9" w:rsidR="004A5E30">
              <w:rPr>
                <w:rFonts w:eastAsia="Times New Roman"/>
                <w:sz w:val="20"/>
                <w:szCs w:val="20"/>
              </w:rPr>
              <w:t>-</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proofErr w:type="spellStart"/>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roofErr w:type="spellEnd"/>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w:t>
            </w:r>
            <w:proofErr w:type="spellStart"/>
            <w:r w:rsidRPr="00135DF9" w:rsidR="00984D76">
              <w:rPr>
                <w:rFonts w:eastAsia="Times New Roman"/>
                <w:sz w:val="20"/>
                <w:szCs w:val="20"/>
              </w:rPr>
              <w:t>BackgroundServices</w:t>
            </w:r>
            <w:proofErr w:type="spellEnd"/>
            <w:r w:rsidRPr="00135DF9" w:rsidR="00984D76">
              <w:rPr>
                <w:rFonts w:eastAsia="Times New Roman"/>
                <w:sz w:val="20"/>
                <w:szCs w:val="20"/>
              </w:rPr>
              <w:t>-</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proofErr w:type="spellStart"/>
            <w:r w:rsidRPr="00135DF9" w:rsidR="009F13C9">
              <w:rPr>
                <w:rFonts w:eastAsia="Times New Roman"/>
                <w:sz w:val="20"/>
                <w:szCs w:val="20"/>
              </w:rPr>
              <w:t>ApiApp</w:t>
            </w:r>
            <w:proofErr w:type="spellEnd"/>
            <w:r w:rsidRPr="00135DF9" w:rsidR="009F13C9">
              <w:rPr>
                <w:rFonts w:eastAsia="Times New Roman"/>
                <w:sz w:val="20"/>
                <w:szCs w:val="20"/>
              </w:rPr>
              <w:t>-prod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w:t>
            </w:r>
            <w:proofErr w:type="spellStart"/>
            <w:r w:rsidRPr="00135DF9" w:rsidR="009F13C9">
              <w:rPr>
                <w:rFonts w:eastAsia="Times New Roman"/>
                <w:sz w:val="20"/>
                <w:szCs w:val="20"/>
              </w:rPr>
              <w:t>RecurringDonationApp</w:t>
            </w:r>
            <w:proofErr w:type="spellEnd"/>
            <w:r w:rsidRPr="00135DF9" w:rsidR="009F13C9">
              <w:rPr>
                <w:rFonts w:eastAsia="Times New Roman"/>
                <w:sz w:val="20"/>
                <w:szCs w:val="20"/>
              </w:rPr>
              <w:t>-prod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2D75E280" w14:paraId="1D622969" w14:textId="0849AB62">
      <w:pPr>
        <w:pStyle w:val="ListParagraph"/>
        <w:spacing w:after="0" w:line="240" w:lineRule="auto"/>
        <w:jc w:val="center"/>
        <w:rPr>
          <w:rFonts w:eastAsia="Times New Roman"/>
          <w:sz w:val="20"/>
          <w:szCs w:val="20"/>
        </w:rPr>
      </w:pPr>
      <w:r w:rsidR="2D75E280">
        <w:drawing>
          <wp:inline wp14:editId="19569090"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bdf95d35c82d43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6187818" w:id="18"/>
      <w:r w:rsidRPr="00813752">
        <w:t>Adding the Azure SQL User Accounts</w:t>
      </w:r>
      <w:bookmarkEnd w:id="18"/>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4">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5">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4CEF1B7">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w:t>
      </w:r>
      <w:r w:rsidR="005214DF">
        <w:rPr>
          <w:sz w:val="20"/>
          <w:szCs w:val="20"/>
        </w:rPr>
        <w:t>‘</w:t>
      </w:r>
      <w:r w:rsidRPr="00B01621" w:rsidR="005214DF">
        <w:rPr>
          <w:rFonts w:ascii="Courier New" w:hAnsi="Courier New" w:cs="Courier New"/>
          <w:sz w:val="20"/>
          <w:szCs w:val="20"/>
        </w:rPr>
        <w:t>&lt;Client Name&gt;_&lt;Env&gt;_User</w:t>
      </w:r>
      <w:r w:rsidR="005214DF">
        <w:rPr>
          <w:sz w:val="20"/>
          <w:szCs w:val="20"/>
        </w:rPr>
        <w:t xml:space="preserve">’ where &lt;Client Name&gt; and &lt;Env&gt; to the respective parameters of the ARM template. </w:t>
      </w:r>
      <w:r w:rsidR="00FD7128">
        <w:rPr>
          <w:sz w:val="20"/>
          <w:szCs w:val="20"/>
        </w:rPr>
        <w:t>U</w:t>
      </w:r>
      <w:r w:rsidRPr="00813752" w:rsidR="00FD7B16">
        <w:rPr>
          <w:sz w:val="20"/>
          <w:szCs w:val="20"/>
        </w:rPr>
        <w:t xml:space="preserve">sing the </w:t>
      </w:r>
      <w:r w:rsidRPr="00813752" w:rsidR="00986859">
        <w:rPr>
          <w:sz w:val="20"/>
          <w:szCs w:val="20"/>
        </w:rPr>
        <w:t xml:space="preserve">examples listed </w:t>
      </w:r>
      <w:r w:rsidR="005214DF">
        <w:rPr>
          <w:sz w:val="20"/>
          <w:szCs w:val="20"/>
        </w:rPr>
        <w:t>above</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B01621" w:rsidR="00986859" w:rsidP="001647A0" w:rsidRDefault="00986859" w14:paraId="16F1062C" w14:textId="03BF0959">
      <w:pPr>
        <w:spacing w:after="0" w:line="240" w:lineRule="auto"/>
        <w:rPr>
          <w:rFonts w:ascii="Courier New" w:hAnsi="Courier New" w:cs="Courier New"/>
          <w:i/>
          <w:iCs/>
          <w:sz w:val="20"/>
          <w:szCs w:val="20"/>
        </w:rPr>
      </w:pPr>
      <w:proofErr w:type="spellStart"/>
      <w:r w:rsidRPr="00B01621">
        <w:rPr>
          <w:rFonts w:ascii="Courier New" w:hAnsi="Courier New" w:cs="Courier New"/>
          <w:i/>
          <w:iCs/>
          <w:sz w:val="20"/>
          <w:szCs w:val="20"/>
        </w:rPr>
        <w:t>Contoso_prod_user</w:t>
      </w:r>
      <w:proofErr w:type="spellEnd"/>
    </w:p>
    <w:p w:rsidR="00662F46" w:rsidP="001647A0" w:rsidRDefault="00662F46" w14:paraId="4A5E301E" w14:textId="77777777">
      <w:pPr>
        <w:spacing w:after="0" w:line="240" w:lineRule="auto"/>
        <w:rPr>
          <w:sz w:val="20"/>
          <w:szCs w:val="20"/>
        </w:rPr>
      </w:pPr>
    </w:p>
    <w:p w:rsidR="00E1C9E5" w:rsidRDefault="00E1C9E5" w14:paraId="4BAD1B35" w14:textId="3156BBE8">
      <w:r w:rsidRPr="7823341A">
        <w:rPr>
          <w:rFonts w:ascii="Segoe UI" w:hAnsi="Segoe UI" w:eastAsia="Segoe UI" w:cs="Segoe UI"/>
          <w:sz w:val="20"/>
          <w:szCs w:val="20"/>
        </w:rPr>
        <w:t xml:space="preserve">Run this script against </w:t>
      </w:r>
      <w:r w:rsidRPr="7823341A">
        <w:rPr>
          <w:rFonts w:ascii="Segoe UI" w:hAnsi="Segoe UI" w:eastAsia="Segoe UI" w:cs="Segoe UI"/>
          <w:b/>
          <w:bCs/>
          <w:sz w:val="20"/>
          <w:szCs w:val="20"/>
        </w:rPr>
        <w:t>master</w:t>
      </w:r>
      <w:r w:rsidRPr="7823341A">
        <w:rPr>
          <w:rFonts w:ascii="Segoe UI" w:hAnsi="Segoe UI" w:eastAsia="Segoe UI" w:cs="Segoe UI"/>
          <w:sz w:val="20"/>
          <w:szCs w:val="20"/>
        </w:rPr>
        <w:t xml:space="preserve"> database:</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Pr="004D1C13" w:rsidR="18E64E36">
        <w:rPr>
          <w:rFonts w:ascii="Consolas" w:hAnsi="Consolas" w:cs="Consolas"/>
          <w:color w:val="C00000"/>
          <w:sz w:val="19"/>
          <w:szCs w:val="19"/>
          <w:lang w:val="en-CA"/>
        </w:rPr>
        <w:t>(</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p w:rsidR="7823341A" w:rsidP="7823341A" w:rsidRDefault="7823341A" w14:paraId="6F5DAE0C" w14:textId="4E2E40F1">
      <w:pPr>
        <w:rPr>
          <w:rFonts w:ascii="Segoe UI" w:hAnsi="Segoe UI" w:eastAsia="Segoe UI" w:cs="Segoe UI"/>
          <w:sz w:val="20"/>
          <w:szCs w:val="20"/>
        </w:rPr>
      </w:pPr>
    </w:p>
    <w:p w:rsidR="26DAF824" w:rsidP="7823341A" w:rsidRDefault="26DAF824" w14:paraId="1CD38681" w14:textId="0FBB93B6">
      <w:pPr>
        <w:rPr>
          <w:rFonts w:ascii="Segoe UI" w:hAnsi="Segoe UI" w:eastAsia="Segoe UI" w:cs="Segoe UI"/>
          <w:sz w:val="20"/>
          <w:szCs w:val="20"/>
        </w:rPr>
      </w:pPr>
      <w:r w:rsidRPr="7823341A">
        <w:rPr>
          <w:rFonts w:ascii="Segoe UI" w:hAnsi="Segoe UI" w:eastAsia="Segoe UI" w:cs="Segoe UI"/>
          <w:sz w:val="20"/>
          <w:szCs w:val="20"/>
        </w:rPr>
        <w:t xml:space="preserve">With the SQL user setup within the SQL Server, the SQL user must now be provisioned to access the SQL Database. Run this script against the </w:t>
      </w:r>
      <w:r w:rsidRPr="7823341A">
        <w:rPr>
          <w:rFonts w:ascii="Segoe UI" w:hAnsi="Segoe UI" w:eastAsia="Segoe UI" w:cs="Segoe UI"/>
          <w:b/>
          <w:bCs/>
          <w:sz w:val="20"/>
          <w:szCs w:val="20"/>
        </w:rPr>
        <w:t>provisioned</w:t>
      </w:r>
      <w:r w:rsidRPr="7823341A">
        <w:rPr>
          <w:rFonts w:ascii="Segoe UI" w:hAnsi="Segoe UI" w:eastAsia="Segoe UI" w:cs="Segoe UI"/>
          <w:sz w:val="20"/>
          <w:szCs w:val="20"/>
        </w:rPr>
        <w:t xml:space="preserve"> database:</w:t>
      </w:r>
    </w:p>
    <w:p w:rsidR="7823341A" w:rsidP="7823341A" w:rsidRDefault="7823341A" w14:paraId="69A144D1" w14:textId="6AA479BA">
      <w:pPr>
        <w:spacing w:after="0" w:line="240" w:lineRule="auto"/>
        <w:rPr>
          <w:sz w:val="20"/>
          <w:szCs w:val="20"/>
        </w:rPr>
      </w:pP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Pr="004D1C13" w:rsidR="00E5520C">
        <w:rPr>
          <w:rFonts w:ascii="Consolas" w:hAnsi="Consolas" w:cs="Consolas"/>
          <w:color w:val="C00000"/>
          <w:sz w:val="19"/>
          <w:szCs w:val="19"/>
          <w:lang w:val="en-CA"/>
        </w:rPr>
        <w:t>owner</w:t>
      </w:r>
      <w:proofErr w:type="spellEnd"/>
      <w:r w:rsidRPr="004D1C13" w:rsidR="00E5520C">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21E8528E">
      <w:pPr>
        <w:pStyle w:val="Heading1"/>
      </w:pPr>
      <w:bookmarkStart w:name="_Toc56187819" w:id="19"/>
      <w:r w:rsidRPr="00813752">
        <w:lastRenderedPageBreak/>
        <w:t>Deploying the</w:t>
      </w:r>
      <w:r w:rsidR="005214DF">
        <w:t xml:space="preserve"> Fundraising and Engagement components to </w:t>
      </w:r>
      <w:r w:rsidRPr="00813752">
        <w:t>Azure</w:t>
      </w:r>
      <w:bookmarkEnd w:id="19"/>
      <w:r w:rsidRPr="00813752">
        <w:t xml:space="preserve"> </w:t>
      </w:r>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6">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7">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8">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6187820" w:id="20"/>
      <w:r w:rsidRPr="00813752">
        <w:t xml:space="preserve">Clone </w:t>
      </w:r>
      <w:r w:rsidRPr="00813752" w:rsidR="007900E2">
        <w:t xml:space="preserve">the </w:t>
      </w:r>
      <w:proofErr w:type="gramStart"/>
      <w:r w:rsidRPr="00813752" w:rsidR="007900E2">
        <w:t>Solution</w:t>
      </w:r>
      <w:bookmarkEnd w:id="20"/>
      <w:proofErr w:type="gramEnd"/>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68B3E2CE">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9">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6E9C00CD">
      <w:pPr>
        <w:pStyle w:val="ListParagraph"/>
        <w:numPr>
          <w:ilvl w:val="0"/>
          <w:numId w:val="7"/>
        </w:numPr>
        <w:spacing w:after="0" w:line="240" w:lineRule="auto"/>
        <w:rPr>
          <w:sz w:val="20"/>
          <w:szCs w:val="20"/>
        </w:rPr>
      </w:pPr>
      <w:r w:rsidRPr="113F3F97">
        <w:rPr>
          <w:sz w:val="20"/>
          <w:szCs w:val="20"/>
        </w:rPr>
        <w:t>Retrieve the latest GitHub repository URL</w:t>
      </w:r>
      <w:r w:rsidRPr="113F3F97" w:rsidR="00906D8D">
        <w:rPr>
          <w:sz w:val="20"/>
          <w:szCs w:val="20"/>
        </w:rPr>
        <w:t xml:space="preserve"> by locating the most recent repository and selecting </w:t>
      </w:r>
      <w:r w:rsidRPr="113F3F97" w:rsidR="00662F46">
        <w:rPr>
          <w:sz w:val="20"/>
          <w:szCs w:val="20"/>
        </w:rPr>
        <w:t>‘</w:t>
      </w:r>
      <w:r w:rsidRPr="113F3F97" w:rsidR="00906D8D">
        <w:rPr>
          <w:sz w:val="20"/>
          <w:szCs w:val="20"/>
        </w:rPr>
        <w:t>&lt;&gt; Code</w:t>
      </w:r>
      <w:r w:rsidRPr="113F3F97" w:rsidR="00662F46">
        <w:rPr>
          <w:sz w:val="20"/>
          <w:szCs w:val="20"/>
        </w:rPr>
        <w:t>.’</w:t>
      </w:r>
    </w:p>
    <w:p w:rsidRPr="00813752" w:rsidR="00813752" w:rsidP="113F3F97" w:rsidRDefault="2D150085" w14:paraId="34940D4A" w14:textId="6E9C00CD">
      <w:pPr>
        <w:pStyle w:val="ListParagraph"/>
        <w:spacing w:after="0" w:line="240" w:lineRule="auto"/>
      </w:pPr>
      <w:r w:rsidR="2D150085">
        <w:drawing>
          <wp:inline wp14:editId="45B01944" wp14:anchorId="6AB69901">
            <wp:extent cx="3895725" cy="981075"/>
            <wp:effectExtent l="0" t="0" r="0" b="0"/>
            <wp:docPr id="267205694" name="Picture 267205694" title=""/>
            <wp:cNvGraphicFramePr>
              <a:graphicFrameLocks noChangeAspect="1"/>
            </wp:cNvGraphicFramePr>
            <a:graphic>
              <a:graphicData uri="http://schemas.openxmlformats.org/drawingml/2006/picture">
                <pic:pic>
                  <pic:nvPicPr>
                    <pic:cNvPr id="0" name="Picture 267205694"/>
                    <pic:cNvPicPr/>
                  </pic:nvPicPr>
                  <pic:blipFill>
                    <a:blip r:embed="R90d43881e26948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981075"/>
                    </a:xfrm>
                    <a:prstGeom prst="rect">
                      <a:avLst/>
                    </a:prstGeom>
                  </pic:spPr>
                </pic:pic>
              </a:graphicData>
            </a:graphic>
          </wp:inline>
        </w:drawing>
      </w:r>
    </w:p>
    <w:p w:rsidR="00906D8D" w:rsidP="001647A0" w:rsidRDefault="00906D8D" w14:paraId="44130673" w14:textId="225EBFBA">
      <w:pPr>
        <w:pStyle w:val="ListParagraph"/>
        <w:spacing w:after="0" w:line="240" w:lineRule="auto"/>
        <w:jc w:val="center"/>
      </w:pP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113F3F97" w:rsidRDefault="584D309A" w14:paraId="2E56ADB5" w14:textId="4497FD10">
      <w:pPr>
        <w:pStyle w:val="ListParagraph"/>
        <w:spacing w:after="0" w:line="240" w:lineRule="auto"/>
      </w:pPr>
      <w:r w:rsidR="584D309A">
        <w:drawing>
          <wp:inline wp14:editId="7E6968D7" wp14:anchorId="361D34D2">
            <wp:extent cx="4572000" cy="523875"/>
            <wp:effectExtent l="0" t="0" r="0" b="0"/>
            <wp:docPr id="507545202" name="Picture 507545202" title=""/>
            <wp:cNvGraphicFramePr>
              <a:graphicFrameLocks noChangeAspect="1"/>
            </wp:cNvGraphicFramePr>
            <a:graphic>
              <a:graphicData uri="http://schemas.openxmlformats.org/drawingml/2006/picture">
                <pic:pic>
                  <pic:nvPicPr>
                    <pic:cNvPr id="0" name="Picture 507545202"/>
                    <pic:cNvPicPr/>
                  </pic:nvPicPr>
                  <pic:blipFill>
                    <a:blip r:embed="R087c3f37f9cd4c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lastRenderedPageBreak/>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3AAC48D7" w14:paraId="671CAA14" w14:textId="4270DC7B">
      <w:pPr>
        <w:pStyle w:val="ListParagraph"/>
        <w:spacing w:after="0" w:line="240" w:lineRule="auto"/>
        <w:jc w:val="center"/>
      </w:pPr>
      <w:r w:rsidR="3AAC48D7">
        <w:drawing>
          <wp:inline wp14:editId="1DA7F6A3"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4d90ee95d67841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6B3AA8D7"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9b1a137ec33f49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lastRenderedPageBreak/>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362C5C98" w14:paraId="65BE6CD9" w14:textId="34F544B7">
      <w:pPr>
        <w:pStyle w:val="ListParagraph"/>
        <w:spacing w:after="0" w:line="240" w:lineRule="auto"/>
        <w:jc w:val="center"/>
        <w:rPr>
          <w:sz w:val="20"/>
          <w:szCs w:val="20"/>
        </w:rPr>
      </w:pPr>
      <w:r w:rsidR="362C5C98">
        <w:drawing>
          <wp:inline wp14:editId="73523DCE"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40a6f8b561a045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36E1903D" w14:paraId="68D8E1AD" w14:textId="1B2ED392">
      <w:pPr>
        <w:pStyle w:val="ListParagraph"/>
        <w:spacing w:after="0" w:line="240" w:lineRule="auto"/>
        <w:jc w:val="center"/>
      </w:pPr>
      <w:r w:rsidR="36E1903D">
        <w:drawing>
          <wp:inline wp14:editId="45A8189C"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c5b57bebe56b41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6187821" w:id="21"/>
      <w:r w:rsidRPr="00952304">
        <w:t xml:space="preserve">Build the </w:t>
      </w:r>
      <w:proofErr w:type="gramStart"/>
      <w:r w:rsidRPr="00952304" w:rsidR="00592B9D">
        <w:t>Solution</w:t>
      </w:r>
      <w:bookmarkEnd w:id="21"/>
      <w:proofErr w:type="gramEnd"/>
      <w:r w:rsidRPr="00952304" w:rsidR="00592B9D">
        <w:t xml:space="preserve"> </w:t>
      </w:r>
    </w:p>
    <w:p w:rsidR="003009CB" w:rsidP="001647A0" w:rsidRDefault="00CD6917" w14:paraId="0EE0653C" w14:textId="1CD4BFBB">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w:t>
      </w:r>
      <w:r w:rsidR="002F1AB4">
        <w:rPr>
          <w:sz w:val="20"/>
          <w:szCs w:val="20"/>
        </w:rPr>
        <w:t>running it locally (only the build step is required)</w:t>
      </w:r>
      <w:r w:rsidRPr="00952304" w:rsidR="009B2FD0">
        <w:rPr>
          <w:sz w:val="20"/>
          <w:szCs w:val="20"/>
        </w:rPr>
        <w:t xml:space="preserve">.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2E190141" w14:paraId="54F9DCD7" w14:textId="761E4103">
      <w:pPr>
        <w:spacing w:after="0" w:line="240" w:lineRule="auto"/>
      </w:pPr>
      <w:r w:rsidR="2E190141">
        <w:drawing>
          <wp:inline wp14:editId="27D97160"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9d9f6c66eb62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503CA399" w14:paraId="50855A46" w14:textId="01AB14E9">
      <w:pPr>
        <w:spacing w:after="0" w:line="240" w:lineRule="auto"/>
        <w:jc w:val="center"/>
        <w:rPr>
          <w:sz w:val="20"/>
          <w:szCs w:val="20"/>
        </w:rPr>
      </w:pPr>
      <w:r w:rsidR="503CA399">
        <w:drawing>
          <wp:inline wp14:editId="77BFEF19"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1f19ec2f0af744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6187822" w:id="22"/>
      <w:r w:rsidRPr="008A03F2">
        <w:t xml:space="preserve">Deploy to </w:t>
      </w:r>
      <w:proofErr w:type="gramStart"/>
      <w:r w:rsidRPr="008A03F2">
        <w:t>Azure</w:t>
      </w:r>
      <w:bookmarkEnd w:id="22"/>
      <w:proofErr w:type="gramEnd"/>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9112B0" w:rsidP="001647A0" w:rsidRDefault="65FA1AE1" w14:paraId="1AB53CEE" w14:textId="2C5A0549">
      <w:pPr>
        <w:spacing w:after="0" w:line="240" w:lineRule="auto"/>
        <w:rPr>
          <w:sz w:val="20"/>
          <w:szCs w:val="20"/>
        </w:rPr>
      </w:pPr>
      <w:r w:rsidRPr="1F443C40">
        <w:rPr>
          <w:sz w:val="20"/>
          <w:szCs w:val="20"/>
        </w:rPr>
        <w:t>There are three components that require deploying to Azure</w:t>
      </w:r>
      <w:r w:rsidRPr="1F443C40" w:rsidR="006438F6">
        <w:rPr>
          <w:sz w:val="20"/>
          <w:szCs w:val="20"/>
        </w:rPr>
        <w:t>:</w:t>
      </w:r>
      <w:r w:rsidRPr="1F443C40">
        <w:rPr>
          <w:sz w:val="20"/>
          <w:szCs w:val="20"/>
        </w:rPr>
        <w:t xml:space="preserve"> </w:t>
      </w:r>
      <w:r w:rsidRPr="1F443C40" w:rsidR="711648B3">
        <w:rPr>
          <w:sz w:val="20"/>
          <w:szCs w:val="20"/>
        </w:rPr>
        <w:t xml:space="preserve">the API, </w:t>
      </w:r>
      <w:proofErr w:type="spellStart"/>
      <w:r w:rsidRPr="1F443C40" w:rsidR="711648B3">
        <w:rPr>
          <w:sz w:val="20"/>
          <w:szCs w:val="20"/>
        </w:rPr>
        <w:t>RecurringDonations</w:t>
      </w:r>
      <w:proofErr w:type="spellEnd"/>
      <w:r w:rsidRPr="1F443C40" w:rsidR="006438F6">
        <w:rPr>
          <w:sz w:val="20"/>
          <w:szCs w:val="20"/>
        </w:rPr>
        <w:t>,</w:t>
      </w:r>
      <w:r w:rsidRPr="1F443C40" w:rsidR="711648B3">
        <w:rPr>
          <w:sz w:val="20"/>
          <w:szCs w:val="20"/>
        </w:rPr>
        <w:t xml:space="preserve"> and the </w:t>
      </w:r>
      <w:proofErr w:type="spellStart"/>
      <w:r w:rsidRPr="1F443C40" w:rsidR="711648B3">
        <w:rPr>
          <w:sz w:val="20"/>
          <w:szCs w:val="20"/>
        </w:rPr>
        <w:t>BackgroundServices</w:t>
      </w:r>
      <w:proofErr w:type="spellEnd"/>
      <w:r w:rsidRPr="1F443C40" w:rsidR="711648B3">
        <w:rPr>
          <w:sz w:val="20"/>
          <w:szCs w:val="20"/>
        </w:rPr>
        <w:t>. Follow these steps to deploy each Azure application</w:t>
      </w:r>
      <w:r w:rsidRPr="1F443C40" w:rsidR="00662F46">
        <w:rPr>
          <w:sz w:val="20"/>
          <w:szCs w:val="20"/>
        </w:rPr>
        <w:t>.</w:t>
      </w:r>
    </w:p>
    <w:p w:rsidR="004F7CDD" w:rsidP="001647A0" w:rsidRDefault="004F7CDD" w14:paraId="278B29E4" w14:textId="2C5A0549">
      <w:pPr>
        <w:spacing w:after="0" w:line="240" w:lineRule="auto"/>
        <w:rPr>
          <w:sz w:val="20"/>
          <w:szCs w:val="20"/>
        </w:rPr>
      </w:pPr>
    </w:p>
    <w:p w:rsidR="004F7CDD" w:rsidP="004F7CDD" w:rsidRDefault="004F7CDD" w14:paraId="4213F103" w14:textId="2C5A0549">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rsidRPr="008A03F2" w:rsidR="004F7CDD" w:rsidP="004F7CDD" w:rsidRDefault="004F7CDD" w14:paraId="1211E03A" w14:textId="2C5A0549">
      <w:pPr>
        <w:spacing w:after="0" w:line="240" w:lineRule="auto"/>
        <w:rPr>
          <w:sz w:val="20"/>
          <w:szCs w:val="20"/>
        </w:rPr>
      </w:pPr>
    </w:p>
    <w:p w:rsidR="004F7CDD" w:rsidP="00B01621" w:rsidRDefault="004F7CDD" w14:paraId="5BE2CD47" w14:textId="2C5A0549">
      <w:pPr>
        <w:spacing w:after="0" w:line="240" w:lineRule="auto"/>
        <w:jc w:val="center"/>
        <w:rPr>
          <w:sz w:val="20"/>
          <w:szCs w:val="20"/>
        </w:rPr>
      </w:pPr>
      <w:r w:rsidR="004F7CDD">
        <w:drawing>
          <wp:inline wp14:editId="7A44F46C" wp14:anchorId="098FB24C">
            <wp:extent cx="4680000" cy="1458431"/>
            <wp:effectExtent l="0" t="0" r="6350" b="8890"/>
            <wp:docPr id="3" name="Picture 3" descr="Sample screenshot of Visual Studio profiles" title=""/>
            <wp:cNvGraphicFramePr>
              <a:graphicFrameLocks noChangeAspect="1"/>
            </wp:cNvGraphicFramePr>
            <a:graphic>
              <a:graphicData uri="http://schemas.openxmlformats.org/drawingml/2006/picture">
                <pic:pic>
                  <pic:nvPicPr>
                    <pic:cNvPr id="0" name="Picture 3"/>
                    <pic:cNvPicPr/>
                  </pic:nvPicPr>
                  <pic:blipFill>
                    <a:blip r:embed="R86b394c8f0e143a1">
                      <a:extLst xmlns:a="http://schemas.openxmlformats.org/drawingml/2006/main">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1B3E70B1" w14:paraId="45D2E4FC" w14:textId="09258F47">
      <w:pPr>
        <w:pStyle w:val="ListParagraph"/>
        <w:spacing w:after="0" w:line="240" w:lineRule="auto"/>
        <w:ind w:left="0"/>
        <w:jc w:val="center"/>
        <w:rPr>
          <w:sz w:val="20"/>
          <w:szCs w:val="20"/>
        </w:rPr>
      </w:pPr>
      <w:r w:rsidR="1B3E70B1">
        <w:drawing>
          <wp:inline wp14:editId="6990BF0D"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66ef29dd676e41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63E0C41F" w14:paraId="187F32D2" w14:textId="2EAC93E9">
      <w:pPr>
        <w:pStyle w:val="ListParagraph"/>
        <w:spacing w:after="0" w:line="240" w:lineRule="auto"/>
        <w:ind w:left="0"/>
        <w:jc w:val="center"/>
      </w:pPr>
      <w:r w:rsidR="63E0C41F">
        <w:drawing>
          <wp:inline wp14:editId="2DA8D19D"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6b59cdc3020d4c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5B029434" w14:paraId="69F32782" w14:textId="4174FBC2">
      <w:pPr>
        <w:pStyle w:val="ListParagraph"/>
        <w:spacing w:after="0" w:line="240" w:lineRule="auto"/>
        <w:jc w:val="center"/>
        <w:rPr>
          <w:sz w:val="20"/>
          <w:szCs w:val="20"/>
        </w:rPr>
      </w:pPr>
      <w:r w:rsidR="5B029434">
        <w:drawing>
          <wp:inline wp14:editId="66906231"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683c18bc7aa84a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5BD13546" w14:paraId="21B793BE" w14:textId="5615C00D">
      <w:pPr>
        <w:pStyle w:val="ListParagraph"/>
        <w:spacing w:after="0" w:line="240" w:lineRule="auto"/>
        <w:ind w:left="360"/>
        <w:jc w:val="center"/>
        <w:rPr>
          <w:sz w:val="20"/>
          <w:szCs w:val="20"/>
        </w:rPr>
      </w:pPr>
      <w:r w:rsidR="5BD13546">
        <w:drawing>
          <wp:inline wp14:editId="4982D8EB"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ad780a8d05f045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674F8665" w14:paraId="268A1AF9" w14:textId="745F4982">
      <w:pPr>
        <w:pStyle w:val="ListParagraph"/>
        <w:spacing w:after="0" w:line="240" w:lineRule="auto"/>
        <w:jc w:val="center"/>
        <w:rPr>
          <w:sz w:val="20"/>
          <w:szCs w:val="20"/>
        </w:rPr>
      </w:pPr>
      <w:r w:rsidR="674F8665">
        <w:drawing>
          <wp:inline wp14:editId="59D9ECA1"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eca370100d9543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7821D784" w14:paraId="7848FBD2" w14:textId="0599D748">
      <w:pPr>
        <w:pStyle w:val="ListParagraph"/>
        <w:spacing w:after="0" w:line="240" w:lineRule="auto"/>
        <w:jc w:val="center"/>
        <w:rPr>
          <w:sz w:val="20"/>
          <w:szCs w:val="20"/>
        </w:rPr>
      </w:pPr>
      <w:r w:rsidR="7821D784">
        <w:drawing>
          <wp:inline wp14:editId="01956E4B"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75d0b9de828d49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proofErr w:type="spellStart"/>
      <w:r w:rsidRPr="00C57FED" w:rsidR="004375D0">
        <w:rPr>
          <w:sz w:val="20"/>
          <w:szCs w:val="20"/>
        </w:rPr>
        <w:t>Recurring</w:t>
      </w:r>
      <w:r w:rsidRPr="00C57FED" w:rsidR="005A72C2">
        <w:rPr>
          <w:sz w:val="20"/>
          <w:szCs w:val="20"/>
        </w:rPr>
        <w:t>Donations</w:t>
      </w:r>
      <w:proofErr w:type="spellEnd"/>
      <w:r w:rsidRPr="00C57FED" w:rsidR="005A72C2">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7287F3E5" w14:paraId="3DDE6D8E" w14:textId="4FDEA8E9">
      <w:pPr>
        <w:pStyle w:val="ListParagraph"/>
        <w:spacing w:after="0" w:line="240" w:lineRule="auto"/>
        <w:ind w:left="0"/>
        <w:jc w:val="center"/>
        <w:rPr>
          <w:sz w:val="20"/>
          <w:szCs w:val="20"/>
        </w:rPr>
      </w:pPr>
      <w:r w:rsidR="7287F3E5">
        <w:drawing>
          <wp:inline wp14:editId="1FF84864"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3d7cc1466f9c4e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 xml:space="preserve">Azure </w:t>
      </w:r>
      <w:proofErr w:type="spellStart"/>
      <w:r w:rsidRPr="00C57FED" w:rsidR="00173450">
        <w:rPr>
          <w:sz w:val="20"/>
          <w:szCs w:val="20"/>
        </w:rPr>
        <w:t>WebJobs</w:t>
      </w:r>
      <w:proofErr w:type="spellEnd"/>
      <w:r w:rsidRPr="00C57FED" w:rsidR="00173450">
        <w:rPr>
          <w:sz w:val="20"/>
          <w:szCs w:val="20"/>
        </w:rPr>
        <w:t>’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4981F034" w14:paraId="24B976F2" w14:textId="7260C5BE">
      <w:pPr>
        <w:pStyle w:val="ListParagraph"/>
        <w:spacing w:after="0" w:line="240" w:lineRule="auto"/>
        <w:ind w:left="0"/>
        <w:jc w:val="center"/>
        <w:rPr>
          <w:noProof/>
          <w:sz w:val="20"/>
          <w:szCs w:val="20"/>
        </w:rPr>
      </w:pPr>
      <w:r w:rsidRPr="19891B71" w:rsidR="4981F034">
        <w:rPr>
          <w:noProof/>
          <w:sz w:val="20"/>
          <w:szCs w:val="20"/>
        </w:rPr>
        <w:t xml:space="preserve"> </w:t>
      </w:r>
      <w:r w:rsidR="4981F034">
        <w:drawing>
          <wp:inline wp14:editId="152B9EC8"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3bcc9b4cb4f943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0E755120">
      <w:pPr>
        <w:pStyle w:val="ListParagraph"/>
        <w:numPr>
          <w:ilvl w:val="0"/>
          <w:numId w:val="9"/>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5E031835" w14:paraId="15BAB1F3" w14:textId="13C19A4B">
      <w:pPr>
        <w:pStyle w:val="ListParagraph"/>
        <w:spacing w:after="0" w:line="240" w:lineRule="auto"/>
        <w:ind w:left="360"/>
        <w:jc w:val="center"/>
        <w:rPr>
          <w:noProof/>
        </w:rPr>
      </w:pPr>
      <w:r w:rsidRPr="19891B71" w:rsidR="5E031835">
        <w:rPr>
          <w:noProof/>
        </w:rPr>
        <w:t xml:space="preserve"> </w:t>
      </w:r>
      <w:r w:rsidR="5E031835">
        <w:drawing>
          <wp:inline wp14:editId="730E13D6"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72cf29a13f9a42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7E49DE07" w14:paraId="3C06C377" w14:textId="55BE0100">
      <w:pPr>
        <w:pStyle w:val="ListParagraph"/>
        <w:spacing w:after="0" w:line="240" w:lineRule="auto"/>
        <w:jc w:val="center"/>
        <w:rPr>
          <w:noProof/>
          <w:sz w:val="20"/>
          <w:szCs w:val="20"/>
        </w:rPr>
      </w:pPr>
      <w:r w:rsidRPr="19891B71" w:rsidR="7E49DE07">
        <w:rPr>
          <w:noProof/>
          <w:sz w:val="20"/>
          <w:szCs w:val="20"/>
        </w:rPr>
        <w:t xml:space="preserve"> </w:t>
      </w:r>
      <w:r w:rsidR="7E49DE07">
        <w:drawing>
          <wp:inline wp14:editId="01875F38"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e47efbf6666542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7B57EE67" w14:paraId="1C5EB5C7" w14:textId="09403C9F">
      <w:pPr>
        <w:pStyle w:val="ListParagraph"/>
        <w:spacing w:after="0" w:line="240" w:lineRule="auto"/>
        <w:jc w:val="center"/>
        <w:rPr>
          <w:sz w:val="20"/>
          <w:szCs w:val="20"/>
        </w:rPr>
      </w:pPr>
      <w:r w:rsidR="7B57EE67">
        <w:drawing>
          <wp:inline wp14:editId="39212062"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7c604cf79b814f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proofErr w:type="spellStart"/>
      <w:r w:rsidRPr="00C57FED" w:rsidR="000E5924">
        <w:rPr>
          <w:sz w:val="20"/>
          <w:szCs w:val="20"/>
        </w:rPr>
        <w:t>BackgroundServices</w:t>
      </w:r>
      <w:proofErr w:type="spellEnd"/>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4B0767C1" w14:paraId="5C4EBCEA" w14:textId="2428E1A1">
      <w:pPr>
        <w:pStyle w:val="ListParagraph"/>
        <w:spacing w:after="0" w:line="240" w:lineRule="auto"/>
        <w:jc w:val="center"/>
      </w:pPr>
      <w:r w:rsidR="4B0767C1">
        <w:drawing>
          <wp:inline wp14:editId="5AA59849"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645938cc9ad94a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21930DF1" w14:paraId="15E9F0F7" w14:textId="6C6AF61A">
      <w:pPr>
        <w:pStyle w:val="ListParagraph"/>
        <w:spacing w:after="0" w:line="240" w:lineRule="auto"/>
        <w:jc w:val="center"/>
        <w:rPr>
          <w:sz w:val="20"/>
          <w:szCs w:val="20"/>
        </w:rPr>
      </w:pPr>
      <w:r w:rsidR="21930DF1">
        <w:drawing>
          <wp:inline wp14:editId="503EC52A"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b47abc54d14c43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w:t>
      </w:r>
      <w:proofErr w:type="gramStart"/>
      <w:r w:rsidRPr="00C57FED" w:rsidR="00B66E88">
        <w:rPr>
          <w:sz w:val="20"/>
          <w:szCs w:val="20"/>
        </w:rPr>
        <w:t>e.g.</w:t>
      </w:r>
      <w:proofErr w:type="gramEnd"/>
      <w:r w:rsidRPr="00C57FED" w:rsidR="00B66E88">
        <w:rPr>
          <w:sz w:val="20"/>
          <w:szCs w:val="20"/>
        </w:rPr>
        <w:t xml:space="preserve">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294A19D7" w14:paraId="45E28F99" w14:textId="780832B1">
      <w:pPr>
        <w:pStyle w:val="ListParagraph"/>
        <w:spacing w:after="0" w:line="240" w:lineRule="auto"/>
        <w:jc w:val="center"/>
      </w:pPr>
      <w:r w:rsidR="294A19D7">
        <w:drawing>
          <wp:inline wp14:editId="1E16371A"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89f296346c8a43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5038CBCC" w14:paraId="4A842859" w14:textId="4489AE8C">
      <w:pPr>
        <w:pStyle w:val="ListParagraph"/>
        <w:spacing w:after="0" w:line="240" w:lineRule="auto"/>
        <w:jc w:val="center"/>
        <w:rPr>
          <w:sz w:val="20"/>
          <w:szCs w:val="20"/>
        </w:rPr>
      </w:pPr>
      <w:r w:rsidR="5038CBCC">
        <w:drawing>
          <wp:inline wp14:editId="579AE2D0"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6e5ea2636e604c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B782482" w14:paraId="78705B12" w14:textId="12C8D635">
      <w:pPr>
        <w:pStyle w:val="ListParagraph"/>
        <w:spacing w:after="0" w:line="240" w:lineRule="auto"/>
        <w:jc w:val="center"/>
        <w:rPr>
          <w:sz w:val="20"/>
          <w:szCs w:val="20"/>
        </w:rPr>
      </w:pPr>
      <w:r w:rsidR="0B782482">
        <w:drawing>
          <wp:inline wp14:editId="5717E97A"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b317a9d4b05547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7C6CA3FA" w14:paraId="2238F36F" w14:textId="6876909B">
      <w:pPr>
        <w:pStyle w:val="ListParagraph"/>
        <w:spacing w:after="0" w:line="240" w:lineRule="auto"/>
        <w:jc w:val="center"/>
        <w:rPr>
          <w:sz w:val="20"/>
          <w:szCs w:val="20"/>
        </w:rPr>
      </w:pPr>
      <w:r w:rsidR="7C6CA3FA">
        <w:drawing>
          <wp:inline wp14:editId="54F7665C"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35388008d43b47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20F1CDB3" w14:paraId="2AF081C4" w14:textId="351E0A08">
      <w:pPr>
        <w:pStyle w:val="ListParagraph"/>
        <w:spacing w:after="0" w:line="240" w:lineRule="auto"/>
        <w:jc w:val="center"/>
        <w:rPr>
          <w:sz w:val="20"/>
          <w:szCs w:val="20"/>
        </w:rPr>
      </w:pPr>
      <w:r w:rsidR="20F1CDB3">
        <w:drawing>
          <wp:inline wp14:editId="264C07D6"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1ad69a61508a40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lastRenderedPageBreak/>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35000F96" w14:paraId="6BF904F4" w14:textId="0C84C1AC">
      <w:pPr>
        <w:pStyle w:val="ListParagraph"/>
        <w:spacing w:after="0" w:line="240" w:lineRule="auto"/>
        <w:jc w:val="center"/>
        <w:rPr>
          <w:sz w:val="20"/>
          <w:szCs w:val="20"/>
        </w:rPr>
      </w:pPr>
      <w:r w:rsidR="35000F96">
        <w:drawing>
          <wp:inline wp14:editId="66B49680"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3dcd22f5736f41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494976E2" w14:paraId="7B70EA7F" w14:textId="5DC946CB">
      <w:pPr>
        <w:pStyle w:val="ListParagraph"/>
        <w:spacing w:after="0" w:line="240" w:lineRule="auto"/>
        <w:jc w:val="center"/>
        <w:rPr>
          <w:sz w:val="20"/>
          <w:szCs w:val="20"/>
        </w:rPr>
      </w:pPr>
      <w:r w:rsidR="494976E2">
        <w:drawing>
          <wp:inline wp14:editId="40C0B62A"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66af90bdf1fc47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43277C43" w14:paraId="5AE83D1F" w14:textId="646F34E7">
      <w:pPr>
        <w:pStyle w:val="ListParagraph"/>
        <w:spacing w:after="0" w:line="240" w:lineRule="auto"/>
        <w:jc w:val="center"/>
        <w:rPr>
          <w:sz w:val="20"/>
          <w:szCs w:val="20"/>
        </w:rPr>
      </w:pPr>
      <w:r w:rsidR="43277C43">
        <w:drawing>
          <wp:inline wp14:editId="27D9B05A"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c08d477e212c4b15">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6187823" w:id="23"/>
      <w:r>
        <w:lastRenderedPageBreak/>
        <w:t>Populate the Azure SQL Schema (</w:t>
      </w:r>
      <w:r w:rsidR="00936416">
        <w:t xml:space="preserve">Using </w:t>
      </w:r>
      <w:r w:rsidR="003B4E05">
        <w:t>C# Migrations</w:t>
      </w:r>
      <w:r>
        <w:t>)</w:t>
      </w:r>
      <w:bookmarkEnd w:id="23"/>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7141CCDD" w14:paraId="19286980" w14:textId="79454B82">
      <w:pPr>
        <w:pStyle w:val="ListParagraph"/>
        <w:spacing w:after="0" w:line="240" w:lineRule="auto"/>
        <w:ind w:left="709"/>
        <w:jc w:val="center"/>
        <w:rPr>
          <w:rFonts w:eastAsiaTheme="minorEastAsia"/>
          <w:sz w:val="20"/>
          <w:szCs w:val="20"/>
        </w:rPr>
      </w:pPr>
      <w:r w:rsidR="7141CCDD">
        <w:drawing>
          <wp:inline wp14:editId="36C1C898"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689fc3c5b51947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w:t>
      </w:r>
      <w:proofErr w:type="spellStart"/>
      <w:proofErr w:type="gramStart"/>
      <w:r w:rsidRPr="00354DD3" w:rsidR="00B759FC">
        <w:rPr>
          <w:rFonts w:eastAsiaTheme="minorEastAsia"/>
          <w:b/>
          <w:bCs/>
          <w:sz w:val="20"/>
          <w:szCs w:val="20"/>
        </w:rPr>
        <w:t>appsettings.Development.json</w:t>
      </w:r>
      <w:proofErr w:type="spellEnd"/>
      <w:proofErr w:type="gramEnd"/>
      <w:r w:rsidRPr="00354DD3" w:rsidR="00B759FC">
        <w:rPr>
          <w:rFonts w:eastAsiaTheme="minorEastAsia"/>
          <w:b/>
          <w:bCs/>
          <w:sz w:val="20"/>
          <w:szCs w:val="20"/>
        </w:rPr>
        <w:t xml:space="preserve">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 xml:space="preserve">Locate the </w:t>
      </w:r>
      <w:proofErr w:type="spellStart"/>
      <w:proofErr w:type="gramStart"/>
      <w:r w:rsidRPr="00354DD3">
        <w:rPr>
          <w:rFonts w:eastAsiaTheme="minorEastAsia"/>
          <w:sz w:val="20"/>
          <w:szCs w:val="20"/>
        </w:rPr>
        <w:t>appsettings.Development.json</w:t>
      </w:r>
      <w:proofErr w:type="spellEnd"/>
      <w:proofErr w:type="gramEnd"/>
      <w:r w:rsidRPr="00354DD3">
        <w:rPr>
          <w:rFonts w:eastAsiaTheme="minorEastAsia"/>
          <w:sz w:val="20"/>
          <w:szCs w:val="20"/>
        </w:rPr>
        <w:t xml:space="preserve">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40231505" w14:paraId="393383C5" w14:textId="151620D7">
      <w:pPr>
        <w:pStyle w:val="ListParagraph"/>
        <w:spacing w:after="0" w:line="240" w:lineRule="auto"/>
        <w:ind w:left="709"/>
        <w:jc w:val="center"/>
        <w:rPr>
          <w:rFonts w:eastAsiaTheme="minorEastAsia"/>
          <w:sz w:val="20"/>
          <w:szCs w:val="20"/>
        </w:rPr>
      </w:pPr>
      <w:r w:rsidR="40231505">
        <w:drawing>
          <wp:inline wp14:editId="157BB924"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43ffebecc26948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 xml:space="preserve">Set the </w:t>
      </w:r>
      <w:proofErr w:type="spellStart"/>
      <w:r w:rsidRPr="00354DD3">
        <w:rPr>
          <w:rFonts w:eastAsiaTheme="minorEastAsia"/>
          <w:b/>
          <w:bCs/>
          <w:sz w:val="20"/>
          <w:szCs w:val="20"/>
        </w:rPr>
        <w:t>PaymentConte</w:t>
      </w:r>
      <w:r w:rsidR="00021F7C">
        <w:rPr>
          <w:rFonts w:eastAsiaTheme="minorEastAsia"/>
          <w:b/>
          <w:bCs/>
          <w:sz w:val="20"/>
          <w:szCs w:val="20"/>
        </w:rPr>
        <w:t>x</w:t>
      </w:r>
      <w:r w:rsidRPr="00354DD3">
        <w:rPr>
          <w:rFonts w:eastAsiaTheme="minorEastAsia"/>
          <w:b/>
          <w:bCs/>
          <w:sz w:val="20"/>
          <w:szCs w:val="20"/>
        </w:rPr>
        <w:t>t</w:t>
      </w:r>
      <w:proofErr w:type="spellEnd"/>
      <w:r w:rsidRPr="00354DD3">
        <w:rPr>
          <w:rFonts w:eastAsiaTheme="minorEastAsia"/>
          <w:b/>
          <w:bCs/>
          <w:sz w:val="20"/>
          <w:szCs w:val="20"/>
        </w:rPr>
        <w:t xml:space="preserve"> data </w:t>
      </w:r>
      <w:proofErr w:type="gramStart"/>
      <w:r w:rsidRPr="00354DD3">
        <w:rPr>
          <w:rFonts w:eastAsiaTheme="minorEastAsia"/>
          <w:b/>
          <w:bCs/>
          <w:sz w:val="20"/>
          <w:szCs w:val="20"/>
        </w:rPr>
        <w:t>source</w:t>
      </w:r>
      <w:proofErr w:type="gramEnd"/>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 xml:space="preserve">With the </w:t>
      </w:r>
      <w:proofErr w:type="spellStart"/>
      <w:proofErr w:type="gramStart"/>
      <w:r w:rsidRPr="00354DD3">
        <w:rPr>
          <w:rFonts w:eastAsiaTheme="minorEastAsia"/>
          <w:sz w:val="20"/>
          <w:szCs w:val="20"/>
        </w:rPr>
        <w:t>appsettings.Development.json</w:t>
      </w:r>
      <w:proofErr w:type="spellEnd"/>
      <w:proofErr w:type="gramEnd"/>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165284AA" w14:paraId="28CF4F11" w14:textId="48D05A58">
      <w:pPr>
        <w:pStyle w:val="ListParagraph"/>
        <w:spacing w:after="0" w:line="240" w:lineRule="auto"/>
        <w:ind w:left="709"/>
        <w:rPr>
          <w:noProof/>
          <w:sz w:val="20"/>
          <w:szCs w:val="20"/>
        </w:rPr>
      </w:pPr>
      <w:r w:rsidRPr="19891B71" w:rsidR="165284AA">
        <w:rPr>
          <w:noProof/>
          <w:sz w:val="20"/>
          <w:szCs w:val="20"/>
        </w:rPr>
        <w:t xml:space="preserve"> </w:t>
      </w:r>
      <w:r w:rsidR="165284AA">
        <w:drawing>
          <wp:inline wp14:editId="7AFA22B4"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b44483893f5641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w:t>
      </w:r>
      <w:proofErr w:type="spellStart"/>
      <w:r w:rsidRPr="00D909B7" w:rsidR="00936416">
        <w:rPr>
          <w:rFonts w:eastAsia="Times New Roman"/>
          <w:sz w:val="20"/>
          <w:szCs w:val="20"/>
        </w:rPr>
        <w:t>sqlserver</w:t>
      </w:r>
      <w:proofErr w:type="spellEnd"/>
      <w:r w:rsidRPr="00D909B7" w:rsidR="00936416">
        <w:rPr>
          <w:rFonts w:eastAsia="Times New Roman"/>
          <w:sz w:val="20"/>
          <w:szCs w:val="20"/>
        </w:rPr>
        <w:t>-prod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w:t>
      </w:r>
      <w:proofErr w:type="spellStart"/>
      <w:r w:rsidRPr="00D909B7" w:rsidR="00E62C7A">
        <w:rPr>
          <w:rFonts w:eastAsia="Times New Roman"/>
          <w:sz w:val="20"/>
          <w:szCs w:val="20"/>
        </w:rPr>
        <w:t>db</w:t>
      </w:r>
      <w:proofErr w:type="spellEnd"/>
      <w:r w:rsidRPr="00D909B7" w:rsidR="00E62C7A">
        <w:rPr>
          <w:rFonts w:eastAsia="Times New Roman"/>
          <w:sz w:val="20"/>
          <w:szCs w:val="20"/>
        </w:rPr>
        <w:t>-prod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proofErr w:type="spellStart"/>
      <w:proofErr w:type="gramStart"/>
      <w:r w:rsidRPr="00D909B7" w:rsidR="000957F2">
        <w:rPr>
          <w:rFonts w:eastAsiaTheme="minorEastAsia"/>
          <w:b/>
          <w:bCs/>
          <w:sz w:val="20"/>
          <w:szCs w:val="20"/>
        </w:rPr>
        <w:t>secrets.json</w:t>
      </w:r>
      <w:proofErr w:type="spellEnd"/>
      <w:proofErr w:type="gramEnd"/>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5D1588C0" w14:paraId="251F71F4" w14:textId="21C35011">
      <w:pPr>
        <w:spacing w:after="0" w:line="240" w:lineRule="auto"/>
        <w:ind w:left="709"/>
        <w:jc w:val="center"/>
        <w:rPr>
          <w:rFonts w:eastAsiaTheme="minorEastAsia"/>
          <w:sz w:val="20"/>
          <w:szCs w:val="20"/>
        </w:rPr>
      </w:pPr>
      <w:r w:rsidR="5D1588C0">
        <w:drawing>
          <wp:inline wp14:editId="4CE746FB"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7910878e71ce4f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w:t>
      </w:r>
      <w:proofErr w:type="gramStart"/>
      <w:r w:rsidRPr="00D909B7">
        <w:rPr>
          <w:rFonts w:eastAsiaTheme="minorEastAsia"/>
          <w:sz w:val="20"/>
          <w:szCs w:val="20"/>
        </w:rPr>
        <w:t>copy</w:t>
      </w:r>
      <w:proofErr w:type="gramEnd"/>
      <w:r w:rsidRPr="00D909B7">
        <w:rPr>
          <w:rFonts w:eastAsiaTheme="minorEastAsia"/>
          <w:sz w:val="20"/>
          <w:szCs w:val="20"/>
        </w:rPr>
        <w:t xml:space="preserve">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ConnectionSecrets</w:t>
      </w:r>
      <w:proofErr w:type="spellEnd"/>
      <w:r w:rsidRPr="00D909B7">
        <w:rPr>
          <w:rFonts w:eastAsiaTheme="minorEastAsia"/>
          <w:sz w:val="20"/>
          <w:szCs w:val="20"/>
        </w:rPr>
        <w:t>":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PaymentContextPassword</w:t>
      </w:r>
      <w:proofErr w:type="spellEnd"/>
      <w:r w:rsidRPr="00D909B7">
        <w:rPr>
          <w:rFonts w:eastAsiaTheme="minorEastAsia"/>
          <w:sz w:val="20"/>
          <w:szCs w:val="20"/>
        </w:rPr>
        <w:t>": "</w:t>
      </w:r>
      <w:proofErr w:type="spellStart"/>
      <w:r w:rsidRPr="00D909B7">
        <w:rPr>
          <w:rFonts w:eastAsiaTheme="minorEastAsia"/>
          <w:sz w:val="20"/>
          <w:szCs w:val="20"/>
        </w:rPr>
        <w:t>YourSQLPassword</w:t>
      </w:r>
      <w:proofErr w:type="spellEnd"/>
      <w:r w:rsidRPr="00D909B7">
        <w:rPr>
          <w:rFonts w:eastAsiaTheme="minorEastAsia"/>
          <w:sz w:val="20"/>
          <w:szCs w:val="20"/>
        </w:rPr>
        <w:t>",</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4BF5BA5D" w14:paraId="29B5A1BB" w14:textId="2C1FDCB6">
      <w:pPr>
        <w:spacing w:after="0" w:line="240" w:lineRule="auto"/>
        <w:ind w:left="709"/>
        <w:rPr>
          <w:rFonts w:eastAsiaTheme="minorEastAsia"/>
          <w:sz w:val="20"/>
          <w:szCs w:val="20"/>
        </w:rPr>
      </w:pPr>
      <w:r w:rsidR="4BF5BA5D">
        <w:drawing>
          <wp:inline wp14:editId="078968EA"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725c921374d849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689193E5" w14:paraId="36582752" w14:textId="2F7F3675">
      <w:pPr>
        <w:spacing w:after="0" w:line="240" w:lineRule="auto"/>
        <w:jc w:val="center"/>
        <w:rPr>
          <w:rFonts w:eastAsiaTheme="minorEastAsia"/>
          <w:sz w:val="20"/>
          <w:szCs w:val="20"/>
        </w:rPr>
      </w:pPr>
      <w:r w:rsidR="689193E5">
        <w:drawing>
          <wp:inline wp14:editId="09DAC917"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41406b98ccaa4d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1B010D88" w14:paraId="115E9D30" w14:textId="76747B1B">
      <w:pPr>
        <w:pStyle w:val="ListParagraph"/>
        <w:spacing w:after="0" w:line="240" w:lineRule="auto"/>
        <w:ind w:left="709"/>
        <w:rPr>
          <w:rFonts w:eastAsiaTheme="minorEastAsia"/>
          <w:sz w:val="20"/>
          <w:szCs w:val="20"/>
        </w:rPr>
      </w:pPr>
      <w:r w:rsidR="1B010D88">
        <w:drawing>
          <wp:inline wp14:editId="58ABE0D8"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228c04b7cecc4e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20A55597" w14:paraId="76A8D306" w14:textId="60891FB8">
      <w:pPr>
        <w:pStyle w:val="ListParagraph"/>
        <w:spacing w:after="0" w:line="240" w:lineRule="auto"/>
        <w:ind w:left="709"/>
        <w:rPr>
          <w:rFonts w:eastAsiaTheme="minorEastAsia"/>
          <w:sz w:val="20"/>
          <w:szCs w:val="20"/>
        </w:rPr>
      </w:pPr>
      <w:r w:rsidR="20A55597">
        <w:drawing>
          <wp:inline wp14:editId="3CC98B33"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9711ce81c6f94f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6187824" w:id="24"/>
      <w:r w:rsidRPr="1E13418C">
        <w:lastRenderedPageBreak/>
        <w:t>Post Deployment Tasks</w:t>
      </w:r>
      <w:r w:rsidR="00D96E6A">
        <w:t xml:space="preserve"> (Dynamics 365)</w:t>
      </w:r>
      <w:bookmarkEnd w:id="24"/>
    </w:p>
    <w:p w:rsidR="009A144B" w:rsidRDefault="04FD8503" w14:paraId="38FE21E8" w14:textId="2C5A0549">
      <w:pPr>
        <w:spacing w:after="0" w:line="257" w:lineRule="auto"/>
        <w:rPr>
          <w:rFonts w:ascii="Segoe UI" w:hAnsi="Segoe UI" w:eastAsia="Segoe UI" w:cs="Segoe UI"/>
          <w:sz w:val="20"/>
          <w:szCs w:val="20"/>
        </w:rPr>
      </w:pPr>
      <w:r w:rsidRPr="1F443C40">
        <w:rPr>
          <w:rFonts w:ascii="Segoe UI" w:hAnsi="Segoe UI" w:eastAsia="Segoe UI" w:cs="Segoe UI"/>
          <w:sz w:val="20"/>
          <w:szCs w:val="20"/>
        </w:rPr>
        <w:t>Additional k</w:t>
      </w:r>
      <w:r w:rsidRPr="1F443C40" w:rsidR="10B4428A">
        <w:rPr>
          <w:rFonts w:ascii="Segoe UI" w:hAnsi="Segoe UI" w:eastAsia="Segoe UI" w:cs="Segoe UI"/>
          <w:sz w:val="20"/>
          <w:szCs w:val="20"/>
        </w:rPr>
        <w:t xml:space="preserve">ey steps are required </w:t>
      </w:r>
      <w:r w:rsidRPr="1F443C40" w:rsidR="5CA3D9C2">
        <w:rPr>
          <w:rFonts w:ascii="Segoe UI" w:hAnsi="Segoe UI" w:eastAsia="Segoe UI" w:cs="Segoe UI"/>
          <w:sz w:val="20"/>
          <w:szCs w:val="20"/>
        </w:rPr>
        <w:t xml:space="preserve">after an administrator has set up the Fundraising and Engagement </w:t>
      </w:r>
      <w:r w:rsidRPr="1F443C40" w:rsidR="10B4428A">
        <w:rPr>
          <w:rFonts w:ascii="Segoe UI" w:hAnsi="Segoe UI" w:eastAsia="Segoe UI" w:cs="Segoe UI"/>
          <w:sz w:val="20"/>
          <w:szCs w:val="20"/>
        </w:rPr>
        <w:t>Dynamics 365</w:t>
      </w:r>
      <w:r w:rsidRPr="1F443C40" w:rsidR="2DB86D27">
        <w:rPr>
          <w:rFonts w:ascii="Segoe UI" w:hAnsi="Segoe UI" w:eastAsia="Segoe UI" w:cs="Segoe UI"/>
          <w:sz w:val="20"/>
          <w:szCs w:val="20"/>
        </w:rPr>
        <w:t xml:space="preserve"> environm</w:t>
      </w:r>
      <w:r w:rsidRPr="1F443C40" w:rsidR="41CA4E7F">
        <w:rPr>
          <w:rFonts w:ascii="Segoe UI" w:hAnsi="Segoe UI" w:eastAsia="Segoe UI" w:cs="Segoe UI"/>
          <w:sz w:val="20"/>
          <w:szCs w:val="20"/>
        </w:rPr>
        <w:t>e</w:t>
      </w:r>
      <w:r w:rsidRPr="1F443C40" w:rsidR="2DB86D27">
        <w:rPr>
          <w:rFonts w:ascii="Segoe UI" w:hAnsi="Segoe UI" w:eastAsia="Segoe UI" w:cs="Segoe UI"/>
          <w:sz w:val="20"/>
          <w:szCs w:val="20"/>
        </w:rPr>
        <w:t>nt</w:t>
      </w:r>
      <w:r w:rsidRPr="1F443C40" w:rsidR="10B4428A">
        <w:rPr>
          <w:rFonts w:ascii="Segoe UI" w:hAnsi="Segoe UI" w:eastAsia="Segoe UI" w:cs="Segoe UI"/>
          <w:sz w:val="20"/>
          <w:szCs w:val="20"/>
        </w:rPr>
        <w:t xml:space="preserve">. At least one configuration record populated with </w:t>
      </w:r>
      <w:r w:rsidRPr="1F443C40" w:rsidR="418B0A53">
        <w:rPr>
          <w:rFonts w:ascii="Segoe UI" w:hAnsi="Segoe UI" w:eastAsia="Segoe UI" w:cs="Segoe UI"/>
          <w:sz w:val="20"/>
          <w:szCs w:val="20"/>
        </w:rPr>
        <w:t xml:space="preserve">needed </w:t>
      </w:r>
      <w:r w:rsidRPr="1F443C40" w:rsidR="10B4428A">
        <w:rPr>
          <w:rFonts w:ascii="Segoe UI" w:hAnsi="Segoe UI" w:eastAsia="Segoe UI" w:cs="Segoe UI"/>
          <w:sz w:val="20"/>
          <w:szCs w:val="20"/>
        </w:rPr>
        <w:t xml:space="preserve">Azure information is required and all </w:t>
      </w:r>
      <w:r w:rsidRPr="1F443C40" w:rsidR="40E25382">
        <w:rPr>
          <w:rFonts w:ascii="Segoe UI" w:hAnsi="Segoe UI" w:eastAsia="Segoe UI" w:cs="Segoe UI"/>
          <w:sz w:val="20"/>
          <w:szCs w:val="20"/>
        </w:rPr>
        <w:t xml:space="preserve">system </w:t>
      </w:r>
      <w:r w:rsidRPr="1F443C40" w:rsidR="10B4428A">
        <w:rPr>
          <w:rFonts w:ascii="Segoe UI" w:hAnsi="Segoe UI" w:eastAsia="Segoe UI" w:cs="Segoe UI"/>
          <w:sz w:val="20"/>
          <w:szCs w:val="20"/>
        </w:rPr>
        <w:t xml:space="preserve">users </w:t>
      </w:r>
      <w:r w:rsidRPr="1F443C40" w:rsidR="72D3FA41">
        <w:rPr>
          <w:rFonts w:ascii="Segoe UI" w:hAnsi="Segoe UI" w:eastAsia="Segoe UI" w:cs="Segoe UI"/>
          <w:sz w:val="20"/>
          <w:szCs w:val="20"/>
        </w:rPr>
        <w:t xml:space="preserve">must have </w:t>
      </w:r>
      <w:r w:rsidRPr="1F443C40" w:rsidR="10B4428A">
        <w:rPr>
          <w:rFonts w:ascii="Segoe UI" w:hAnsi="Segoe UI" w:eastAsia="Segoe UI" w:cs="Segoe UI"/>
          <w:sz w:val="20"/>
          <w:szCs w:val="20"/>
        </w:rPr>
        <w:t xml:space="preserve">a configuration record assigned to </w:t>
      </w:r>
      <w:r w:rsidRPr="1F443C40" w:rsidR="156EA901">
        <w:rPr>
          <w:rFonts w:ascii="Segoe UI" w:hAnsi="Segoe UI" w:eastAsia="Segoe UI" w:cs="Segoe UI"/>
          <w:sz w:val="20"/>
          <w:szCs w:val="20"/>
        </w:rPr>
        <w:t>their</w:t>
      </w:r>
      <w:r w:rsidRPr="1F443C40" w:rsidR="10B4428A">
        <w:rPr>
          <w:rFonts w:ascii="Segoe UI" w:hAnsi="Segoe UI" w:eastAsia="Segoe UI" w:cs="Segoe UI"/>
          <w:sz w:val="20"/>
          <w:szCs w:val="20"/>
        </w:rPr>
        <w:t xml:space="preserve"> user record prior to </w:t>
      </w:r>
      <w:r w:rsidRPr="1F443C40" w:rsidR="156EA901">
        <w:rPr>
          <w:rFonts w:ascii="Segoe UI" w:hAnsi="Segoe UI" w:eastAsia="Segoe UI" w:cs="Segoe UI"/>
          <w:sz w:val="20"/>
          <w:szCs w:val="20"/>
        </w:rPr>
        <w:t>use</w:t>
      </w:r>
      <w:r w:rsidRPr="1F443C40" w:rsidR="10B4428A">
        <w:rPr>
          <w:rFonts w:ascii="Segoe UI" w:hAnsi="Segoe UI" w:eastAsia="Segoe UI" w:cs="Segoe UI"/>
          <w:sz w:val="20"/>
          <w:szCs w:val="20"/>
        </w:rPr>
        <w:t xml:space="preserve">. </w:t>
      </w:r>
    </w:p>
    <w:p w:rsidR="002462DD" w:rsidRDefault="002462DD" w14:paraId="3756C5DC" w14:textId="2C5A0549">
      <w:pPr>
        <w:spacing w:after="0" w:line="257" w:lineRule="auto"/>
        <w:rPr>
          <w:rFonts w:ascii="Segoe UI" w:hAnsi="Segoe UI" w:eastAsia="Segoe UI" w:cs="Segoe UI"/>
          <w:sz w:val="20"/>
          <w:szCs w:val="20"/>
        </w:rPr>
      </w:pPr>
    </w:p>
    <w:p w:rsidR="002462DD" w:rsidP="002462DD" w:rsidRDefault="002462DD" w14:paraId="40F29C56" w14:textId="2C5A0549">
      <w:pPr>
        <w:spacing w:after="0" w:line="257" w:lineRule="auto"/>
        <w:rPr>
          <w:rFonts w:ascii="Segoe UI" w:hAnsi="Segoe UI" w:eastAsia="Segoe UI" w:cs="Segoe UI"/>
          <w:sz w:val="20"/>
          <w:szCs w:val="20"/>
        </w:rPr>
      </w:pPr>
      <w:r w:rsidRPr="1F443C40">
        <w:rPr>
          <w:rFonts w:ascii="Segoe UI" w:hAnsi="Segoe UI" w:eastAsia="Segoe UI" w:cs="Segoe UI"/>
          <w:sz w:val="20"/>
          <w:szCs w:val="20"/>
        </w:rPr>
        <w:t>The configuration record can be created and edited in the Fundraising and Engagement application. Go to the ‘Configuration’ area (at the bottom left of the navigation pane) and select ‘</w:t>
      </w:r>
      <w:proofErr w:type="gramStart"/>
      <w:r w:rsidRPr="1F443C40">
        <w:rPr>
          <w:rFonts w:ascii="Segoe UI" w:hAnsi="Segoe UI" w:eastAsia="Segoe UI" w:cs="Segoe UI"/>
          <w:sz w:val="20"/>
          <w:szCs w:val="20"/>
        </w:rPr>
        <w:t>Configurations’</w:t>
      </w:r>
      <w:proofErr w:type="gramEnd"/>
    </w:p>
    <w:p w:rsidR="002462DD" w:rsidP="002462DD" w:rsidRDefault="002462DD" w14:paraId="366476B8" w14:textId="2C5A0549">
      <w:pPr>
        <w:spacing w:after="0" w:line="257" w:lineRule="auto"/>
        <w:rPr>
          <w:rFonts w:ascii="Segoe UI" w:hAnsi="Segoe UI" w:eastAsia="Segoe UI" w:cs="Segoe UI"/>
          <w:sz w:val="20"/>
          <w:szCs w:val="20"/>
        </w:rPr>
      </w:pPr>
    </w:p>
    <w:p w:rsidRPr="008F1D8E" w:rsidR="002462DD" w:rsidP="002462DD" w:rsidRDefault="002462DD" w14:paraId="472B44C3" w14:textId="2C5A0549">
      <w:pPr>
        <w:spacing w:after="0" w:line="257" w:lineRule="auto"/>
        <w:jc w:val="center"/>
        <w:rPr>
          <w:rFonts w:ascii="Segoe UI" w:hAnsi="Segoe UI" w:eastAsia="Segoe UI" w:cs="Segoe UI"/>
          <w:sz w:val="20"/>
          <w:szCs w:val="20"/>
        </w:rPr>
      </w:pPr>
      <w:r w:rsidR="002462DD">
        <w:drawing>
          <wp:inline wp14:editId="56BE9AEE" wp14:anchorId="0567025C">
            <wp:extent cx="3952875" cy="3325642"/>
            <wp:effectExtent l="0" t="0" r="0" b="8255"/>
            <wp:docPr id="6" name="Picture 6" title=""/>
            <wp:cNvGraphicFramePr>
              <a:graphicFrameLocks noChangeAspect="1"/>
            </wp:cNvGraphicFramePr>
            <a:graphic>
              <a:graphicData uri="http://schemas.openxmlformats.org/drawingml/2006/picture">
                <pic:pic>
                  <pic:nvPicPr>
                    <pic:cNvPr id="0" name="Picture 6"/>
                    <pic:cNvPicPr/>
                  </pic:nvPicPr>
                  <pic:blipFill>
                    <a:blip r:embed="R44aac2f281aa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2875" cy="3325642"/>
                    </a:xfrm>
                    <a:prstGeom prst="rect">
                      <a:avLst/>
                    </a:prstGeom>
                  </pic:spPr>
                </pic:pic>
              </a:graphicData>
            </a:graphic>
          </wp:inline>
        </w:drawing>
      </w:r>
    </w:p>
    <w:p w:rsidRPr="008F1D8E" w:rsidR="002462DD" w:rsidRDefault="002462DD" w14:paraId="4658269B" w14:textId="2C5A0549">
      <w:pPr>
        <w:spacing w:after="0" w:line="257" w:lineRule="auto"/>
        <w:rPr>
          <w:rFonts w:ascii="Segoe UI" w:hAnsi="Segoe UI" w:eastAsia="Segoe UI" w:cs="Segoe UI"/>
          <w:sz w:val="20"/>
          <w:szCs w:val="20"/>
        </w:rPr>
      </w:pP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6187825" w:id="25"/>
      <w:r w:rsidRPr="1E13418C">
        <w:t>Configuration Record Prerequisites</w:t>
      </w:r>
      <w:bookmarkEnd w:id="25"/>
      <w:r w:rsidRPr="1E13418C">
        <w:t xml:space="preserve"> </w:t>
      </w:r>
    </w:p>
    <w:p w:rsidRPr="00233357" w:rsidR="005F3FB8" w:rsidP="799349B6" w:rsidRDefault="00A56BA9" w14:paraId="49871F3C" w14:textId="45B5DF9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Pr="799349B6" w:rsidR="00E87EA9">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Pr="799349B6" w:rsidR="00E87EA9">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Pr="799349B6" w:rsidR="002462DD">
        <w:rPr>
          <w:rFonts w:asciiTheme="majorHAnsi" w:hAnsiTheme="majorHAnsi" w:cstheme="majorBidi"/>
          <w:sz w:val="20"/>
          <w:szCs w:val="20"/>
        </w:rPr>
        <w:t xml:space="preserve"> </w:t>
      </w:r>
      <w:r w:rsidRPr="799349B6" w:rsidR="00CC611B">
        <w:rPr>
          <w:rFonts w:asciiTheme="majorHAnsi" w:hAnsiTheme="majorHAnsi" w:cstheme="majorBidi"/>
          <w:sz w:val="20"/>
          <w:szCs w:val="20"/>
        </w:rPr>
        <w:t xml:space="preserve">specific </w:t>
      </w:r>
      <w:r w:rsidRPr="799349B6" w:rsidR="00E87EA9">
        <w:rPr>
          <w:rFonts w:asciiTheme="majorHAnsi" w:hAnsiTheme="majorHAnsi" w:cstheme="majorBidi"/>
          <w:sz w:val="20"/>
          <w:szCs w:val="20"/>
        </w:rPr>
        <w:t>A</w:t>
      </w:r>
      <w:r w:rsidRPr="799349B6" w:rsidR="00CC611B">
        <w:rPr>
          <w:rFonts w:asciiTheme="majorHAnsi" w:hAnsiTheme="majorHAnsi" w:cstheme="majorBidi"/>
          <w:sz w:val="20"/>
          <w:szCs w:val="20"/>
        </w:rPr>
        <w:t>zure</w:t>
      </w:r>
      <w:r w:rsidRPr="799349B6" w:rsidR="00E87EA9">
        <w:rPr>
          <w:rFonts w:asciiTheme="majorHAnsi" w:hAnsiTheme="majorHAnsi" w:cstheme="majorBidi"/>
          <w:sz w:val="20"/>
          <w:szCs w:val="20"/>
        </w:rPr>
        <w:t>-</w:t>
      </w:r>
      <w:r w:rsidRPr="799349B6" w:rsidR="00CC611B">
        <w:rPr>
          <w:rFonts w:asciiTheme="majorHAnsi" w:hAnsiTheme="majorHAnsi" w:cstheme="majorBidi"/>
          <w:sz w:val="20"/>
          <w:szCs w:val="20"/>
        </w:rPr>
        <w:t xml:space="preserve">dependent configuration settings </w:t>
      </w:r>
      <w:r w:rsidRPr="799349B6" w:rsidR="1FFA1F06">
        <w:rPr>
          <w:rFonts w:asciiTheme="majorHAnsi" w:hAnsiTheme="majorHAnsi" w:cstheme="majorBidi"/>
          <w:sz w:val="20"/>
          <w:szCs w:val="20"/>
        </w:rPr>
        <w:t xml:space="preserve">to be set </w:t>
      </w:r>
      <w:r w:rsidRPr="799349B6" w:rsidR="005F3FB8">
        <w:rPr>
          <w:rFonts w:asciiTheme="majorHAnsi" w:hAnsiTheme="majorHAnsi" w:cstheme="majorBidi"/>
          <w:sz w:val="20"/>
          <w:szCs w:val="20"/>
        </w:rPr>
        <w:t>prior to use</w:t>
      </w:r>
      <w:r w:rsidRPr="799349B6" w:rsidR="00E87EA9">
        <w:rPr>
          <w:rFonts w:asciiTheme="majorHAnsi" w:hAnsiTheme="majorHAnsi" w:cstheme="majorBidi"/>
          <w:sz w:val="20"/>
          <w:szCs w:val="20"/>
        </w:rPr>
        <w:t>. T</w:t>
      </w:r>
      <w:r w:rsidRPr="799349B6" w:rsidR="005F3FB8">
        <w:rPr>
          <w:rFonts w:asciiTheme="majorHAnsi" w:hAnsiTheme="majorHAnsi" w:cstheme="majorBidi"/>
          <w:sz w:val="20"/>
          <w:szCs w:val="20"/>
        </w:rPr>
        <w:t xml:space="preserve">hese </w:t>
      </w:r>
      <w:r w:rsidRPr="799349B6" w:rsidR="0A536BBC">
        <w:rPr>
          <w:rFonts w:asciiTheme="majorHAnsi" w:hAnsiTheme="majorHAnsi" w:cstheme="majorBidi"/>
          <w:sz w:val="20"/>
          <w:szCs w:val="20"/>
        </w:rPr>
        <w:t xml:space="preserve">five configuration settings </w:t>
      </w:r>
      <w:r w:rsidRPr="799349B6" w:rsidR="005F3FB8">
        <w:rPr>
          <w:rFonts w:asciiTheme="majorHAnsi" w:hAnsiTheme="majorHAnsi" w:cstheme="majorBidi"/>
          <w:sz w:val="20"/>
          <w:szCs w:val="20"/>
        </w:rPr>
        <w:t>have been listed here along with how to retrieve the value from Azure</w:t>
      </w:r>
      <w:r w:rsidRPr="799349B6" w:rsidR="000D1EE2">
        <w:rPr>
          <w:rFonts w:asciiTheme="majorHAnsi" w:hAnsiTheme="majorHAnsi" w:cstheme="majorBidi"/>
          <w:sz w:val="20"/>
          <w:szCs w:val="20"/>
        </w:rPr>
        <w:t xml:space="preserve">. Note that the labels of the following </w:t>
      </w:r>
      <w:r w:rsidRPr="799349B6" w:rsidR="00523CB9">
        <w:rPr>
          <w:rFonts w:asciiTheme="majorHAnsi" w:hAnsiTheme="majorHAnsi" w:cstheme="majorBidi"/>
          <w:sz w:val="20"/>
          <w:szCs w:val="20"/>
        </w:rPr>
        <w:t xml:space="preserve">options match the </w:t>
      </w:r>
      <w:r w:rsidRPr="799349B6" w:rsidR="00225789">
        <w:rPr>
          <w:rFonts w:asciiTheme="majorHAnsi" w:hAnsiTheme="majorHAnsi" w:cstheme="majorBidi"/>
          <w:sz w:val="20"/>
          <w:szCs w:val="20"/>
        </w:rPr>
        <w:t xml:space="preserve">label of the </w:t>
      </w:r>
      <w:r w:rsidRPr="799349B6" w:rsidR="00462B0C">
        <w:rPr>
          <w:rFonts w:asciiTheme="majorHAnsi" w:hAnsiTheme="majorHAnsi" w:cstheme="majorBid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1F084A04" w:rsidRDefault="16A22CA1" w14:paraId="4F039601" w14:textId="29FB2460">
      <w:pPr>
        <w:pStyle w:val="ListParagraph"/>
        <w:spacing w:after="0" w:line="240" w:lineRule="auto"/>
        <w:ind w:left="709"/>
        <w:rPr>
          <w:rFonts w:ascii="Segoe UI" w:hAnsi="Segoe UI" w:eastAsia="" w:cs="" w:asciiTheme="majorAscii" w:hAnsiTheme="majorAscii" w:eastAsiaTheme="minorEastAsia" w:cstheme="majorBidi"/>
          <w:sz w:val="20"/>
          <w:szCs w:val="20"/>
        </w:rPr>
      </w:pPr>
      <w:r w:rsidR="16A22CA1">
        <w:drawing>
          <wp:inline wp14:editId="1244EA1D"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b3f9831f7477429e">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lastRenderedPageBreak/>
        <w:t xml:space="preserve">Paste the URL into the </w:t>
      </w:r>
      <w:r w:rsidRPr="00233357" w:rsidR="00EE2755">
        <w:rPr>
          <w:rFonts w:asciiTheme="majorHAnsi" w:hAnsiTheme="majorHAnsi" w:eastAsiaTheme="minorEastAsia" w:cstheme="majorHAnsi"/>
          <w:sz w:val="20"/>
          <w:szCs w:val="20"/>
        </w:rPr>
        <w:t>‘Azure Web API URL’ field and append /</w:t>
      </w:r>
      <w:proofErr w:type="spellStart"/>
      <w:r w:rsidRPr="00233357" w:rsidR="00EE2755">
        <w:rPr>
          <w:rFonts w:asciiTheme="majorHAnsi" w:hAnsiTheme="majorHAnsi" w:eastAsiaTheme="minorEastAsia" w:cstheme="majorHAnsi"/>
          <w:sz w:val="20"/>
          <w:szCs w:val="20"/>
        </w:rPr>
        <w:t>api</w:t>
      </w:r>
      <w:proofErr w:type="spellEnd"/>
      <w:r w:rsidRPr="00233357" w:rsidR="00EE2755">
        <w:rPr>
          <w:rFonts w:asciiTheme="majorHAnsi" w:hAnsiTheme="majorHAnsi" w:eastAsiaTheme="minorEastAsia" w:cstheme="majorHAnsi"/>
          <w:sz w:val="20"/>
          <w:szCs w:val="20"/>
        </w:rPr>
        <w:t>/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9">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B01621" w14:paraId="1CC89698" w14:textId="598CD7A7">
      <w:pPr>
        <w:pStyle w:val="ListParagraph"/>
        <w:numPr>
          <w:ilvl w:val="0"/>
          <w:numId w:val="19"/>
        </w:numPr>
        <w:spacing w:after="0" w:line="240" w:lineRule="auto"/>
        <w:rPr>
          <w:sz w:val="20"/>
          <w:szCs w:val="20"/>
        </w:rPr>
      </w:pPr>
      <w:r w:rsidRPr="00B01621">
        <w:rPr>
          <w:rFonts w:asciiTheme="majorHAnsi" w:hAnsiTheme="majorHAnsi" w:eastAsiaTheme="minorEastAsia" w:cstheme="majorBidi"/>
          <w:sz w:val="20"/>
          <w:szCs w:val="20"/>
        </w:rPr>
        <w:t>Currently</w:t>
      </w:r>
      <w:r>
        <w:rPr>
          <w:rFonts w:asciiTheme="majorHAnsi" w:hAnsiTheme="majorHAnsi" w:eastAsiaTheme="minorEastAsia" w:cstheme="majorBidi"/>
          <w:sz w:val="20"/>
          <w:szCs w:val="20"/>
        </w:rPr>
        <w:t>,</w:t>
      </w:r>
      <w:r w:rsidRPr="00B01621">
        <w:rPr>
          <w:rFonts w:asciiTheme="majorHAnsi" w:hAnsiTheme="majorHAnsi" w:eastAsiaTheme="minorEastAsia" w:cstheme="majorBidi"/>
          <w:sz w:val="20"/>
          <w:szCs w:val="20"/>
        </w:rPr>
        <w:t xml:space="preserve"> the padlock token is set </w:t>
      </w:r>
      <w:r>
        <w:rPr>
          <w:rFonts w:asciiTheme="majorHAnsi" w:hAnsiTheme="majorHAnsi" w:eastAsiaTheme="minorEastAsia" w:cstheme="majorBidi"/>
          <w:sz w:val="20"/>
          <w:szCs w:val="20"/>
        </w:rPr>
        <w:t>t</w:t>
      </w:r>
      <w:r w:rsidRPr="00B01621">
        <w:rPr>
          <w:rFonts w:asciiTheme="majorHAnsi" w:hAnsiTheme="majorHAnsi" w:eastAsiaTheme="minorEastAsia" w:cstheme="majorBidi"/>
          <w:sz w:val="20"/>
          <w:szCs w:val="20"/>
        </w:rPr>
        <w:t xml:space="preserve">o </w:t>
      </w:r>
      <w:r>
        <w:rPr>
          <w:rFonts w:asciiTheme="majorHAnsi" w:hAnsiTheme="majorHAnsi" w:eastAsiaTheme="minorEastAsia" w:cstheme="majorBidi"/>
          <w:sz w:val="20"/>
          <w:szCs w:val="20"/>
        </w:rPr>
        <w:t xml:space="preserve">a </w:t>
      </w:r>
      <w:r w:rsidRPr="00B01621">
        <w:rPr>
          <w:rFonts w:asciiTheme="majorHAnsi" w:hAnsiTheme="majorHAnsi" w:eastAsiaTheme="minorEastAsia" w:cstheme="majorBidi"/>
          <w:sz w:val="20"/>
          <w:szCs w:val="20"/>
        </w:rPr>
        <w:t>default value</w:t>
      </w:r>
      <w:r>
        <w:rPr>
          <w:rFonts w:asciiTheme="majorHAnsi" w:hAnsiTheme="majorHAnsi" w:eastAsiaTheme="minorEastAsia" w:cstheme="majorBidi"/>
          <w:sz w:val="20"/>
          <w:szCs w:val="20"/>
        </w:rPr>
        <w:t xml:space="preserve"> which must be changed. </w:t>
      </w:r>
      <w:r w:rsidRPr="1F443C40" w:rsidR="002462DD">
        <w:rPr>
          <w:rFonts w:asciiTheme="majorHAnsi" w:hAnsiTheme="majorHAnsi" w:eastAsiaTheme="minorEastAsia" w:cstheme="majorBidi"/>
          <w:sz w:val="20"/>
          <w:szCs w:val="20"/>
        </w:rPr>
        <w:t xml:space="preserve">Enter the unencrypted padlock token (passcode) generated in the </w:t>
      </w:r>
      <w:hyperlink w:history="1" w:anchor="_Generating_a_Padlock">
        <w:r w:rsidRPr="1F443C40" w:rsidR="002462DD">
          <w:rPr>
            <w:rStyle w:val="Hyperlink"/>
            <w:rFonts w:asciiTheme="majorHAnsi" w:hAnsiTheme="majorHAnsi" w:eastAsiaTheme="minorEastAsia" w:cstheme="majorBidi"/>
            <w:sz w:val="20"/>
            <w:szCs w:val="20"/>
          </w:rPr>
          <w:t>prerequisites above</w:t>
        </w:r>
      </w:hyperlink>
      <w:r w:rsidRPr="1F443C40" w:rsidR="002462DD">
        <w:rPr>
          <w:rFonts w:asciiTheme="majorHAnsi" w:hAnsiTheme="majorHAnsi" w:eastAsiaTheme="minorEastAsia" w:cstheme="majorBidi"/>
          <w:sz w:val="20"/>
          <w:szCs w:val="20"/>
        </w:rPr>
        <w:t xml:space="preserve">. </w:t>
      </w:r>
    </w:p>
    <w:p w:rsidR="7AA47FB9" w:rsidP="07759BF5" w:rsidRDefault="7AA47FB9" w14:paraId="114C691F" w14:textId="65616A2B">
      <w:pPr>
        <w:pStyle w:val="ListParagraph"/>
        <w:numPr>
          <w:ilvl w:val="0"/>
          <w:numId w:val="19"/>
        </w:numPr>
        <w:spacing w:after="0" w:line="240" w:lineRule="auto"/>
        <w:rPr>
          <w:rFonts w:asciiTheme="majorHAnsi" w:hAnsiTheme="majorHAnsi" w:eastAsiaTheme="majorEastAsia" w:cstheme="majorBidi"/>
          <w:sz w:val="20"/>
          <w:szCs w:val="20"/>
        </w:rPr>
      </w:pPr>
      <w:r w:rsidRPr="07759BF5">
        <w:rPr>
          <w:rFonts w:asciiTheme="majorHAnsi" w:hAnsiTheme="majorHAnsi" w:eastAsiaTheme="majorEastAsia" w:cstheme="majorBidi"/>
          <w:sz w:val="20"/>
          <w:szCs w:val="20"/>
        </w:rPr>
        <w:t xml:space="preserve">If you update the Padlock Token value after the initial deployment, you need to put </w:t>
      </w:r>
      <w:r w:rsidRPr="07759BF5" w:rsidR="033C999C">
        <w:rPr>
          <w:rFonts w:asciiTheme="majorHAnsi" w:hAnsiTheme="majorHAnsi" w:eastAsiaTheme="majorEastAsia" w:cstheme="majorBidi"/>
          <w:sz w:val="20"/>
          <w:szCs w:val="20"/>
        </w:rPr>
        <w:t xml:space="preserve">the salted Padlock Token value in the </w:t>
      </w:r>
      <w:proofErr w:type="spellStart"/>
      <w:proofErr w:type="gramStart"/>
      <w:r w:rsidRPr="07759BF5" w:rsidR="033C999C">
        <w:rPr>
          <w:rFonts w:asciiTheme="majorHAnsi" w:hAnsiTheme="majorHAnsi" w:eastAsiaTheme="majorEastAsia" w:cstheme="majorBidi"/>
          <w:sz w:val="20"/>
          <w:szCs w:val="20"/>
        </w:rPr>
        <w:t>APIKeys:SaltedGatewayAPIKey</w:t>
      </w:r>
      <w:proofErr w:type="spellEnd"/>
      <w:proofErr w:type="gramEnd"/>
      <w:r w:rsidRPr="07759BF5" w:rsidR="033C999C">
        <w:rPr>
          <w:rFonts w:asciiTheme="majorHAnsi" w:hAnsiTheme="majorHAnsi" w:eastAsiaTheme="majorEastAsia" w:cstheme="majorBidi"/>
          <w:sz w:val="20"/>
          <w:szCs w:val="20"/>
        </w:rPr>
        <w:t xml:space="preserve"> configuration </w:t>
      </w:r>
      <w:r w:rsidRPr="07759BF5" w:rsidR="033C999C">
        <w:rPr>
          <w:rFonts w:asciiTheme="majorHAnsi" w:hAnsiTheme="majorHAnsi" w:eastAsiaTheme="majorEastAsia" w:cstheme="majorBidi"/>
          <w:sz w:val="20"/>
          <w:szCs w:val="20"/>
        </w:rPr>
        <w:t>entry in the Azure API application</w:t>
      </w:r>
      <w:r w:rsidRPr="07759BF5" w:rsidR="39DEB9BA">
        <w:rPr>
          <w:rFonts w:asciiTheme="majorHAnsi" w:hAnsiTheme="majorHAnsi" w:eastAsiaTheme="majorEastAsia" w:cstheme="majorBidi"/>
          <w:sz w:val="20"/>
          <w:szCs w:val="20"/>
        </w:rPr>
        <w:t>.</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1F084A04" w:rsidRDefault="65C4A437" w14:paraId="15026E7C" w14:textId="70C377C3">
      <w:pPr>
        <w:pStyle w:val="ListParagraph"/>
        <w:spacing w:after="0" w:line="240" w:lineRule="auto"/>
        <w:ind w:left="709"/>
        <w:rPr>
          <w:rFonts w:ascii="Segoe UI" w:hAnsi="Segoe UI" w:eastAsia="" w:cs="" w:asciiTheme="majorAscii" w:hAnsiTheme="majorAscii" w:eastAsiaTheme="minorEastAsia" w:cstheme="majorBidi"/>
          <w:sz w:val="20"/>
          <w:szCs w:val="20"/>
        </w:rPr>
      </w:pPr>
      <w:r w:rsidR="65C4A437">
        <w:drawing>
          <wp:inline wp14:editId="37D181C3"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f0b1849870c549ff">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65CCF1C6" w:rsidRDefault="0050703C" w14:paraId="4CDA8531" w14:textId="3F629C79">
      <w:pPr>
        <w:pStyle w:val="ListParagraph"/>
        <w:numPr>
          <w:ilvl w:val="0"/>
          <w:numId w:val="18"/>
        </w:numPr>
        <w:rPr>
          <w:rFonts w:asciiTheme="majorHAnsi" w:hAnsiTheme="majorHAnsi" w:eastAsiaTheme="minorEastAsia" w:cstheme="majorBidi"/>
          <w:sz w:val="20"/>
          <w:szCs w:val="20"/>
        </w:rPr>
      </w:pPr>
      <w:r w:rsidRPr="65CCF1C6">
        <w:rPr>
          <w:rFonts w:asciiTheme="majorHAnsi" w:hAnsiTheme="majorHAnsi" w:eastAsiaTheme="minorEastAsia" w:cstheme="majorBidi"/>
          <w:sz w:val="20"/>
          <w:szCs w:val="20"/>
        </w:rPr>
        <w:t xml:space="preserve">Under </w:t>
      </w:r>
      <w:r w:rsidRPr="65CCF1C6" w:rsidR="0017288A">
        <w:rPr>
          <w:rFonts w:asciiTheme="majorHAnsi" w:hAnsiTheme="majorHAnsi" w:eastAsiaTheme="minorEastAsia" w:cstheme="majorBidi"/>
          <w:sz w:val="20"/>
          <w:szCs w:val="20"/>
        </w:rPr>
        <w:t>Overview</w:t>
      </w:r>
      <w:r w:rsidRPr="65CCF1C6">
        <w:rPr>
          <w:rFonts w:asciiTheme="majorHAnsi" w:hAnsiTheme="majorHAnsi" w:eastAsiaTheme="minorEastAsia" w:cstheme="majorBidi"/>
          <w:sz w:val="20"/>
          <w:szCs w:val="20"/>
        </w:rPr>
        <w:t xml:space="preserve">, </w:t>
      </w:r>
      <w:r w:rsidRPr="65CCF1C6" w:rsidR="002C006D">
        <w:rPr>
          <w:rFonts w:asciiTheme="majorHAnsi" w:hAnsiTheme="majorHAnsi" w:eastAsiaTheme="minorEastAsia" w:cstheme="majorBidi"/>
          <w:sz w:val="20"/>
          <w:szCs w:val="20"/>
        </w:rPr>
        <w:t>view the URL</w:t>
      </w:r>
      <w:r w:rsidRPr="65CCF1C6" w:rsidR="00B636E8">
        <w:rPr>
          <w:rFonts w:asciiTheme="majorHAnsi" w:hAnsiTheme="majorHAnsi" w:eastAsiaTheme="minorEastAsia" w:cstheme="majorBidi"/>
          <w:sz w:val="20"/>
          <w:szCs w:val="20"/>
        </w:rPr>
        <w:t>.</w:t>
      </w:r>
    </w:p>
    <w:p w:rsidRPr="00233357" w:rsidR="005E14ED" w:rsidP="65CCF1C6" w:rsidRDefault="002C006D" w14:paraId="3C6DAA1E" w14:textId="6D04F7D3">
      <w:pPr>
        <w:pStyle w:val="ListParagraph"/>
        <w:numPr>
          <w:ilvl w:val="0"/>
          <w:numId w:val="18"/>
        </w:numPr>
        <w:rPr>
          <w:rFonts w:asciiTheme="majorHAnsi" w:hAnsiTheme="majorHAnsi" w:eastAsiaTheme="minorEastAsia" w:cstheme="majorBidi"/>
          <w:sz w:val="20"/>
          <w:szCs w:val="20"/>
        </w:rPr>
      </w:pPr>
      <w:r w:rsidRPr="65CCF1C6">
        <w:rPr>
          <w:rFonts w:asciiTheme="majorHAnsi" w:hAnsiTheme="majorHAnsi" w:eastAsiaTheme="minorEastAsia" w:cstheme="majorBidi"/>
          <w:sz w:val="20"/>
          <w:szCs w:val="20"/>
        </w:rPr>
        <w:t xml:space="preserve">Paste the URL into the ‘Background Services Web Job URL’ field </w:t>
      </w:r>
      <w:r w:rsidRPr="65CCF1C6" w:rsidR="00250B53">
        <w:rPr>
          <w:rFonts w:asciiTheme="majorHAnsi" w:hAnsiTheme="majorHAnsi" w:eastAsiaTheme="minorEastAsia" w:cstheme="majorBidi"/>
          <w:sz w:val="20"/>
          <w:szCs w:val="20"/>
        </w:rPr>
        <w:t>as is</w:t>
      </w:r>
      <w:r w:rsidRPr="65CCF1C6">
        <w:rPr>
          <w:rFonts w:asciiTheme="majorHAnsi" w:hAnsiTheme="majorHAnsi" w:eastAsiaTheme="minorEastAsia" w:cstheme="majorBidi"/>
          <w:sz w:val="20"/>
          <w:szCs w:val="20"/>
        </w:rPr>
        <w:t xml:space="preserve"> – the full URL must </w:t>
      </w:r>
      <w:r w:rsidRPr="65CCF1C6" w:rsidR="00B67646">
        <w:rPr>
          <w:rFonts w:asciiTheme="majorHAnsi" w:hAnsiTheme="majorHAnsi" w:eastAsiaTheme="minorEastAsia" w:cstheme="majorBidi"/>
          <w:sz w:val="20"/>
          <w:szCs w:val="20"/>
        </w:rPr>
        <w:t>read:</w:t>
      </w:r>
      <w:r w:rsidRPr="65CCF1C6" w:rsidR="009F23E1">
        <w:rPr>
          <w:rFonts w:asciiTheme="majorHAnsi" w:hAnsiTheme="majorHAnsi" w:cstheme="majorBidi"/>
          <w:sz w:val="20"/>
          <w:szCs w:val="20"/>
        </w:rPr>
        <w:t xml:space="preserve"> </w:t>
      </w:r>
      <w:hyperlink r:id="rId101">
        <w:r w:rsidRPr="65CCF1C6" w:rsidR="009F23E1">
          <w:rPr>
            <w:rStyle w:val="Hyperlink"/>
            <w:rFonts w:asciiTheme="majorHAnsi" w:hAnsiTheme="majorHAnsi" w:eastAsiaTheme="minorEastAsia" w:cstheme="majorBidi"/>
            <w:sz w:val="20"/>
            <w:szCs w:val="20"/>
          </w:rPr>
          <w:t>https://fundraising-yourbackgroundservices-dev.azurewebsites.net</w:t>
        </w:r>
      </w:hyperlink>
      <w:r w:rsidRPr="65CCF1C6" w:rsidR="00B67646">
        <w:rPr>
          <w:rFonts w:asciiTheme="majorHAnsi" w:hAnsiTheme="majorHAnsi" w:eastAsiaTheme="minorEastAsia" w:cstheme="majorBidi"/>
          <w:sz w:val="20"/>
          <w:szCs w:val="20"/>
        </w:rPr>
        <w:t>.</w:t>
      </w:r>
      <w:r w:rsidRPr="65CCF1C6" w:rsidR="009F23E1">
        <w:rPr>
          <w:rFonts w:asciiTheme="majorHAnsi" w:hAnsiTheme="majorHAnsi" w:eastAsiaTheme="minorEastAsia" w:cstheme="majorBid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1F084A04" w:rsidRDefault="4D0699B1" w14:paraId="529782DD" w14:textId="4052C285">
      <w:pPr>
        <w:pStyle w:val="ListParagraph"/>
        <w:rPr>
          <w:rFonts w:ascii="Segoe UI" w:hAnsi="Segoe UI" w:eastAsia="" w:cs="" w:asciiTheme="majorAscii" w:hAnsiTheme="majorAscii" w:eastAsiaTheme="minorEastAsia" w:cstheme="majorBidi"/>
          <w:sz w:val="20"/>
          <w:szCs w:val="20"/>
        </w:rPr>
      </w:pPr>
      <w:r w:rsidR="4D0699B1">
        <w:drawing>
          <wp:inline wp14:editId="67B0373F"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20b2521b0c4e4c6d">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proofErr w:type="spellStart"/>
      <w:r w:rsidRPr="00233357">
        <w:rPr>
          <w:rFonts w:asciiTheme="majorHAnsi" w:hAnsiTheme="majorHAnsi" w:eastAsiaTheme="minorEastAsia" w:cstheme="majorHAnsi"/>
          <w:sz w:val="20"/>
          <w:szCs w:val="20"/>
        </w:rPr>
        <w:t>BankRun</w:t>
      </w:r>
      <w:proofErr w:type="spellEnd"/>
      <w:r w:rsidRPr="00233357">
        <w:rPr>
          <w:rFonts w:asciiTheme="majorHAnsi" w:hAnsiTheme="majorHAnsi" w:eastAsiaTheme="minorEastAsia" w:cstheme="majorHAnsi"/>
          <w:sz w:val="20"/>
          <w:szCs w:val="20"/>
        </w:rPr>
        <w:t>’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Select ‘Get Function </w:t>
      </w:r>
      <w:proofErr w:type="spellStart"/>
      <w:r w:rsidRPr="00233357">
        <w:rPr>
          <w:rFonts w:asciiTheme="majorHAnsi" w:hAnsiTheme="majorHAnsi" w:eastAsiaTheme="minorEastAsia" w:cstheme="majorHAnsi"/>
          <w:sz w:val="20"/>
          <w:szCs w:val="20"/>
        </w:rPr>
        <w:t>Url</w:t>
      </w:r>
      <w:proofErr w:type="spellEnd"/>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Theme="majorHAnsi" w:hAnsiTheme="majorHAnsi" w:eastAsiaTheme="minorEastAsia" w:cstheme="majorBidi"/>
          <w:i/>
          <w:iCs/>
          <w:sz w:val="20"/>
          <w:szCs w:val="20"/>
        </w:rPr>
      </w:pPr>
      <w:r w:rsidRPr="799349B6">
        <w:rPr>
          <w:rFonts w:asciiTheme="majorHAnsi" w:hAnsiTheme="majorHAnsi" w:eastAsiaTheme="minorEastAsia" w:cstheme="majorBidi"/>
          <w:sz w:val="20"/>
          <w:szCs w:val="20"/>
        </w:rPr>
        <w:t>Update the ‘Bank Run Security Key’ value with that of the copied URL value</w:t>
      </w:r>
      <w:r w:rsidRPr="799349B6" w:rsidR="0008103F">
        <w:rPr>
          <w:rFonts w:asciiTheme="majorHAnsi" w:hAnsiTheme="majorHAnsi" w:eastAsiaTheme="minorEastAsia" w:cstheme="majorBidi"/>
          <w:sz w:val="20"/>
          <w:szCs w:val="20"/>
        </w:rPr>
        <w:t>.</w:t>
      </w:r>
      <w:r w:rsidRPr="799349B6">
        <w:rPr>
          <w:rFonts w:asciiTheme="majorHAnsi" w:hAnsiTheme="majorHAnsi" w:eastAsiaTheme="minorEastAsia" w:cstheme="majorBidi"/>
          <w:sz w:val="20"/>
          <w:szCs w:val="20"/>
        </w:rPr>
        <w:t xml:space="preserve"> </w:t>
      </w:r>
      <w:r w:rsidRPr="799349B6" w:rsidR="0008103F">
        <w:rPr>
          <w:rFonts w:asciiTheme="majorHAnsi" w:hAnsiTheme="majorHAnsi" w:eastAsiaTheme="minorEastAsia" w:cstheme="majorBidi"/>
          <w:sz w:val="20"/>
          <w:szCs w:val="20"/>
        </w:rPr>
        <w:t>T</w:t>
      </w:r>
      <w:r w:rsidRPr="799349B6">
        <w:rPr>
          <w:rFonts w:asciiTheme="majorHAnsi" w:hAnsiTheme="majorHAnsi" w:eastAsiaTheme="minorEastAsia" w:cstheme="majorBidi"/>
          <w:sz w:val="20"/>
          <w:szCs w:val="20"/>
        </w:rPr>
        <w:t xml:space="preserve">he result should </w:t>
      </w:r>
      <w:proofErr w:type="spellStart"/>
      <w:proofErr w:type="gramStart"/>
      <w:r w:rsidRPr="799349B6" w:rsidR="0008103F">
        <w:rPr>
          <w:rFonts w:asciiTheme="majorHAnsi" w:hAnsiTheme="majorHAnsi" w:eastAsiaTheme="minorEastAsia" w:cstheme="majorBidi"/>
          <w:sz w:val="20"/>
          <w:szCs w:val="20"/>
        </w:rPr>
        <w:t>read</w:t>
      </w:r>
      <w:r w:rsidRPr="799349B6">
        <w:rPr>
          <w:rFonts w:asciiTheme="majorHAnsi" w:hAnsiTheme="majorHAnsi" w:eastAsiaTheme="minorEastAsia" w:cstheme="majorBidi"/>
          <w:sz w:val="20"/>
          <w:szCs w:val="20"/>
        </w:rPr>
        <w:t>:</w:t>
      </w:r>
      <w:r w:rsidRPr="799349B6" w:rsidR="4DC9367D">
        <w:rPr>
          <w:rFonts w:asciiTheme="majorHAnsi" w:hAnsiTheme="majorHAnsi" w:eastAsiaTheme="minorEastAsia" w:cstheme="majorBidi"/>
          <w:sz w:val="20"/>
          <w:szCs w:val="20"/>
        </w:rPr>
        <w:t>gmai</w:t>
      </w:r>
      <w:proofErr w:type="spellEnd"/>
      <w:proofErr w:type="gramEnd"/>
      <w:r w:rsidRPr="799349B6">
        <w:rPr>
          <w:rFonts w:asciiTheme="majorHAnsi" w:hAnsiTheme="majorHAnsi" w:eastAsiaTheme="minorEastAsia" w:cstheme="majorBidi"/>
          <w:sz w:val="20"/>
          <w:szCs w:val="20"/>
        </w:rPr>
        <w:t xml:space="preserve"> </w:t>
      </w:r>
      <w:r w:rsidRPr="799349B6" w:rsidR="00490807">
        <w:rPr>
          <w:rFonts w:asciiTheme="majorHAnsi" w:hAnsiTheme="majorHAnsi" w:eastAsiaTheme="minorEastAsia" w:cstheme="majorBid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1F084A04" w:rsidRDefault="71DA4658" w14:paraId="05B351D8" w14:textId="466BACD6">
      <w:pPr>
        <w:pStyle w:val="ListParagraph"/>
        <w:spacing w:after="0" w:line="240" w:lineRule="auto"/>
        <w:ind w:left="709"/>
        <w:rPr>
          <w:rFonts w:ascii="Segoe UI" w:hAnsi="Segoe UI" w:eastAsia="" w:cs="" w:asciiTheme="majorAscii" w:hAnsiTheme="majorAscii" w:eastAsiaTheme="minorEastAsia" w:cstheme="majorBidi"/>
          <w:sz w:val="20"/>
          <w:szCs w:val="20"/>
        </w:rPr>
      </w:pPr>
      <w:r w:rsidR="71DA4658">
        <w:drawing>
          <wp:inline wp14:editId="66480219"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8f69b17d51874e21">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proofErr w:type="spellStart"/>
      <w:r w:rsidRPr="00233357" w:rsidR="00AF7E1E">
        <w:rPr>
          <w:rFonts w:asciiTheme="majorHAnsi" w:hAnsiTheme="majorHAnsi" w:eastAsiaTheme="minorEastAsia" w:cstheme="majorHAnsi"/>
          <w:sz w:val="20"/>
          <w:szCs w:val="20"/>
        </w:rPr>
        <w:t>YearlyGivingFromEntity</w:t>
      </w:r>
      <w:proofErr w:type="spellEnd"/>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Select ‘Get Function </w:t>
      </w:r>
      <w:proofErr w:type="spellStart"/>
      <w:r w:rsidRPr="00233357">
        <w:rPr>
          <w:rFonts w:asciiTheme="majorHAnsi" w:hAnsiTheme="majorHAnsi" w:eastAsiaTheme="minorEastAsia" w:cstheme="majorHAnsi"/>
          <w:sz w:val="20"/>
          <w:szCs w:val="20"/>
        </w:rPr>
        <w:t>Url</w:t>
      </w:r>
      <w:proofErr w:type="spellEnd"/>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1F084A04" w:rsidRDefault="75E19760" w14:paraId="16BFB209" w14:textId="44C3674F">
      <w:pPr>
        <w:pStyle w:val="ListParagraph"/>
        <w:rPr>
          <w:rFonts w:ascii="Segoe UI" w:hAnsi="Segoe UI" w:eastAsia="" w:cs="" w:asciiTheme="majorAscii" w:hAnsiTheme="majorAscii" w:eastAsiaTheme="minorEastAsia" w:cstheme="majorBidi"/>
          <w:sz w:val="20"/>
          <w:szCs w:val="20"/>
        </w:rPr>
      </w:pPr>
      <w:r w:rsidR="75E19760">
        <w:drawing>
          <wp:inline wp14:editId="2AAB50C4"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1104e7acdbfe43c7">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proofErr w:type="spellStart"/>
      <w:r w:rsidRPr="00233357" w:rsidR="00BF47BE">
        <w:rPr>
          <w:rFonts w:asciiTheme="majorHAnsi" w:hAnsiTheme="majorHAnsi" w:eastAsiaTheme="minorEastAsia" w:cstheme="majorHAnsi"/>
          <w:sz w:val="20"/>
          <w:szCs w:val="20"/>
        </w:rPr>
        <w:t>EventReceipting</w:t>
      </w:r>
      <w:proofErr w:type="spellEnd"/>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Select ‘Get Function </w:t>
      </w:r>
      <w:proofErr w:type="spellStart"/>
      <w:r w:rsidRPr="00233357">
        <w:rPr>
          <w:rFonts w:asciiTheme="majorHAnsi" w:hAnsiTheme="majorHAnsi" w:eastAsiaTheme="minorEastAsia" w:cstheme="majorHAnsi"/>
          <w:sz w:val="20"/>
          <w:szCs w:val="20"/>
        </w:rPr>
        <w:t>Url</w:t>
      </w:r>
      <w:proofErr w:type="spellEnd"/>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lastRenderedPageBreak/>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6187826" w:id="26"/>
      <w:r w:rsidR="002B3B13">
        <w:rPr/>
        <w:t xml:space="preserve">Assigning </w:t>
      </w:r>
      <w:r w:rsidRPr="644637DF" w:rsidR="002B3B13">
        <w:rPr>
          <w:color w:val="1F4E79" w:themeColor="accent5" w:themeTint="FF" w:themeShade="80"/>
        </w:rPr>
        <w:t xml:space="preserve">Configuration </w:t>
      </w:r>
      <w:r w:rsidR="0082106D">
        <w:rPr/>
        <w:t>Settings to Dynamics 365 Users</w:t>
      </w:r>
      <w:bookmarkEnd w:id="26"/>
    </w:p>
    <w:p w:rsidRPr="003F38B5" w:rsidR="00BF47BE" w:rsidP="00BF47BE" w:rsidRDefault="00B07BBE" w14:paraId="2DF8BFB9" w14:textId="274A71E3">
      <w:pPr>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Pr="00B01621" w:rsidR="002462DD">
        <w:rPr>
          <w:b/>
          <w:bCs/>
          <w:sz w:val="20"/>
          <w:szCs w:val="20"/>
        </w:rPr>
        <w:t>including the application user</w:t>
      </w:r>
      <w:r w:rsidR="002462DD">
        <w:rPr>
          <w:sz w:val="20"/>
          <w:szCs w:val="20"/>
        </w:rPr>
        <w:t xml:space="preserve"> </w:t>
      </w:r>
      <w:hyperlink w:history="1" w:anchor="_Configuring_Your_Application">
        <w:r w:rsidRPr="002462DD" w:rsid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56A1A128" w14:paraId="1C4006CC" w14:textId="130DEBF5">
      <w:pPr>
        <w:pStyle w:val="ListParagraph"/>
        <w:jc w:val="center"/>
        <w:rPr>
          <w:sz w:val="20"/>
          <w:szCs w:val="20"/>
        </w:rPr>
      </w:pPr>
      <w:r w:rsidR="56A1A128">
        <w:drawing>
          <wp:inline wp14:editId="1B4EB1D0"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b9a627fb1d1a4e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321DF418" w14:paraId="4FED1F6A" w14:textId="30F87127">
      <w:pPr>
        <w:pStyle w:val="ListParagraph"/>
        <w:jc w:val="center"/>
        <w:rPr>
          <w:sz w:val="20"/>
          <w:szCs w:val="20"/>
        </w:rPr>
      </w:pPr>
      <w:r w:rsidR="321DF418">
        <w:drawing>
          <wp:inline wp14:editId="61A81382"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b4ca0f7c437d4e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009B1399" w:rsidP="008653F9" w:rsidRDefault="620D98C3" w14:paraId="1FC12D86" w14:textId="2C5A0549">
      <w:pPr>
        <w:pStyle w:val="ListParagraph"/>
        <w:numPr>
          <w:ilvl w:val="0"/>
          <w:numId w:val="26"/>
        </w:numPr>
        <w:rPr>
          <w:sz w:val="20"/>
          <w:szCs w:val="20"/>
        </w:rPr>
      </w:pPr>
      <w:r w:rsidRPr="1F443C40">
        <w:rPr>
          <w:sz w:val="20"/>
          <w:szCs w:val="20"/>
        </w:rPr>
        <w:t>Retrieve and open the user record you want to assign the configuration record to</w:t>
      </w:r>
      <w:r w:rsidRPr="1F443C40" w:rsidR="36BA22A9">
        <w:rPr>
          <w:sz w:val="20"/>
          <w:szCs w:val="20"/>
        </w:rPr>
        <w:t>.</w:t>
      </w:r>
    </w:p>
    <w:p w:rsidR="00EF150E" w:rsidP="008653F9" w:rsidRDefault="00EF150E" w14:paraId="360F45A0" w14:textId="2C5A0549">
      <w:pPr>
        <w:pStyle w:val="ListParagraph"/>
        <w:numPr>
          <w:ilvl w:val="0"/>
          <w:numId w:val="26"/>
        </w:numPr>
        <w:rPr>
          <w:sz w:val="20"/>
          <w:szCs w:val="20"/>
        </w:rPr>
      </w:pPr>
      <w:r w:rsidRPr="1F443C40">
        <w:rPr>
          <w:sz w:val="20"/>
          <w:szCs w:val="20"/>
        </w:rPr>
        <w:t>Select the ‘Fundraising and Engagement: User’ view</w:t>
      </w:r>
    </w:p>
    <w:p w:rsidRPr="00B01621" w:rsidR="00EF150E" w:rsidP="00B01621" w:rsidRDefault="00EF150E" w14:paraId="318210DC" w14:textId="2C5A0549">
      <w:pPr>
        <w:jc w:val="center"/>
        <w:rPr>
          <w:sz w:val="20"/>
          <w:szCs w:val="20"/>
        </w:rPr>
      </w:pPr>
      <w:r w:rsidR="00EF150E">
        <w:drawing>
          <wp:inline wp14:editId="452D8A88" wp14:anchorId="18EE9D53">
            <wp:extent cx="3267075" cy="705469"/>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c343a090ff6e49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67075" cy="705469"/>
                    </a:xfrm>
                    <a:prstGeom prst="rect">
                      <a:avLst/>
                    </a:prstGeom>
                  </pic:spPr>
                </pic:pic>
              </a:graphicData>
            </a:graphic>
          </wp:inline>
        </w:drawing>
      </w:r>
    </w:p>
    <w:p w:rsidR="005339E7" w:rsidP="008653F9" w:rsidRDefault="005339E7" w14:paraId="479ACD6F" w14:textId="6D4F68B6">
      <w:pPr>
        <w:pStyle w:val="ListParagraph"/>
        <w:numPr>
          <w:ilvl w:val="0"/>
          <w:numId w:val="26"/>
        </w:numPr>
        <w:rPr>
          <w:sz w:val="20"/>
          <w:szCs w:val="20"/>
        </w:rPr>
      </w:pPr>
      <w:r w:rsidRPr="003F38B5">
        <w:rPr>
          <w:sz w:val="20"/>
          <w:szCs w:val="20"/>
        </w:rPr>
        <w:lastRenderedPageBreak/>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11622F00" w14:paraId="23B0D03F" w14:textId="7B826D06" w14:noSpellErr="1">
      <w:pPr>
        <w:pStyle w:val="ListParagraph"/>
        <w:jc w:val="center"/>
      </w:pPr>
      <w:r w:rsidR="11622F00">
        <w:drawing>
          <wp:inline wp14:editId="3EC44245"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2d1219e0193d4e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p>
    <w:p w:rsidR="644637DF" w:rsidP="644637DF" w:rsidRDefault="644637DF" w14:paraId="74D1CA28" w14:textId="624B3E9B">
      <w:pPr>
        <w:pStyle w:val="ListParagraph"/>
        <w:jc w:val="center"/>
      </w:pPr>
    </w:p>
    <w:p w:rsidR="126860FE" w:rsidP="644637DF" w:rsidRDefault="126860FE" w14:paraId="627F05E5" w14:textId="7ACF2FD1">
      <w:pPr>
        <w:rPr>
          <w:ins w:author="Author" w:id="1513583697"/>
          <w:rFonts w:ascii="Times New Roman" w:hAnsi="Times New Roman" w:eastAsia="Times New Roman" w:cs="Times New Roman"/>
          <w:b w:val="1"/>
          <w:bCs w:val="1"/>
          <w:noProof w:val="0"/>
          <w:color w:val="1F4E79" w:themeColor="accent5" w:themeTint="FF" w:themeShade="80"/>
          <w:sz w:val="24"/>
          <w:szCs w:val="24"/>
          <w:lang w:val="en-US"/>
        </w:rPr>
      </w:pPr>
      <w:ins w:author="Author" w:id="1808001880">
        <w:r w:rsidRPr="644637DF" w:rsidR="126860FE">
          <w:rPr>
            <w:rFonts w:ascii="Segoe UI" w:hAnsi="Segoe UI" w:eastAsia="Segoe UI" w:cs="Segoe UI"/>
            <w:b w:val="1"/>
            <w:bCs w:val="1"/>
            <w:noProof w:val="0"/>
            <w:color w:val="1F4E79" w:themeColor="accent5" w:themeTint="FF" w:themeShade="80"/>
            <w:sz w:val="26"/>
            <w:szCs w:val="26"/>
            <w:lang w:val="en-US"/>
          </w:rPr>
          <w:t>Sample Data Import</w:t>
        </w:r>
        <w:r w:rsidRPr="644637DF" w:rsidR="126860FE">
          <w:rPr>
            <w:rFonts w:ascii="Times New Roman" w:hAnsi="Times New Roman" w:eastAsia="Times New Roman" w:cs="Times New Roman"/>
            <w:b w:val="1"/>
            <w:bCs w:val="1"/>
            <w:noProof w:val="0"/>
            <w:color w:val="1F4E79" w:themeColor="accent5" w:themeTint="FF" w:themeShade="80"/>
            <w:sz w:val="24"/>
            <w:szCs w:val="24"/>
            <w:lang w:val="en-US"/>
          </w:rPr>
          <w:t xml:space="preserve"> </w:t>
        </w:r>
      </w:ins>
    </w:p>
    <w:p w:rsidR="126860FE" w:rsidP="644637DF" w:rsidRDefault="126860FE" w14:paraId="0F9BFF5A" w14:textId="4A35922A">
      <w:pPr>
        <w:rPr>
          <w:ins w:author="Author" w:id="941360287"/>
          <w:rFonts w:ascii="Segoe UI" w:hAnsi="Segoe UI" w:eastAsia="Segoe UI" w:cs="Segoe UI" w:asciiTheme="minorAscii" w:hAnsiTheme="minorAscii" w:eastAsiaTheme="minorAscii" w:cstheme="minorAscii"/>
          <w:noProof w:val="0"/>
          <w:sz w:val="22"/>
          <w:szCs w:val="22"/>
          <w:lang w:val="en-US"/>
        </w:rPr>
      </w:pPr>
      <w:ins w:author="Author" w:id="1214316479">
        <w:r w:rsidRPr="4D1BC054" w:rsidR="126860FE">
          <w:rPr>
            <w:rFonts w:ascii="Segoe UI" w:hAnsi="Segoe UI" w:eastAsia="Segoe UI" w:cs="Segoe UI"/>
            <w:noProof w:val="0"/>
            <w:sz w:val="22"/>
            <w:szCs w:val="22"/>
            <w:lang w:val="en-US"/>
          </w:rPr>
          <w:t>To import sample data to Fundraising and Engagement solution complete</w:t>
        </w:r>
        <w:r w:rsidRPr="4D1BC054" w:rsidR="126860FE">
          <w:rPr>
            <w:rFonts w:ascii="Segoe UI" w:hAnsi="Segoe UI" w:eastAsia="Segoe UI" w:cs="Segoe UI" w:asciiTheme="minorAscii" w:hAnsiTheme="minorAscii" w:eastAsiaTheme="minorAscii" w:cstheme="minorAscii"/>
            <w:noProof w:val="0"/>
            <w:sz w:val="22"/>
            <w:szCs w:val="22"/>
            <w:lang w:val="en-US"/>
          </w:rPr>
          <w:t xml:space="preserve"> </w:t>
        </w:r>
      </w:ins>
      <w:r w:rsidRPr="4D1BC054" w:rsidR="357CF51B">
        <w:rPr>
          <w:rFonts w:ascii="Segoe UI" w:hAnsi="Segoe UI" w:eastAsia="Segoe UI" w:cs="Segoe UI" w:asciiTheme="minorAscii" w:hAnsiTheme="minorAscii" w:eastAsiaTheme="minorAscii" w:cstheme="minorAscii"/>
          <w:noProof w:val="0"/>
          <w:sz w:val="22"/>
          <w:szCs w:val="22"/>
          <w:lang w:val="en-US"/>
        </w:rPr>
        <w:t>the following</w:t>
      </w:r>
      <w:ins w:author="Author" w:id="1620352068">
        <w:r w:rsidRPr="4D1BC054" w:rsidR="126860FE">
          <w:rPr>
            <w:rFonts w:ascii="Segoe UI" w:hAnsi="Segoe UI" w:eastAsia="Segoe UI" w:cs="Segoe UI" w:asciiTheme="minorAscii" w:hAnsiTheme="minorAscii" w:eastAsiaTheme="minorAscii" w:cstheme="minorAscii"/>
            <w:noProof w:val="0"/>
            <w:sz w:val="22"/>
            <w:szCs w:val="22"/>
            <w:lang w:val="en-US"/>
          </w:rPr>
          <w:t xml:space="preserve"> steps.</w:t>
        </w:r>
        <w:r w:rsidRPr="4D1BC054" w:rsidR="126860FE">
          <w:rPr>
            <w:rFonts w:ascii="Segoe UI" w:hAnsi="Segoe UI" w:eastAsia="Segoe UI" w:cs="Segoe UI" w:asciiTheme="minorAscii" w:hAnsiTheme="minorAscii" w:eastAsiaTheme="minorAscii" w:cstheme="minorAscii"/>
            <w:noProof w:val="0"/>
            <w:sz w:val="22"/>
            <w:szCs w:val="22"/>
            <w:lang w:val="en-US"/>
          </w:rPr>
          <w:t xml:space="preserve"> </w:t>
        </w:r>
      </w:ins>
    </w:p>
    <w:p w:rsidR="427ADD7B" w:rsidP="1F084A04" w:rsidRDefault="427ADD7B" w14:paraId="6F8F5B91" w14:textId="4E7E7050">
      <w:pPr>
        <w:pStyle w:val="ListParagraph"/>
        <w:numPr>
          <w:ilvl w:val="0"/>
          <w:numId w:val="29"/>
        </w:numPr>
        <w:rPr>
          <w:ins w:author="Author" w:id="1081113963"/>
          <w:rFonts w:ascii="Segoe UI" w:hAnsi="Segoe UI" w:eastAsia="Segoe UI" w:cs="Segoe UI" w:asciiTheme="minorAscii" w:hAnsiTheme="minorAscii" w:eastAsiaTheme="minorAscii" w:cstheme="minorAscii"/>
          <w:noProof w:val="0"/>
          <w:sz w:val="22"/>
          <w:szCs w:val="22"/>
          <w:lang w:val="en-US"/>
        </w:rPr>
        <w:pPrChange w:author="Author">
          <w:pPr>
            <w:numPr>
              <w:ilvl w:val="0"/>
              <w:numId w:val="29"/>
            </w:numPr>
          </w:pPr>
        </w:pPrChange>
      </w:pPr>
      <w:ins w:author="Author" w:id="2006372713">
        <w:r w:rsidRPr="1F084A04" w:rsidR="126860FE">
          <w:rPr>
            <w:rFonts w:ascii="Segoe UI" w:hAnsi="Segoe UI" w:eastAsia="Segoe UI" w:cs="Segoe UI"/>
            <w:noProof w:val="0"/>
            <w:sz w:val="22"/>
            <w:szCs w:val="22"/>
            <w:lang w:val="en-US"/>
          </w:rPr>
          <w:t xml:space="preserve">Download </w:t>
        </w:r>
        <w:r w:rsidRPr="1F084A04" w:rsidR="126860FE">
          <w:rPr>
            <w:noProof w:val="0"/>
            <w:lang w:val="en-US"/>
          </w:rPr>
          <w:t xml:space="preserve">a sample dataset from the Fundraising and Engagement GitHub repository. There is </w:t>
        </w:r>
        <w:r w:rsidRPr="1F084A04" w:rsidR="126860FE">
          <w:rPr>
            <w:i w:val="1"/>
            <w:iCs w:val="1"/>
            <w:noProof w:val="0"/>
            <w:lang w:val="en-US"/>
          </w:rPr>
          <w:t>FundraisingAndEngagement.Sample.Data.zip</w:t>
        </w:r>
        <w:r w:rsidRPr="1F084A04" w:rsidR="126860FE">
          <w:rPr>
            <w:noProof w:val="0"/>
            <w:lang w:val="en-US"/>
          </w:rPr>
          <w:t xml:space="preserve"> file in the S</w:t>
        </w:r>
        <w:r w:rsidRPr="1F084A04" w:rsidR="126860FE">
          <w:rPr>
            <w:i w:val="1"/>
            <w:iCs w:val="1"/>
            <w:noProof w:val="0"/>
            <w:lang w:val="en-US"/>
          </w:rPr>
          <w:t xml:space="preserve">amples </w:t>
        </w:r>
        <w:r w:rsidRPr="1F084A04" w:rsidR="126860FE">
          <w:rPr>
            <w:noProof w:val="0"/>
            <w:lang w:val="en-US"/>
          </w:rPr>
          <w:t>folder.</w:t>
        </w:r>
        <w:r w:rsidRPr="1F084A04" w:rsidR="126860FE">
          <w:rPr>
            <w:rFonts w:ascii="Segoe UI" w:hAnsi="Segoe UI" w:eastAsia="Segoe UI" w:cs="Segoe UI"/>
            <w:noProof w:val="0"/>
            <w:sz w:val="22"/>
            <w:szCs w:val="22"/>
            <w:lang w:val="en-US"/>
          </w:rPr>
          <w:t xml:space="preserve"> </w:t>
        </w:r>
      </w:ins>
    </w:p>
    <w:p w:rsidR="126860FE" w:rsidP="092BBAC2" w:rsidRDefault="126860FE" w14:paraId="36BE3393" w14:textId="3D26E8BE">
      <w:pPr>
        <w:pStyle w:val="ListParagraph"/>
        <w:numPr>
          <w:ilvl w:val="0"/>
          <w:numId w:val="29"/>
        </w:numPr>
        <w:rPr>
          <w:ins w:author="Author" w:id="1596408201"/>
          <w:rFonts w:ascii="Segoe UI" w:hAnsi="Segoe UI" w:eastAsia="Segoe UI" w:cs="Segoe UI" w:asciiTheme="minorAscii" w:hAnsiTheme="minorAscii" w:eastAsiaTheme="minorAscii" w:cstheme="minorAscii"/>
          <w:noProof w:val="0"/>
          <w:sz w:val="22"/>
          <w:szCs w:val="22"/>
          <w:lang w:val="en-US"/>
        </w:rPr>
        <w:pPrChange w:author="Author">
          <w:pPr/>
        </w:pPrChange>
      </w:pPr>
      <w:ins w:author="Author" w:id="2076859991">
        <w:r w:rsidRPr="092BBAC2" w:rsidR="126860FE">
          <w:rPr>
            <w:rFonts w:ascii="Segoe UI" w:hAnsi="Segoe UI" w:eastAsia="Segoe UI" w:cs="Segoe UI"/>
            <w:noProof w:val="0"/>
            <w:sz w:val="22"/>
            <w:szCs w:val="22"/>
            <w:lang w:val="en-US"/>
          </w:rPr>
          <w:t xml:space="preserve">Make sure a </w:t>
        </w:r>
        <w:r w:rsidRPr="092BBAC2" w:rsidR="126860FE">
          <w:rPr>
            <w:noProof w:val="0"/>
            <w:lang w:val="en-US"/>
          </w:rPr>
          <w:t>correctly configured configuration record exists in the application prior to data import</w:t>
        </w:r>
        <w:r w:rsidRPr="092BBAC2" w:rsidR="70AAD880">
          <w:rPr>
            <w:noProof w:val="0"/>
            <w:lang w:val="en-US"/>
          </w:rPr>
          <w:t xml:space="preserve"> (</w:t>
        </w:r>
        <w:r w:rsidRPr="092BBAC2" w:rsidR="70AAD880">
          <w:rPr>
            <w:rFonts w:ascii="Segoe UI" w:hAnsi="Segoe UI" w:eastAsia="Segoe UI" w:cs="Segoe UI"/>
            <w:b w:val="0"/>
            <w:bCs w:val="0"/>
            <w:i w:val="0"/>
            <w:iCs w:val="0"/>
            <w:noProof w:val="0"/>
            <w:sz w:val="21"/>
            <w:szCs w:val="21"/>
            <w:lang w:val="en-US"/>
          </w:rPr>
          <w:t>Web API URL, Padlock token are required, as well as the association with the user account</w:t>
        </w:r>
        <w:r w:rsidRPr="092BBAC2" w:rsidR="70AAD880">
          <w:rPr>
            <w:noProof w:val="0"/>
            <w:lang w:val="en-US"/>
          </w:rPr>
          <w:t>)</w:t>
        </w:r>
        <w:r w:rsidRPr="092BBAC2" w:rsidR="126860FE">
          <w:rPr>
            <w:noProof w:val="0"/>
            <w:lang w:val="en-US"/>
          </w:rPr>
          <w:t xml:space="preserve">. </w:t>
        </w:r>
      </w:ins>
    </w:p>
    <w:p w:rsidR="126860FE" w:rsidP="570CCD64" w:rsidRDefault="126860FE" w14:paraId="46653BAA" w14:textId="45E8B891">
      <w:pPr>
        <w:pStyle w:val="ListParagraph"/>
        <w:numPr>
          <w:ilvl w:val="0"/>
          <w:numId w:val="29"/>
        </w:numPr>
        <w:rPr>
          <w:rFonts w:ascii="Segoe UI" w:hAnsi="Segoe UI" w:eastAsia="Segoe UI" w:cs="Segoe UI" w:asciiTheme="minorAscii" w:hAnsiTheme="minorAscii" w:eastAsiaTheme="minorAscii" w:cstheme="minorAscii"/>
          <w:noProof w:val="0"/>
          <w:sz w:val="22"/>
          <w:szCs w:val="22"/>
          <w:lang w:val="en-US"/>
        </w:rPr>
        <w:pPrChange w:author="Author">
          <w:pPr>
            <w:ind w:left="0"/>
          </w:pPr>
        </w:pPrChange>
      </w:pPr>
      <w:ins w:author="Author" w:id="519189160">
        <w:r w:rsidRPr="570CCD64" w:rsidR="126860FE">
          <w:rPr>
            <w:rFonts w:ascii="Segoe UI" w:hAnsi="Segoe UI" w:eastAsia="Segoe UI" w:cs="Segoe UI"/>
            <w:noProof w:val="0"/>
            <w:sz w:val="22"/>
            <w:szCs w:val="22"/>
            <w:lang w:val="en-US"/>
          </w:rPr>
          <w:t xml:space="preserve">Go to SQL Server Management Studio to your database connection and disable foreign key constraints. You can use </w:t>
        </w:r>
        <w:r w:rsidRPr="570CCD64" w:rsidR="126860FE">
          <w:rPr>
            <w:noProof w:val="0"/>
            <w:lang w:val="en-US"/>
          </w:rPr>
          <w:t xml:space="preserve">the following script to do that. </w:t>
        </w:r>
      </w:ins>
    </w:p>
    <w:tbl>
      <w:tblPr>
        <w:tblStyle w:val="TableGrid"/>
        <w:tblW w:w="0" w:type="auto"/>
        <w:tblLayout w:type="fixed"/>
        <w:tblLook w:val="06A0" w:firstRow="1" w:lastRow="0" w:firstColumn="1" w:lastColumn="0" w:noHBand="1" w:noVBand="1"/>
      </w:tblPr>
      <w:tblGrid>
        <w:gridCol w:w="9360"/>
      </w:tblGrid>
      <w:tr w:rsidR="1F084A04" w:rsidTr="1F084A04" w14:paraId="0E42038C">
        <w:tc>
          <w:tcPr>
            <w:tcW w:w="9360" w:type="dxa"/>
            <w:tcMar/>
          </w:tcPr>
          <w:p w:rsidR="59CBBBF4" w:rsidP="1F084A04" w:rsidRDefault="59CBBBF4" w14:paraId="36A41DBB" w14:textId="7AE0131A">
            <w:pPr>
              <w:spacing w:line="257" w:lineRule="auto"/>
            </w:pPr>
            <w:r w:rsidRPr="1F084A04" w:rsidR="59CBBBF4">
              <w:rPr>
                <w:rFonts w:ascii="Calibri" w:hAnsi="Calibri" w:eastAsia="Calibri" w:cs="Calibri"/>
                <w:noProof w:val="0"/>
                <w:sz w:val="22"/>
                <w:szCs w:val="22"/>
                <w:lang w:val="en-US"/>
              </w:rPr>
              <w:t>DECLARE @enable_constraints bit = 0</w:t>
            </w:r>
          </w:p>
          <w:p w:rsidR="59CBBBF4" w:rsidP="1F084A04" w:rsidRDefault="59CBBBF4" w14:paraId="18C88A2A" w14:textId="3F463117">
            <w:pPr>
              <w:spacing w:line="257" w:lineRule="auto"/>
            </w:pPr>
            <w:r w:rsidRPr="1F084A04" w:rsidR="59CBBBF4">
              <w:rPr>
                <w:rFonts w:ascii="Calibri" w:hAnsi="Calibri" w:eastAsia="Calibri" w:cs="Calibri"/>
                <w:noProof w:val="0"/>
                <w:sz w:val="22"/>
                <w:szCs w:val="22"/>
                <w:lang w:val="en-US"/>
              </w:rPr>
              <w:t>--Don't change anything below this line.</w:t>
            </w:r>
          </w:p>
          <w:p w:rsidR="59CBBBF4" w:rsidP="1F084A04" w:rsidRDefault="59CBBBF4" w14:paraId="56A101EF" w14:textId="72C11829">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082ADF9A" w14:textId="5E617EDD">
            <w:pPr>
              <w:spacing w:line="257" w:lineRule="auto"/>
            </w:pPr>
            <w:r w:rsidRPr="1F084A04" w:rsidR="59CBBBF4">
              <w:rPr>
                <w:rFonts w:ascii="Calibri" w:hAnsi="Calibri" w:eastAsia="Calibri" w:cs="Calibri"/>
                <w:noProof w:val="0"/>
                <w:sz w:val="22"/>
                <w:szCs w:val="22"/>
                <w:lang w:val="en-US"/>
              </w:rPr>
              <w:t>DECLARE @schema_name SYSNAME</w:t>
            </w:r>
          </w:p>
          <w:p w:rsidR="59CBBBF4" w:rsidP="1F084A04" w:rsidRDefault="59CBBBF4" w14:paraId="3190322E" w14:textId="736ACAB8">
            <w:pPr>
              <w:spacing w:line="257" w:lineRule="auto"/>
            </w:pPr>
            <w:r w:rsidRPr="1F084A04" w:rsidR="59CBBBF4">
              <w:rPr>
                <w:rFonts w:ascii="Calibri" w:hAnsi="Calibri" w:eastAsia="Calibri" w:cs="Calibri"/>
                <w:noProof w:val="0"/>
                <w:sz w:val="22"/>
                <w:szCs w:val="22"/>
                <w:lang w:val="en-US"/>
              </w:rPr>
              <w:t>DECLARE @table_name  SYSNAME</w:t>
            </w:r>
          </w:p>
          <w:p w:rsidR="59CBBBF4" w:rsidP="1F084A04" w:rsidRDefault="59CBBBF4" w14:paraId="64D8DB70" w14:textId="0E62DB4B">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6E447798" w14:textId="084B3833">
            <w:pPr>
              <w:spacing w:line="257" w:lineRule="auto"/>
            </w:pPr>
            <w:r w:rsidRPr="1F084A04" w:rsidR="59CBBBF4">
              <w:rPr>
                <w:rFonts w:ascii="Calibri" w:hAnsi="Calibri" w:eastAsia="Calibri" w:cs="Calibri"/>
                <w:noProof w:val="0"/>
                <w:sz w:val="22"/>
                <w:szCs w:val="22"/>
                <w:lang w:val="en-US"/>
              </w:rPr>
              <w:t>DECLARE table_cursor CURSOR FOR</w:t>
            </w:r>
          </w:p>
          <w:p w:rsidR="59CBBBF4" w:rsidP="1F084A04" w:rsidRDefault="59CBBBF4" w14:paraId="3C352670" w14:textId="1B4B1716">
            <w:pPr>
              <w:spacing w:line="257" w:lineRule="auto"/>
            </w:pPr>
            <w:r w:rsidRPr="1F084A04" w:rsidR="59CBBBF4">
              <w:rPr>
                <w:rFonts w:ascii="Calibri" w:hAnsi="Calibri" w:eastAsia="Calibri" w:cs="Calibri"/>
                <w:noProof w:val="0"/>
                <w:sz w:val="22"/>
                <w:szCs w:val="22"/>
                <w:lang w:val="en-US"/>
              </w:rPr>
              <w:t>SELECT</w:t>
            </w:r>
          </w:p>
          <w:p w:rsidR="59CBBBF4" w:rsidP="1F084A04" w:rsidRDefault="59CBBBF4" w14:paraId="0A7A464A" w14:textId="659391C2">
            <w:pPr>
              <w:spacing w:line="257" w:lineRule="auto"/>
            </w:pPr>
            <w:r w:rsidRPr="1F084A04" w:rsidR="59CBBBF4">
              <w:rPr>
                <w:rFonts w:ascii="Calibri" w:hAnsi="Calibri" w:eastAsia="Calibri" w:cs="Calibri"/>
                <w:noProof w:val="0"/>
                <w:sz w:val="22"/>
                <w:szCs w:val="22"/>
                <w:lang w:val="en-US"/>
              </w:rPr>
              <w:t xml:space="preserve">    schemas.name,</w:t>
            </w:r>
          </w:p>
          <w:p w:rsidR="59CBBBF4" w:rsidP="1F084A04" w:rsidRDefault="59CBBBF4" w14:paraId="0F078DE4" w14:textId="73A946B5">
            <w:pPr>
              <w:spacing w:line="257" w:lineRule="auto"/>
            </w:pPr>
            <w:r w:rsidRPr="1F084A04" w:rsidR="59CBBBF4">
              <w:rPr>
                <w:rFonts w:ascii="Calibri" w:hAnsi="Calibri" w:eastAsia="Calibri" w:cs="Calibri"/>
                <w:noProof w:val="0"/>
                <w:sz w:val="22"/>
                <w:szCs w:val="22"/>
                <w:lang w:val="en-US"/>
              </w:rPr>
              <w:t xml:space="preserve">    tables.name</w:t>
            </w:r>
          </w:p>
          <w:p w:rsidR="59CBBBF4" w:rsidP="1F084A04" w:rsidRDefault="59CBBBF4" w14:paraId="0A0F9780" w14:textId="43FF8E94">
            <w:pPr>
              <w:spacing w:line="257" w:lineRule="auto"/>
            </w:pPr>
            <w:r w:rsidRPr="1F084A04" w:rsidR="59CBBBF4">
              <w:rPr>
                <w:rFonts w:ascii="Calibri" w:hAnsi="Calibri" w:eastAsia="Calibri" w:cs="Calibri"/>
                <w:noProof w:val="0"/>
                <w:sz w:val="22"/>
                <w:szCs w:val="22"/>
                <w:lang w:val="en-US"/>
              </w:rPr>
              <w:t>FROM</w:t>
            </w:r>
          </w:p>
          <w:p w:rsidR="59CBBBF4" w:rsidP="1F084A04" w:rsidRDefault="59CBBBF4" w14:paraId="7B53F57B" w14:textId="10625E74">
            <w:pPr>
              <w:spacing w:line="257" w:lineRule="auto"/>
            </w:pPr>
            <w:r w:rsidRPr="1F084A04" w:rsidR="59CBBBF4">
              <w:rPr>
                <w:rFonts w:ascii="Calibri" w:hAnsi="Calibri" w:eastAsia="Calibri" w:cs="Calibri"/>
                <w:noProof w:val="0"/>
                <w:sz w:val="22"/>
                <w:szCs w:val="22"/>
                <w:lang w:val="en-US"/>
              </w:rPr>
              <w:t xml:space="preserve">    sys.tables</w:t>
            </w:r>
          </w:p>
          <w:p w:rsidR="59CBBBF4" w:rsidP="1F084A04" w:rsidRDefault="59CBBBF4" w14:paraId="0AECB4AE" w14:textId="74DD361E">
            <w:pPr>
              <w:spacing w:line="257" w:lineRule="auto"/>
            </w:pPr>
            <w:r w:rsidRPr="1F084A04" w:rsidR="59CBBBF4">
              <w:rPr>
                <w:rFonts w:ascii="Calibri" w:hAnsi="Calibri" w:eastAsia="Calibri" w:cs="Calibri"/>
                <w:noProof w:val="0"/>
                <w:sz w:val="22"/>
                <w:szCs w:val="22"/>
                <w:lang w:val="en-US"/>
              </w:rPr>
              <w:t xml:space="preserve">    INNER JOIN sys.schemas ON tables.schema_id = schemas.schema_id</w:t>
            </w:r>
          </w:p>
          <w:p w:rsidR="59CBBBF4" w:rsidP="1F084A04" w:rsidRDefault="59CBBBF4" w14:paraId="3D4DA08C" w14:textId="2BD268CA">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461BC879" w14:textId="489EAF39">
            <w:pPr>
              <w:spacing w:line="257" w:lineRule="auto"/>
            </w:pPr>
            <w:r w:rsidRPr="1F084A04" w:rsidR="59CBBBF4">
              <w:rPr>
                <w:rFonts w:ascii="Calibri" w:hAnsi="Calibri" w:eastAsia="Calibri" w:cs="Calibri"/>
                <w:noProof w:val="0"/>
                <w:sz w:val="22"/>
                <w:szCs w:val="22"/>
                <w:lang w:val="en-US"/>
              </w:rPr>
              <w:t>OPEN table_cursor</w:t>
            </w:r>
          </w:p>
          <w:p w:rsidR="59CBBBF4" w:rsidP="1F084A04" w:rsidRDefault="59CBBBF4" w14:paraId="18D20339" w14:textId="1D274D25">
            <w:pPr>
              <w:spacing w:line="257" w:lineRule="auto"/>
            </w:pPr>
            <w:r w:rsidRPr="1F084A04" w:rsidR="59CBBBF4">
              <w:rPr>
                <w:rFonts w:ascii="Calibri" w:hAnsi="Calibri" w:eastAsia="Calibri" w:cs="Calibri"/>
                <w:noProof w:val="0"/>
                <w:sz w:val="22"/>
                <w:szCs w:val="22"/>
                <w:lang w:val="en-US"/>
              </w:rPr>
              <w:t>FETCH NEXT FROM table_cursor INTO @schema_name, @table_name</w:t>
            </w:r>
          </w:p>
          <w:p w:rsidR="59CBBBF4" w:rsidP="1F084A04" w:rsidRDefault="59CBBBF4" w14:paraId="04A9F249" w14:textId="039DD7C6">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22AD922C" w14:textId="2AAFD659">
            <w:pPr>
              <w:spacing w:line="257" w:lineRule="auto"/>
            </w:pPr>
            <w:r w:rsidRPr="1F084A04" w:rsidR="59CBBBF4">
              <w:rPr>
                <w:rFonts w:ascii="Calibri" w:hAnsi="Calibri" w:eastAsia="Calibri" w:cs="Calibri"/>
                <w:noProof w:val="0"/>
                <w:sz w:val="22"/>
                <w:szCs w:val="22"/>
                <w:lang w:val="en-US"/>
              </w:rPr>
              <w:t>DECLARE @cmd varchar(200)</w:t>
            </w:r>
          </w:p>
          <w:p w:rsidR="59CBBBF4" w:rsidP="1F084A04" w:rsidRDefault="59CBBBF4" w14:paraId="284530D4" w14:textId="374F156E">
            <w:pPr>
              <w:spacing w:line="257" w:lineRule="auto"/>
            </w:pPr>
            <w:r w:rsidRPr="1F084A04" w:rsidR="59CBBBF4">
              <w:rPr>
                <w:rFonts w:ascii="Calibri" w:hAnsi="Calibri" w:eastAsia="Calibri" w:cs="Calibri"/>
                <w:noProof w:val="0"/>
                <w:sz w:val="22"/>
                <w:szCs w:val="22"/>
                <w:lang w:val="en-US"/>
              </w:rPr>
              <w:t>WHILE @@FETCH_STATUS = 0</w:t>
            </w:r>
          </w:p>
          <w:p w:rsidR="59CBBBF4" w:rsidP="1F084A04" w:rsidRDefault="59CBBBF4" w14:paraId="4A03E067" w14:textId="53E825C9">
            <w:pPr>
              <w:spacing w:line="257" w:lineRule="auto"/>
            </w:pPr>
            <w:r w:rsidRPr="1F084A04" w:rsidR="59CBBBF4">
              <w:rPr>
                <w:rFonts w:ascii="Calibri" w:hAnsi="Calibri" w:eastAsia="Calibri" w:cs="Calibri"/>
                <w:noProof w:val="0"/>
                <w:sz w:val="22"/>
                <w:szCs w:val="22"/>
                <w:lang w:val="en-US"/>
              </w:rPr>
              <w:t>BEGIN</w:t>
            </w:r>
          </w:p>
          <w:p w:rsidR="59CBBBF4" w:rsidP="1F084A04" w:rsidRDefault="59CBBBF4" w14:paraId="3A95D565" w14:textId="3165F52F">
            <w:pPr>
              <w:spacing w:line="257" w:lineRule="auto"/>
            </w:pPr>
            <w:r w:rsidRPr="1F084A04" w:rsidR="59CBBBF4">
              <w:rPr>
                <w:rFonts w:ascii="Calibri" w:hAnsi="Calibri" w:eastAsia="Calibri" w:cs="Calibri"/>
                <w:noProof w:val="0"/>
                <w:sz w:val="22"/>
                <w:szCs w:val="22"/>
                <w:lang w:val="en-US"/>
              </w:rPr>
              <w:t xml:space="preserve">    SET @cmd = 'ALTER TABLE ' + QUOTENAME(@schema_name) + '.' + QUOTENAME(@table_name) + ' '</w:t>
            </w:r>
          </w:p>
          <w:p w:rsidR="59CBBBF4" w:rsidP="1F084A04" w:rsidRDefault="59CBBBF4" w14:paraId="63AAE790" w14:textId="644A6D75">
            <w:pPr>
              <w:spacing w:line="257" w:lineRule="auto"/>
            </w:pPr>
            <w:r w:rsidRPr="1F084A04" w:rsidR="59CBBBF4">
              <w:rPr>
                <w:rFonts w:ascii="Calibri" w:hAnsi="Calibri" w:eastAsia="Calibri" w:cs="Calibri"/>
                <w:noProof w:val="0"/>
                <w:sz w:val="22"/>
                <w:szCs w:val="22"/>
                <w:lang w:val="en-US"/>
              </w:rPr>
              <w:t xml:space="preserve">    SET @cmd = @cmd + (CASE WHEN @enable_constraints = 1 THEN 'CHECK' ELSE 'NOCHECK' END) + ' CONSTRAINT ALL'</w:t>
            </w:r>
          </w:p>
          <w:p w:rsidR="59CBBBF4" w:rsidP="1F084A04" w:rsidRDefault="59CBBBF4" w14:paraId="2BA2119F" w14:textId="1A9FB70E">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598C1C95" w14:textId="5C5A20AF">
            <w:pPr>
              <w:spacing w:line="257" w:lineRule="auto"/>
            </w:pPr>
            <w:r w:rsidRPr="1F084A04" w:rsidR="59CBBBF4">
              <w:rPr>
                <w:rFonts w:ascii="Calibri" w:hAnsi="Calibri" w:eastAsia="Calibri" w:cs="Calibri"/>
                <w:noProof w:val="0"/>
                <w:sz w:val="22"/>
                <w:szCs w:val="22"/>
                <w:lang w:val="en-US"/>
              </w:rPr>
              <w:t xml:space="preserve">    PRINT @cmd</w:t>
            </w:r>
          </w:p>
          <w:p w:rsidR="59CBBBF4" w:rsidP="1F084A04" w:rsidRDefault="59CBBBF4" w14:paraId="12EDEB14" w14:textId="1D9092B5">
            <w:pPr>
              <w:spacing w:line="257" w:lineRule="auto"/>
            </w:pPr>
            <w:r w:rsidRPr="1F084A04" w:rsidR="59CBBBF4">
              <w:rPr>
                <w:rFonts w:ascii="Calibri" w:hAnsi="Calibri" w:eastAsia="Calibri" w:cs="Calibri"/>
                <w:noProof w:val="0"/>
                <w:sz w:val="22"/>
                <w:szCs w:val="22"/>
                <w:lang w:val="en-US"/>
              </w:rPr>
              <w:t xml:space="preserve">    EXEC( @cmd )</w:t>
            </w:r>
          </w:p>
          <w:p w:rsidR="59CBBBF4" w:rsidP="1F084A04" w:rsidRDefault="59CBBBF4" w14:paraId="014D382D" w14:textId="5855C649">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4F4F5370" w14:textId="0F9CD442">
            <w:pPr>
              <w:spacing w:line="257" w:lineRule="auto"/>
            </w:pPr>
            <w:r w:rsidRPr="1F084A04" w:rsidR="59CBBBF4">
              <w:rPr>
                <w:rFonts w:ascii="Calibri" w:hAnsi="Calibri" w:eastAsia="Calibri" w:cs="Calibri"/>
                <w:noProof w:val="0"/>
                <w:sz w:val="22"/>
                <w:szCs w:val="22"/>
                <w:lang w:val="en-US"/>
              </w:rPr>
              <w:t xml:space="preserve">    FETCH NEXT FROM table_cursor INTO @schema_name, @table_name</w:t>
            </w:r>
          </w:p>
          <w:p w:rsidR="59CBBBF4" w:rsidP="1F084A04" w:rsidRDefault="59CBBBF4" w14:paraId="07D70343" w14:textId="30DDE1A0">
            <w:pPr>
              <w:spacing w:line="257" w:lineRule="auto"/>
            </w:pPr>
            <w:r w:rsidRPr="1F084A04" w:rsidR="59CBBBF4">
              <w:rPr>
                <w:rFonts w:ascii="Calibri" w:hAnsi="Calibri" w:eastAsia="Calibri" w:cs="Calibri"/>
                <w:noProof w:val="0"/>
                <w:sz w:val="22"/>
                <w:szCs w:val="22"/>
                <w:lang w:val="en-US"/>
              </w:rPr>
              <w:t>END</w:t>
            </w:r>
          </w:p>
          <w:p w:rsidR="59CBBBF4" w:rsidP="1F084A04" w:rsidRDefault="59CBBBF4" w14:paraId="23143A17" w14:textId="73802FD5">
            <w:pPr>
              <w:spacing w:line="257" w:lineRule="auto"/>
            </w:pPr>
            <w:r w:rsidRPr="1F084A04" w:rsidR="59CBBBF4">
              <w:rPr>
                <w:rFonts w:ascii="Calibri" w:hAnsi="Calibri" w:eastAsia="Calibri" w:cs="Calibri"/>
                <w:noProof w:val="0"/>
                <w:sz w:val="22"/>
                <w:szCs w:val="22"/>
                <w:lang w:val="en-US"/>
              </w:rPr>
              <w:t xml:space="preserve"> </w:t>
            </w:r>
          </w:p>
          <w:p w:rsidR="59CBBBF4" w:rsidP="1F084A04" w:rsidRDefault="59CBBBF4" w14:paraId="6D7DF358" w14:textId="2E798403">
            <w:pPr>
              <w:spacing w:line="257" w:lineRule="auto"/>
            </w:pPr>
            <w:r w:rsidRPr="1F084A04" w:rsidR="59CBBBF4">
              <w:rPr>
                <w:rFonts w:ascii="Calibri" w:hAnsi="Calibri" w:eastAsia="Calibri" w:cs="Calibri"/>
                <w:noProof w:val="0"/>
                <w:sz w:val="22"/>
                <w:szCs w:val="22"/>
                <w:lang w:val="en-US"/>
              </w:rPr>
              <w:t>CLOSE table_cursor</w:t>
            </w:r>
          </w:p>
          <w:p w:rsidR="59CBBBF4" w:rsidP="1F084A04" w:rsidRDefault="59CBBBF4" w14:paraId="33560130" w14:textId="125FA3A1">
            <w:pPr>
              <w:spacing w:line="257" w:lineRule="auto"/>
            </w:pPr>
            <w:r w:rsidRPr="1F084A04" w:rsidR="59CBBBF4">
              <w:rPr>
                <w:rFonts w:ascii="Calibri" w:hAnsi="Calibri" w:eastAsia="Calibri" w:cs="Calibri"/>
                <w:noProof w:val="0"/>
                <w:sz w:val="22"/>
                <w:szCs w:val="22"/>
                <w:lang w:val="en-US"/>
              </w:rPr>
              <w:t>DEALLOCATE table_cursor</w:t>
            </w:r>
          </w:p>
          <w:p w:rsidR="1F084A04" w:rsidP="1F084A04" w:rsidRDefault="1F084A04" w14:paraId="2B66C768" w14:textId="14BA6B54">
            <w:pPr>
              <w:pStyle w:val="Normal"/>
              <w:rPr>
                <w:rFonts w:ascii="Segoe UI" w:hAnsi="Segoe UI" w:eastAsia="Segoe UI" w:cs="Segoe UI"/>
                <w:noProof w:val="0"/>
                <w:sz w:val="21"/>
                <w:szCs w:val="21"/>
                <w:lang w:val="en-US"/>
              </w:rPr>
            </w:pPr>
          </w:p>
        </w:tc>
      </w:tr>
    </w:tbl>
    <w:p w:rsidR="126860FE" w:rsidP="644637DF" w:rsidRDefault="126860FE" w14:paraId="4D9BF916" w14:textId="2CA3F4E4">
      <w:pPr>
        <w:pStyle w:val="Normal"/>
        <w:ind w:left="0" w:firstLine="0"/>
        <w:rPr>
          <w:ins w:author="Author" w:id="1822422298"/>
          <w:rFonts w:ascii="Segoe UI" w:hAnsi="Segoe UI" w:eastAsia="Segoe UI" w:cs="Segoe UI"/>
          <w:i w:val="1"/>
          <w:iCs w:val="1"/>
          <w:noProof w:val="0"/>
          <w:sz w:val="20"/>
          <w:szCs w:val="20"/>
          <w:lang w:val="en-US"/>
        </w:rPr>
      </w:pPr>
      <w:ins w:author="Author" w:id="1565804456">
        <w:r w:rsidRPr="644637DF" w:rsidR="126860FE">
          <w:rPr>
            <w:rFonts w:ascii="Segoe UI" w:hAnsi="Segoe UI" w:eastAsia="Segoe UI" w:cs="Segoe UI"/>
            <w:i w:val="1"/>
            <w:iCs w:val="1"/>
            <w:noProof w:val="0"/>
            <w:sz w:val="20"/>
            <w:szCs w:val="20"/>
            <w:lang w:val="en-US"/>
          </w:rPr>
          <w:t xml:space="preserve">Note: This script does not drop the constraints, it just disables them. </w:t>
        </w:r>
      </w:ins>
    </w:p>
    <w:p w:rsidR="126860FE" w:rsidP="570CCD64" w:rsidRDefault="126860FE" w14:paraId="33DDAA02" w14:textId="1AFB33E2">
      <w:pPr>
        <w:pStyle w:val="ListParagraph"/>
        <w:numPr>
          <w:ilvl w:val="0"/>
          <w:numId w:val="29"/>
        </w:numPr>
        <w:rPr>
          <w:ins w:author="Author" w:id="1251180480"/>
          <w:rFonts w:ascii="Segoe UI" w:hAnsi="Segoe UI" w:eastAsia="Segoe UI" w:cs="Segoe UI" w:asciiTheme="minorAscii" w:hAnsiTheme="minorAscii" w:eastAsiaTheme="minorAscii" w:cstheme="minorAscii"/>
          <w:noProof w:val="0"/>
          <w:sz w:val="22"/>
          <w:szCs w:val="22"/>
          <w:lang w:val="en-US"/>
        </w:rPr>
        <w:pPrChange w:author="Author">
          <w:pPr>
            <w:numPr>
              <w:ilvl w:val="0"/>
              <w:numId w:val="29"/>
            </w:numPr>
          </w:pPr>
        </w:pPrChange>
      </w:pPr>
      <w:ins w:author="Author" w:id="1428054446">
        <w:r w:rsidRPr="570CCD64" w:rsidR="126860FE">
          <w:rPr>
            <w:rFonts w:ascii="Segoe UI" w:hAnsi="Segoe UI" w:eastAsia="Segoe UI" w:cs="Segoe UI"/>
            <w:noProof w:val="0"/>
            <w:sz w:val="22"/>
            <w:szCs w:val="22"/>
            <w:lang w:val="en-US"/>
          </w:rPr>
          <w:t xml:space="preserve">Continue with deploying the sample data set using the Data Migration utility. </w:t>
        </w:r>
        <w:r w:rsidRPr="570CCD64" w:rsidR="126860FE">
          <w:rPr>
            <w:noProof w:val="0"/>
            <w:lang w:val="en-US"/>
          </w:rPr>
          <w:t xml:space="preserve">This tool is part of Power Apps developer tools. It can be downloaded </w:t>
        </w:r>
        <w:r w:rsidRPr="570CCD64" w:rsidR="126860FE">
          <w:rPr>
            <w:rStyle w:val="Hyperlink"/>
            <w:noProof w:val="0"/>
            <w:lang w:val="en-US"/>
          </w:rPr>
          <w:t>here</w:t>
        </w:r>
        <w:r w:rsidRPr="570CCD64" w:rsidR="126860FE">
          <w:rPr>
            <w:noProof w:val="0"/>
            <w:lang w:val="en-US"/>
          </w:rPr>
          <w:t xml:space="preserve">. </w:t>
        </w:r>
      </w:ins>
    </w:p>
    <w:p w:rsidR="126860FE" w:rsidP="092BBAC2" w:rsidRDefault="126860FE" w14:paraId="26C009B8" w14:textId="47AB8D9A">
      <w:pPr>
        <w:pStyle w:val="ListParagraph"/>
        <w:numPr>
          <w:ilvl w:val="0"/>
          <w:numId w:val="29"/>
        </w:numPr>
        <w:rPr>
          <w:ins w:author="Author" w:id="1474725398"/>
          <w:rFonts w:ascii="Segoe UI" w:hAnsi="Segoe UI" w:eastAsia="Segoe UI" w:cs="Segoe UI" w:asciiTheme="minorAscii" w:hAnsiTheme="minorAscii" w:eastAsiaTheme="minorAscii" w:cstheme="minorAscii"/>
          <w:sz w:val="22"/>
          <w:szCs w:val="22"/>
        </w:rPr>
        <w:pPrChange w:author="Author">
          <w:pPr/>
        </w:pPrChange>
      </w:pPr>
      <w:ins w:author="Author" w:id="56531423">
        <w:r w:rsidRPr="092BBAC2" w:rsidR="126860FE">
          <w:rPr>
            <w:rFonts w:ascii="Segoe UI" w:hAnsi="Segoe UI" w:eastAsia="Segoe UI" w:cs="Segoe UI"/>
            <w:noProof w:val="0"/>
            <w:sz w:val="22"/>
            <w:szCs w:val="22"/>
            <w:lang w:val="en-US"/>
          </w:rPr>
          <w:t xml:space="preserve">Run Data Migration utility. </w:t>
        </w:r>
      </w:ins>
    </w:p>
    <w:p w:rsidR="3E0995EC" w:rsidP="1F084A04" w:rsidRDefault="3E0995EC" w14:paraId="49E6F327" w14:textId="089C939B">
      <w:pPr>
        <w:pStyle w:val="Normal"/>
        <w:ind w:left="0"/>
        <w:rPr>
          <w:ins w:author="Author" w:id="2025492004"/>
        </w:rPr>
      </w:pPr>
      <w:ins w:author="Author" w:id="405532626">
        <w:r w:rsidR="3E0995EC">
          <w:drawing>
            <wp:inline wp14:editId="721F1A1A" wp14:anchorId="29657718">
              <wp:extent cx="4503106" cy="3341013"/>
              <wp:effectExtent l="0" t="0" r="0" b="0"/>
              <wp:docPr id="108666403" name="" title=""/>
              <wp:cNvGraphicFramePr>
                <a:graphicFrameLocks noChangeAspect="1"/>
              </wp:cNvGraphicFramePr>
              <a:graphic>
                <a:graphicData uri="http://schemas.openxmlformats.org/drawingml/2006/picture">
                  <pic:pic>
                    <pic:nvPicPr>
                      <pic:cNvPr id="0" name=""/>
                      <pic:cNvPicPr/>
                    </pic:nvPicPr>
                    <pic:blipFill>
                      <a:blip r:embed="R2f494625b7d94a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03106" cy="3341013"/>
                      </a:xfrm>
                      <a:prstGeom prst="rect">
                        <a:avLst/>
                      </a:prstGeom>
                    </pic:spPr>
                  </pic:pic>
                </a:graphicData>
              </a:graphic>
            </wp:inline>
          </w:drawing>
        </w:r>
      </w:ins>
    </w:p>
    <w:p w:rsidR="126860FE" w:rsidP="092BBAC2" w:rsidRDefault="126860FE" w14:paraId="3F28D758" w14:textId="0AC1FE59">
      <w:pPr>
        <w:pStyle w:val="ListParagraph"/>
        <w:numPr>
          <w:ilvl w:val="0"/>
          <w:numId w:val="29"/>
        </w:numPr>
        <w:rPr>
          <w:ins w:author="Author" w:id="601414340"/>
          <w:rFonts w:ascii="Segoe UI" w:hAnsi="Segoe UI" w:eastAsia="Segoe UI" w:cs="Segoe UI" w:asciiTheme="minorAscii" w:hAnsiTheme="minorAscii" w:eastAsiaTheme="minorAscii" w:cstheme="minorAscii"/>
          <w:noProof w:val="0"/>
          <w:sz w:val="22"/>
          <w:szCs w:val="22"/>
          <w:lang w:val="en-US"/>
        </w:rPr>
        <w:pPrChange w:author="Author">
          <w:pPr>
            <w:ind w:left="0"/>
          </w:pPr>
        </w:pPrChange>
      </w:pPr>
      <w:ins w:author="Author" w:id="1015835042">
        <w:r w:rsidRPr="092BBAC2" w:rsidR="126860FE">
          <w:rPr>
            <w:rFonts w:ascii="Segoe UI" w:hAnsi="Segoe UI" w:eastAsia="Segoe UI" w:cs="Segoe UI"/>
            <w:noProof w:val="0"/>
            <w:sz w:val="22"/>
            <w:szCs w:val="22"/>
            <w:lang w:val="en-US"/>
          </w:rPr>
          <w:t>Select</w:t>
        </w:r>
        <w:r w:rsidRPr="092BBAC2" w:rsidR="276FD169">
          <w:rPr>
            <w:rFonts w:ascii="Segoe UI" w:hAnsi="Segoe UI" w:eastAsia="Segoe UI" w:cs="Segoe UI"/>
            <w:noProof w:val="0"/>
            <w:sz w:val="22"/>
            <w:szCs w:val="22"/>
            <w:lang w:val="en-US"/>
          </w:rPr>
          <w:t xml:space="preserve"> the</w:t>
        </w:r>
        <w:r w:rsidRPr="092BBAC2" w:rsidR="126860FE">
          <w:rPr>
            <w:rFonts w:ascii="Segoe UI" w:hAnsi="Segoe UI" w:eastAsia="Segoe UI" w:cs="Segoe UI"/>
            <w:noProof w:val="0"/>
            <w:sz w:val="22"/>
            <w:szCs w:val="22"/>
            <w:lang w:val="en-US"/>
          </w:rPr>
          <w:t xml:space="preserve"> </w:t>
        </w:r>
        <w:r w:rsidRPr="092BBAC2" w:rsidR="126860FE">
          <w:rPr>
            <w:rFonts w:ascii="Segoe UI" w:hAnsi="Segoe UI" w:eastAsia="Segoe UI" w:cs="Segoe UI"/>
            <w:i w:val="1"/>
            <w:iCs w:val="1"/>
            <w:noProof w:val="0"/>
            <w:sz w:val="22"/>
            <w:szCs w:val="22"/>
            <w:lang w:val="en-US"/>
            <w:rPrChange w:author="Author" w:id="937972495">
              <w:rPr>
                <w:rFonts w:ascii="Segoe UI" w:hAnsi="Segoe UI" w:eastAsia="Segoe UI" w:cs="Segoe UI"/>
                <w:noProof w:val="0"/>
                <w:sz w:val="22"/>
                <w:szCs w:val="22"/>
                <w:lang w:val="en-US"/>
              </w:rPr>
            </w:rPrChange>
          </w:rPr>
          <w:t>Import Data</w:t>
        </w:r>
        <w:r w:rsidRPr="092BBAC2" w:rsidR="126860FE">
          <w:rPr>
            <w:rFonts w:ascii="Segoe UI" w:hAnsi="Segoe UI" w:eastAsia="Segoe UI" w:cs="Segoe UI"/>
            <w:noProof w:val="0"/>
            <w:sz w:val="22"/>
            <w:szCs w:val="22"/>
            <w:lang w:val="en-US"/>
          </w:rPr>
          <w:t xml:space="preserve"> option.</w:t>
        </w:r>
      </w:ins>
    </w:p>
    <w:p w:rsidR="126860FE" w:rsidP="570CCD64" w:rsidRDefault="126860FE" w14:paraId="629B2C3E" w14:textId="34A19532">
      <w:pPr>
        <w:pStyle w:val="ListParagraph"/>
        <w:numPr>
          <w:ilvl w:val="0"/>
          <w:numId w:val="29"/>
        </w:numPr>
        <w:rPr>
          <w:rFonts w:ascii="Segoe UI" w:hAnsi="Segoe UI" w:eastAsia="Segoe UI" w:cs="Segoe UI" w:asciiTheme="minorAscii" w:hAnsiTheme="minorAscii" w:eastAsiaTheme="minorAscii" w:cstheme="minorAscii"/>
          <w:noProof w:val="0"/>
          <w:sz w:val="22"/>
          <w:szCs w:val="22"/>
          <w:lang w:val="en-US"/>
        </w:rPr>
        <w:pPrChange w:author="Author">
          <w:pPr>
            <w:ind w:left="0"/>
          </w:pPr>
        </w:pPrChange>
      </w:pPr>
      <w:ins w:author="Author" w:id="605042067">
        <w:r w:rsidRPr="570CCD64" w:rsidR="126860FE">
          <w:rPr>
            <w:rFonts w:ascii="Segoe UI" w:hAnsi="Segoe UI" w:eastAsia="Segoe UI" w:cs="Segoe UI"/>
            <w:noProof w:val="0"/>
            <w:sz w:val="22"/>
            <w:szCs w:val="22"/>
            <w:lang w:val="en-US"/>
          </w:rPr>
          <w:t xml:space="preserve">Check </w:t>
        </w:r>
        <w:r w:rsidRPr="570CCD64" w:rsidR="79F51739">
          <w:rPr>
            <w:rFonts w:ascii="Segoe UI" w:hAnsi="Segoe UI" w:eastAsia="Segoe UI" w:cs="Segoe UI"/>
            <w:noProof w:val="0"/>
            <w:sz w:val="22"/>
            <w:szCs w:val="22"/>
            <w:lang w:val="en-US"/>
          </w:rPr>
          <w:t xml:space="preserve">the </w:t>
        </w:r>
        <w:r w:rsidRPr="570CCD64" w:rsidR="126860FE">
          <w:rPr>
            <w:rFonts w:ascii="Segoe UI" w:hAnsi="Segoe UI" w:eastAsia="Segoe UI" w:cs="Segoe UI"/>
            <w:i w:val="1"/>
            <w:iCs w:val="1"/>
            <w:noProof w:val="0"/>
            <w:sz w:val="22"/>
            <w:szCs w:val="22"/>
            <w:lang w:val="en-US"/>
            <w:rPrChange w:author="Author" w:id="45564128">
              <w:rPr>
                <w:rFonts w:ascii="Segoe UI" w:hAnsi="Segoe UI" w:eastAsia="Segoe UI" w:cs="Segoe UI"/>
                <w:noProof w:val="0"/>
                <w:sz w:val="22"/>
                <w:szCs w:val="22"/>
                <w:lang w:val="en-US"/>
              </w:rPr>
            </w:rPrChange>
          </w:rPr>
          <w:t>Display</w:t>
        </w:r>
        <w:r w:rsidRPr="570CCD64" w:rsidR="126860FE">
          <w:rPr>
            <w:rFonts w:ascii="Segoe UI" w:hAnsi="Segoe UI" w:eastAsia="Segoe UI" w:cs="Segoe UI"/>
            <w:i w:val="1"/>
            <w:iCs w:val="1"/>
            <w:noProof w:val="0"/>
            <w:sz w:val="22"/>
            <w:szCs w:val="22"/>
            <w:lang w:val="en-US"/>
            <w:rPrChange w:author="Author" w:id="1673280738">
              <w:rPr>
                <w:rFonts w:ascii="Segoe UI" w:hAnsi="Segoe UI" w:eastAsia="Segoe UI" w:cs="Segoe UI"/>
                <w:noProof w:val="0"/>
                <w:sz w:val="22"/>
                <w:szCs w:val="22"/>
                <w:lang w:val="en-US"/>
              </w:rPr>
            </w:rPrChange>
          </w:rPr>
          <w:t xml:space="preserve"> list of available </w:t>
        </w:r>
        <w:r w:rsidRPr="570CCD64" w:rsidR="126860FE">
          <w:rPr>
            <w:rFonts w:ascii="Segoe UI" w:hAnsi="Segoe UI" w:eastAsia="Segoe UI" w:cs="Segoe UI"/>
            <w:i w:val="1"/>
            <w:iCs w:val="1"/>
            <w:noProof w:val="0"/>
            <w:sz w:val="22"/>
            <w:szCs w:val="22"/>
            <w:lang w:val="en-US"/>
            <w:rPrChange w:author="Author" w:id="20824813">
              <w:rPr>
                <w:rFonts w:ascii="Segoe UI" w:hAnsi="Segoe UI" w:eastAsia="Segoe UI" w:cs="Segoe UI"/>
                <w:noProof w:val="0"/>
                <w:sz w:val="22"/>
                <w:szCs w:val="22"/>
                <w:lang w:val="en-US"/>
              </w:rPr>
            </w:rPrChange>
          </w:rPr>
          <w:t>organizations</w:t>
        </w:r>
        <w:r w:rsidRPr="570CCD64" w:rsidR="126860FE">
          <w:rPr>
            <w:rFonts w:ascii="Segoe UI" w:hAnsi="Segoe UI" w:eastAsia="Segoe UI" w:cs="Segoe UI"/>
            <w:noProof w:val="0"/>
            <w:sz w:val="22"/>
            <w:szCs w:val="22"/>
            <w:lang w:val="en-US"/>
          </w:rPr>
          <w:t xml:space="preserve"> </w:t>
        </w:r>
        <w:r w:rsidRPr="570CCD64" w:rsidR="3C064CA3">
          <w:rPr>
            <w:rFonts w:ascii="Segoe UI" w:hAnsi="Segoe UI" w:eastAsia="Segoe UI" w:cs="Segoe UI"/>
            <w:noProof w:val="0"/>
            <w:sz w:val="22"/>
            <w:szCs w:val="22"/>
            <w:lang w:val="en-US"/>
          </w:rPr>
          <w:t>option</w:t>
        </w:r>
        <w:r w:rsidRPr="570CCD64" w:rsidR="3C064CA3">
          <w:rPr>
            <w:rFonts w:ascii="Segoe UI" w:hAnsi="Segoe UI" w:eastAsia="Segoe UI" w:cs="Segoe UI"/>
            <w:noProof w:val="0"/>
            <w:sz w:val="22"/>
            <w:szCs w:val="22"/>
            <w:lang w:val="en-US"/>
          </w:rPr>
          <w:t xml:space="preserve"> </w:t>
        </w:r>
        <w:r w:rsidRPr="570CCD64" w:rsidR="126860FE">
          <w:rPr>
            <w:rFonts w:ascii="Segoe UI" w:hAnsi="Segoe UI" w:eastAsia="Segoe UI" w:cs="Segoe UI"/>
            <w:noProof w:val="0"/>
            <w:sz w:val="22"/>
            <w:szCs w:val="22"/>
            <w:lang w:val="en-US"/>
          </w:rPr>
          <w:t>and log in.</w:t>
        </w:r>
      </w:ins>
    </w:p>
    <w:p w:rsidR="3B503208" w:rsidP="1F084A04" w:rsidRDefault="3B503208" w14:paraId="522AA270" w14:textId="27748B90">
      <w:pPr>
        <w:pStyle w:val="Normal"/>
        <w:ind w:left="0"/>
        <w:rPr>
          <w:ins w:author="Author" w:id="1044559168"/>
        </w:rPr>
      </w:pPr>
      <w:r w:rsidR="3B503208">
        <w:drawing>
          <wp:inline wp14:editId="31C4B9C1" wp14:anchorId="00C1890A">
            <wp:extent cx="4467225" cy="3221556"/>
            <wp:effectExtent l="0" t="0" r="0" b="0"/>
            <wp:docPr id="1841877879" name="" title=""/>
            <wp:cNvGraphicFramePr>
              <a:graphicFrameLocks noChangeAspect="1"/>
            </wp:cNvGraphicFramePr>
            <a:graphic>
              <a:graphicData uri="http://schemas.openxmlformats.org/drawingml/2006/picture">
                <pic:pic>
                  <pic:nvPicPr>
                    <pic:cNvPr id="0" name=""/>
                    <pic:cNvPicPr/>
                  </pic:nvPicPr>
                  <pic:blipFill>
                    <a:blip r:embed="R9c4b0befe6fc42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67225" cy="3221556"/>
                    </a:xfrm>
                    <a:prstGeom prst="rect">
                      <a:avLst/>
                    </a:prstGeom>
                  </pic:spPr>
                </pic:pic>
              </a:graphicData>
            </a:graphic>
          </wp:inline>
        </w:drawing>
      </w:r>
    </w:p>
    <w:p w:rsidR="126860FE" w:rsidP="092BBAC2" w:rsidRDefault="126860FE" w14:paraId="0A37E2A6" w14:textId="4752EA96">
      <w:pPr>
        <w:pStyle w:val="ListParagraph"/>
        <w:numPr>
          <w:ilvl w:val="0"/>
          <w:numId w:val="29"/>
        </w:numPr>
        <w:rPr>
          <w:ins w:author="Author" w:id="403525678"/>
          <w:rFonts w:ascii="Segoe UI" w:hAnsi="Segoe UI" w:eastAsia="Segoe UI" w:cs="Segoe UI" w:asciiTheme="minorAscii" w:hAnsiTheme="minorAscii" w:eastAsiaTheme="minorAscii" w:cstheme="minorAscii"/>
          <w:noProof w:val="0"/>
          <w:sz w:val="22"/>
          <w:szCs w:val="22"/>
          <w:lang w:val="en-US"/>
        </w:rPr>
        <w:pPrChange w:author="Author">
          <w:pPr/>
        </w:pPrChange>
      </w:pPr>
      <w:ins w:author="Author" w:id="787392115">
        <w:r w:rsidRPr="092BBAC2" w:rsidR="126860FE">
          <w:rPr>
            <w:noProof w:val="0"/>
            <w:lang w:val="en-US"/>
          </w:rPr>
          <w:t xml:space="preserve">Select your environment from the list of available organizations and click Login. </w:t>
        </w:r>
      </w:ins>
    </w:p>
    <w:p w:rsidR="126860FE" w:rsidP="570CCD64" w:rsidRDefault="126860FE" w14:paraId="424A64AC" w14:textId="1C4F1643">
      <w:pPr>
        <w:pStyle w:val="ListParagraph"/>
        <w:numPr>
          <w:ilvl w:val="0"/>
          <w:numId w:val="29"/>
        </w:numPr>
        <w:spacing w:line="257" w:lineRule="auto"/>
        <w:rPr>
          <w:rFonts w:ascii="Segoe UI" w:hAnsi="Segoe UI" w:eastAsia="Segoe UI" w:cs="Segoe UI" w:asciiTheme="minorAscii" w:hAnsiTheme="minorAscii" w:eastAsiaTheme="minorAscii" w:cstheme="minorAscii"/>
          <w:noProof w:val="0"/>
          <w:sz w:val="22"/>
          <w:szCs w:val="22"/>
          <w:lang w:val="en-US"/>
        </w:rPr>
        <w:pPrChange w:author="Author">
          <w:pPr>
            <w:ind w:left="0"/>
          </w:pPr>
        </w:pPrChange>
      </w:pPr>
      <w:r w:rsidRPr="570CCD64" w:rsidR="126860FE">
        <w:rPr>
          <w:noProof w:val="0"/>
          <w:lang w:val="en-US"/>
        </w:rPr>
        <w:t xml:space="preserve">After </w:t>
      </w:r>
      <w:r w:rsidRPr="570CCD64" w:rsidR="126860FE">
        <w:rPr>
          <w:noProof w:val="0"/>
          <w:lang w:val="en-US"/>
        </w:rPr>
        <w:t>successful</w:t>
      </w:r>
      <w:r w:rsidRPr="570CCD64" w:rsidR="126860FE">
        <w:rPr>
          <w:noProof w:val="0"/>
          <w:lang w:val="en-US"/>
        </w:rPr>
        <w:t xml:space="preserve"> Login you will be prompt to select </w:t>
      </w:r>
      <w:r w:rsidRPr="570CCD64" w:rsidR="126860FE">
        <w:rPr>
          <w:noProof w:val="0"/>
          <w:lang w:val="en-US"/>
        </w:rPr>
        <w:t>sample</w:t>
      </w:r>
      <w:r w:rsidRPr="570CCD64" w:rsidR="126860FE">
        <w:rPr>
          <w:noProof w:val="0"/>
          <w:lang w:val="en-US"/>
        </w:rPr>
        <w:t xml:space="preserve"> data file to import</w:t>
      </w:r>
    </w:p>
    <w:p w:rsidR="020CAD3E" w:rsidP="1F084A04" w:rsidRDefault="020CAD3E" w14:paraId="740E388A" w14:textId="15EE9FA2">
      <w:pPr>
        <w:pStyle w:val="Normal"/>
        <w:ind w:left="0"/>
        <w:rPr>
          <w:ins w:author="Author" w:id="1848744018"/>
        </w:rPr>
      </w:pPr>
      <w:ins w:author="Author" w:id="1092509445">
        <w:r w:rsidR="020CAD3E">
          <w:drawing>
            <wp:inline wp14:editId="47B9ACD2" wp14:anchorId="6C09391A">
              <wp:extent cx="4388554" cy="3598333"/>
              <wp:effectExtent l="0" t="0" r="0" b="0"/>
              <wp:docPr id="1362198952" name="" title=""/>
              <wp:cNvGraphicFramePr>
                <a:graphicFrameLocks noChangeAspect="1"/>
              </wp:cNvGraphicFramePr>
              <a:graphic>
                <a:graphicData uri="http://schemas.openxmlformats.org/drawingml/2006/picture">
                  <pic:pic>
                    <pic:nvPicPr>
                      <pic:cNvPr id="0" name=""/>
                      <pic:cNvPicPr/>
                    </pic:nvPicPr>
                    <pic:blipFill>
                      <a:blip r:embed="Rd46e1ff80dc046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8554" cy="3598333"/>
                      </a:xfrm>
                      <a:prstGeom prst="rect">
                        <a:avLst/>
                      </a:prstGeom>
                    </pic:spPr>
                  </pic:pic>
                </a:graphicData>
              </a:graphic>
            </wp:inline>
          </w:drawing>
        </w:r>
      </w:ins>
    </w:p>
    <w:p w:rsidR="427ADD7B" w:rsidP="092BBAC2" w:rsidRDefault="427ADD7B" w14:paraId="141C8A87" w14:textId="3A066A80">
      <w:pPr>
        <w:pStyle w:val="ListParagraph"/>
        <w:numPr>
          <w:ilvl w:val="0"/>
          <w:numId w:val="29"/>
        </w:numPr>
        <w:spacing w:line="257" w:lineRule="auto"/>
        <w:rPr>
          <w:ins w:author="Author" w:id="566377741"/>
          <w:rFonts w:ascii="Segoe UI" w:hAnsi="Segoe UI" w:eastAsia="Segoe UI" w:cs="Segoe UI" w:asciiTheme="minorAscii" w:hAnsiTheme="minorAscii" w:eastAsiaTheme="minorAscii" w:cstheme="minorAscii"/>
          <w:i w:val="1"/>
          <w:iCs w:val="1"/>
          <w:noProof w:val="0"/>
          <w:sz w:val="22"/>
          <w:szCs w:val="22"/>
          <w:lang w:val="en-US"/>
        </w:rPr>
        <w:pPrChange w:author="Author">
          <w:pPr/>
        </w:pPrChange>
      </w:pPr>
      <w:ins w:author="Author" w:id="703860909">
        <w:r w:rsidRPr="092BBAC2" w:rsidR="126860FE">
          <w:rPr>
            <w:noProof w:val="0"/>
            <w:lang w:val="en-US"/>
          </w:rPr>
          <w:t xml:space="preserve">Locate the downloaded FundraisingAndEngagement.Sample.Data.zip and click </w:t>
        </w:r>
        <w:r w:rsidRPr="092BBAC2" w:rsidR="126860FE">
          <w:rPr>
            <w:i w:val="1"/>
            <w:iCs w:val="1"/>
            <w:noProof w:val="0"/>
            <w:lang w:val="en-US"/>
            <w:rPrChange w:author="Author" w:id="1605227345">
              <w:rPr>
                <w:noProof w:val="0"/>
                <w:lang w:val="en-US"/>
              </w:rPr>
            </w:rPrChange>
          </w:rPr>
          <w:t>Import Data</w:t>
        </w:r>
      </w:ins>
      <w:r w:rsidRPr="092BBAC2" w:rsidR="3E8A99C7">
        <w:rPr>
          <w:i w:val="1"/>
          <w:iCs w:val="1"/>
          <w:noProof w:val="0"/>
          <w:lang w:val="en-US"/>
          <w:rPrChange w:author="Author" w:id="152948641">
            <w:rPr>
              <w:noProof w:val="0"/>
              <w:lang w:val="en-US"/>
            </w:rPr>
          </w:rPrChange>
        </w:rPr>
        <w:t>.</w:t>
      </w:r>
    </w:p>
    <w:p w:rsidR="126860FE" w:rsidP="092BBAC2" w:rsidRDefault="126860FE" w14:paraId="37BAAA12" w14:textId="0B7EF247">
      <w:pPr>
        <w:pStyle w:val="ListParagraph"/>
        <w:numPr>
          <w:ilvl w:val="0"/>
          <w:numId w:val="29"/>
        </w:numPr>
        <w:rPr>
          <w:ins w:author="Author" w:id="1596686631"/>
          <w:rFonts w:ascii="Segoe UI" w:hAnsi="Segoe UI" w:eastAsia="Segoe UI" w:cs="Segoe UI" w:asciiTheme="minorAscii" w:hAnsiTheme="minorAscii" w:eastAsiaTheme="minorAscii" w:cstheme="minorAscii"/>
          <w:noProof w:val="0"/>
          <w:sz w:val="22"/>
          <w:szCs w:val="22"/>
          <w:lang w:val="en-US"/>
        </w:rPr>
        <w:pPrChange w:author="Author">
          <w:pPr/>
        </w:pPrChange>
      </w:pPr>
      <w:ins w:author="Author" w:id="176055476">
        <w:r w:rsidRPr="092BBAC2" w:rsidR="126860FE">
          <w:rPr>
            <w:noProof w:val="0"/>
            <w:lang w:val="en-US"/>
          </w:rPr>
          <w:t>Wait until the tool finishes the import.</w:t>
        </w:r>
      </w:ins>
    </w:p>
    <w:p w:rsidR="126860FE" w:rsidP="092BBAC2" w:rsidRDefault="126860FE" w14:paraId="619415FB" w14:textId="5258F0F0">
      <w:pPr>
        <w:pStyle w:val="ListParagraph"/>
        <w:numPr>
          <w:ilvl w:val="0"/>
          <w:numId w:val="29"/>
        </w:numPr>
        <w:rPr>
          <w:ins w:author="Author" w:id="46802935"/>
          <w:rFonts w:ascii="Segoe UI" w:hAnsi="Segoe UI" w:eastAsia="Segoe UI" w:cs="Segoe UI" w:asciiTheme="minorAscii" w:hAnsiTheme="minorAscii" w:eastAsiaTheme="minorAscii" w:cstheme="minorAscii"/>
          <w:noProof w:val="0"/>
          <w:sz w:val="22"/>
          <w:szCs w:val="22"/>
          <w:lang w:val="en-US"/>
        </w:rPr>
        <w:pPrChange w:author="Author">
          <w:pPr>
            <w:ind w:left="0"/>
          </w:pPr>
        </w:pPrChange>
      </w:pPr>
      <w:ins w:author="Author" w:id="1622712066">
        <w:r w:rsidRPr="092BBAC2" w:rsidR="126860FE">
          <w:rPr>
            <w:noProof w:val="0"/>
            <w:lang w:val="en-US"/>
          </w:rPr>
          <w:t xml:space="preserve">Once the tool finishes the import, check if the data </w:t>
        </w:r>
        <w:r w:rsidRPr="092BBAC2" w:rsidR="2D57291E">
          <w:rPr>
            <w:noProof w:val="0"/>
            <w:lang w:val="en-US"/>
          </w:rPr>
          <w:t>is</w:t>
        </w:r>
        <w:r w:rsidRPr="092BBAC2" w:rsidR="126860FE">
          <w:rPr>
            <w:noProof w:val="0"/>
            <w:lang w:val="en-US"/>
          </w:rPr>
          <w:t xml:space="preserve"> in the Azure database.</w:t>
        </w:r>
      </w:ins>
    </w:p>
    <w:p w:rsidR="126860FE" w:rsidP="092BBAC2" w:rsidRDefault="126860FE" w14:paraId="56D1C89D" w14:textId="56BDB3F3">
      <w:pPr>
        <w:pStyle w:val="ListParagraph"/>
        <w:numPr>
          <w:ilvl w:val="0"/>
          <w:numId w:val="29"/>
        </w:numPr>
        <w:rPr>
          <w:ins w:author="Author" w:id="1745869707"/>
          <w:rFonts w:ascii="Segoe UI" w:hAnsi="Segoe UI" w:eastAsia="Segoe UI" w:cs="Segoe UI" w:asciiTheme="minorAscii" w:hAnsiTheme="minorAscii" w:eastAsiaTheme="minorAscii" w:cstheme="minorAscii"/>
          <w:noProof w:val="0"/>
          <w:sz w:val="22"/>
          <w:szCs w:val="22"/>
          <w:lang w:val="en-US"/>
        </w:rPr>
        <w:pPrChange w:author="Author">
          <w:pPr>
            <w:ind w:left="0"/>
          </w:pPr>
        </w:pPrChange>
      </w:pPr>
      <w:ins w:author="Author" w:id="1952121411">
        <w:r w:rsidRPr="092BBAC2" w:rsidR="126860FE">
          <w:rPr>
            <w:noProof w:val="0"/>
            <w:lang w:val="en-US"/>
          </w:rPr>
          <w:t xml:space="preserve">The last step is to re-enable foreign key constraints in the database. </w:t>
        </w:r>
        <w:r w:rsidRPr="092BBAC2" w:rsidR="126860FE">
          <w:rPr>
            <w:noProof w:val="0"/>
            <w:sz w:val="21"/>
            <w:szCs w:val="21"/>
            <w:lang w:val="en-US"/>
          </w:rPr>
          <w:t xml:space="preserve">To re-enable the constraints, just change the first line of the script from step 3 to </w:t>
        </w:r>
        <w:r w:rsidRPr="092BBAC2" w:rsidR="126860FE">
          <w:rPr>
            <w:i w:val="1"/>
            <w:iCs w:val="1"/>
            <w:noProof w:val="0"/>
            <w:sz w:val="21"/>
            <w:szCs w:val="21"/>
            <w:lang w:val="en-US"/>
            <w:rPrChange w:author="Author" w:id="617251966">
              <w:rPr>
                <w:noProof w:val="0"/>
                <w:sz w:val="21"/>
                <w:szCs w:val="21"/>
                <w:lang w:val="en-US"/>
              </w:rPr>
            </w:rPrChange>
          </w:rPr>
          <w:t xml:space="preserve">DECLARE @enable_constraints bit = 1 </w:t>
        </w:r>
        <w:r w:rsidRPr="092BBAC2" w:rsidR="126860FE">
          <w:rPr>
            <w:noProof w:val="0"/>
            <w:sz w:val="21"/>
            <w:szCs w:val="21"/>
            <w:lang w:val="en-US"/>
          </w:rPr>
          <w:t>and run it against your database.</w:t>
        </w:r>
      </w:ins>
    </w:p>
    <w:p w:rsidR="427ADD7B" w:rsidP="570CCD64" w:rsidRDefault="427ADD7B" w14:paraId="4069D716" w14:textId="705FBAFB">
      <w:pPr>
        <w:pStyle w:val="ListParagraph"/>
        <w:numPr>
          <w:ilvl w:val="0"/>
          <w:numId w:val="29"/>
        </w:numPr>
        <w:spacing w:line="257" w:lineRule="auto"/>
        <w:rPr>
          <w:ins w:author="Author" w:id="1741178236"/>
          <w:rFonts w:ascii="Segoe UI" w:hAnsi="Segoe UI" w:eastAsia="Segoe UI" w:cs="Segoe UI" w:asciiTheme="minorAscii" w:hAnsiTheme="minorAscii" w:eastAsiaTheme="minorAscii" w:cstheme="minorAscii"/>
          <w:noProof w:val="0"/>
          <w:sz w:val="21"/>
          <w:szCs w:val="21"/>
          <w:lang w:val="en-US"/>
        </w:rPr>
        <w:pPrChange w:author="Author">
          <w:pPr>
            <w:numPr>
              <w:ilvl w:val="0"/>
              <w:numId w:val="29"/>
            </w:numPr>
            <w:ind w:left="0"/>
          </w:pPr>
        </w:pPrChange>
      </w:pPr>
      <w:ins w:author="Author" w:id="910635462">
        <w:r w:rsidRPr="570CCD64" w:rsidR="126860FE">
          <w:rPr>
            <w:noProof w:val="0"/>
            <w:sz w:val="21"/>
            <w:szCs w:val="21"/>
            <w:lang w:val="en-US"/>
          </w:rPr>
          <w:t xml:space="preserve">Your sample data set is set up. </w:t>
        </w:r>
      </w:ins>
    </w:p>
    <w:p w:rsidR="427ADD7B" w:rsidP="1F084A04" w:rsidRDefault="427ADD7B" w14:paraId="0BBDDE52" w14:textId="478AB25D">
      <w:pPr>
        <w:pStyle w:val="Heading1"/>
        <w:pPrChange w:author="Author">
          <w:pPr/>
        </w:pPrChange>
      </w:pPr>
    </w:p>
    <w:p w:rsidR="00C57FED" w:rsidP="32A59F32" w:rsidRDefault="00AF011E" w14:paraId="30B13E99" w14:textId="53AB2A6F">
      <w:pPr>
        <w:pStyle w:val="Heading1"/>
      </w:pPr>
      <w:bookmarkStart w:name="_Toc56187827" w:id="27"/>
      <w:r>
        <w:lastRenderedPageBreak/>
        <w:t>Troubleshooting</w:t>
      </w:r>
      <w:bookmarkEnd w:id="27"/>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6187828" w:id="28"/>
      <w:r w:rsidRPr="00C57FED">
        <w:t>When a Failure Occurs</w:t>
      </w:r>
      <w:bookmarkEnd w:id="28"/>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 xml:space="preserve">his means if the ARM template fails </w:t>
      </w:r>
      <w:proofErr w:type="gramStart"/>
      <w:r w:rsidRPr="00C57FED" w:rsidR="00655BE4">
        <w:rPr>
          <w:sz w:val="20"/>
          <w:szCs w:val="20"/>
        </w:rPr>
        <w:t>as a result of</w:t>
      </w:r>
      <w:proofErr w:type="gramEnd"/>
      <w:r w:rsidRPr="00C57FED" w:rsidR="00655BE4">
        <w:rPr>
          <w:sz w:val="20"/>
          <w:szCs w:val="20"/>
        </w:rPr>
        <w:t xml:space="preserve">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9"/>
      <w:bookmarkStart w:name="_Toc56187829" w:id="30"/>
      <w:bookmarkEnd w:id="29"/>
      <w:r w:rsidRPr="00C57FED">
        <w:t xml:space="preserve">Updating Visual </w:t>
      </w:r>
      <w:r w:rsidRPr="00C57FED" w:rsidR="00504CBD">
        <w:t>Studio 2019</w:t>
      </w:r>
      <w:r w:rsidRPr="00C57FED">
        <w:t xml:space="preserve"> Community Edition (or Higher)</w:t>
      </w:r>
      <w:bookmarkEnd w:id="30"/>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65F390CB" w14:paraId="76884549" w14:textId="47904098">
      <w:pPr>
        <w:spacing w:after="0" w:line="240" w:lineRule="auto"/>
      </w:pPr>
      <w:r w:rsidR="65F390CB">
        <w:drawing>
          <wp:inline wp14:editId="324153A6"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beb41d1a883d40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6187830" w:id="31"/>
      <w:r w:rsidRPr="00C57FED">
        <w:t>Modify</w:t>
      </w:r>
      <w:r w:rsidRPr="00C57FED" w:rsidR="00E501DD">
        <w:t>ing the Template</w:t>
      </w:r>
      <w:bookmarkEnd w:id="31"/>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6187831" w:id="32"/>
      <w:r w:rsidRPr="00C57FED">
        <w:t>Naming and Unique Name Concepts</w:t>
      </w:r>
      <w:bookmarkEnd w:id="32"/>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001E1FFB" w:rsidP="001647A0" w:rsidRDefault="2B696BBB" w14:paraId="479357B1" w14:textId="2C5A0549">
      <w:pPr>
        <w:spacing w:after="0" w:line="240" w:lineRule="auto"/>
        <w:rPr>
          <w:sz w:val="20"/>
          <w:szCs w:val="20"/>
        </w:rPr>
      </w:pPr>
      <w:r w:rsidRPr="1F443C40">
        <w:rPr>
          <w:sz w:val="20"/>
          <w:szCs w:val="20"/>
        </w:rPr>
        <w:t>Please see d</w:t>
      </w:r>
      <w:r w:rsidRPr="1F443C40" w:rsidR="31AC5D46">
        <w:rPr>
          <w:sz w:val="20"/>
          <w:szCs w:val="20"/>
        </w:rPr>
        <w:t xml:space="preserve">etails on best practices for </w:t>
      </w:r>
      <w:hyperlink r:id="rId110">
        <w:r w:rsidRPr="1F443C40" w:rsidR="31AC5D46">
          <w:rPr>
            <w:rStyle w:val="Hyperlink"/>
            <w:sz w:val="20"/>
            <w:szCs w:val="20"/>
          </w:rPr>
          <w:t>Azure naming conventions</w:t>
        </w:r>
      </w:hyperlink>
      <w:r w:rsidRPr="1F443C40" w:rsidR="31AC5D46">
        <w:rPr>
          <w:sz w:val="20"/>
          <w:szCs w:val="20"/>
        </w:rPr>
        <w:t xml:space="preserve">. </w:t>
      </w:r>
    </w:p>
    <w:p w:rsidR="004F7CDD" w:rsidP="001647A0" w:rsidRDefault="004F7CDD" w14:paraId="0294CEB3" w14:textId="2C5A0549">
      <w:pPr>
        <w:spacing w:after="0" w:line="240" w:lineRule="auto"/>
        <w:rPr>
          <w:sz w:val="20"/>
          <w:szCs w:val="20"/>
        </w:rPr>
      </w:pPr>
    </w:p>
    <w:p w:rsidR="004F7CDD" w:rsidP="00EF150E" w:rsidRDefault="004F7CDD" w14:paraId="61024FC0" w14:textId="2C5A0549">
      <w:pPr>
        <w:pStyle w:val="Heading2"/>
      </w:pPr>
      <w:bookmarkStart w:name="_Toc56187832" w:id="33"/>
      <w:r>
        <w:lastRenderedPageBreak/>
        <w:t>Hitting Maximum Path Length Limit When Deploying Azure Components</w:t>
      </w:r>
      <w:bookmarkEnd w:id="33"/>
    </w:p>
    <w:p w:rsidRPr="004F7CDD" w:rsidR="004F7CDD" w:rsidP="00B01621" w:rsidRDefault="00B01621" w14:paraId="4F9C3BB6" w14:textId="46352869">
      <w:r>
        <w:t>If you are using Windows, t</w:t>
      </w:r>
      <w:r w:rsidR="004F7CDD">
        <w:t xml:space="preserve">he build or deploy of Azure components in Visual Studio may fail if path lengths of files created during the build reach the maximum Windows </w:t>
      </w:r>
      <w:hyperlink w:history="1" w:anchor="maximum-path-length-limitation" r:id="rId111">
        <w:r w:rsidRPr="1F443C40" w:rsidR="004F7CDD">
          <w:rPr>
            <w:rStyle w:val="Hyperlink"/>
          </w:rPr>
          <w:t>path length limit</w:t>
        </w:r>
      </w:hyperlink>
      <w:r w:rsidR="004F7CDD">
        <w:t xml:space="preserve">. </w:t>
      </w:r>
      <w:proofErr w:type="gramStart"/>
      <w:r w:rsidR="004F7CDD">
        <w:t>In order to</w:t>
      </w:r>
      <w:proofErr w:type="gramEnd"/>
      <w:r w:rsidR="004F7CDD">
        <w:t xml:space="preserve"> avoid this issue, please move the root of the fundraising-and-engagement </w:t>
      </w:r>
      <w:proofErr w:type="spellStart"/>
      <w:r w:rsidR="004F7CDD">
        <w:t>git</w:t>
      </w:r>
      <w:proofErr w:type="spellEnd"/>
      <w:r w:rsidR="004F7CDD">
        <w:t xml:space="preserve"> repo to a different location on filesystem with shorter path.</w:t>
      </w:r>
    </w:p>
    <w:p w:rsidRPr="00C57FED" w:rsidR="00BD367F" w:rsidP="00C57FED" w:rsidRDefault="000C3999" w14:paraId="293DD987" w14:textId="2AE1DC77">
      <w:pPr>
        <w:pStyle w:val="Heading1"/>
      </w:pPr>
      <w:bookmarkStart w:name="_Toc56187833" w:id="34"/>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4"/>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1D74E7" w14:paraId="58AD3F03" w14:textId="2A2D1E4E">
            <w:pPr>
              <w:rPr>
                <w:rFonts w:asciiTheme="majorHAnsi" w:hAnsiTheme="majorHAnsi" w:cstheme="majorHAnsi"/>
                <w:sz w:val="20"/>
                <w:szCs w:val="20"/>
              </w:rPr>
            </w:pPr>
            <w:hyperlink w:history="1" r:id="rId112">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1D74E7" w14:paraId="7354B26B" w14:textId="7342C778">
            <w:pPr>
              <w:rPr>
                <w:rFonts w:asciiTheme="majorHAnsi" w:hAnsiTheme="majorHAnsi" w:cstheme="majorHAnsi"/>
                <w:sz w:val="20"/>
                <w:szCs w:val="20"/>
              </w:rPr>
            </w:pPr>
            <w:hyperlink w:history="1" r:id="rId113">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1D74E7" w14:paraId="7CD1FAF1" w14:textId="5F7ABC32">
            <w:pPr>
              <w:rPr>
                <w:rFonts w:asciiTheme="majorHAnsi" w:hAnsiTheme="majorHAnsi" w:cstheme="majorHAnsi"/>
                <w:sz w:val="20"/>
                <w:szCs w:val="20"/>
              </w:rPr>
            </w:pPr>
            <w:hyperlink w:history="1" r:id="rId114">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1D74E7" w14:paraId="5908D5CA" w14:textId="679F8B22">
            <w:pPr>
              <w:rPr>
                <w:rFonts w:asciiTheme="majorHAnsi" w:hAnsiTheme="majorHAnsi" w:cstheme="majorHAnsi"/>
                <w:sz w:val="20"/>
                <w:szCs w:val="20"/>
              </w:rPr>
            </w:pPr>
            <w:hyperlink w:history="1" r:id="rId115">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1D74E7" w14:paraId="42FE8B76" w14:textId="7728991F">
            <w:pPr>
              <w:rPr>
                <w:rFonts w:asciiTheme="majorHAnsi" w:hAnsiTheme="majorHAnsi" w:cstheme="majorHAnsi"/>
                <w:sz w:val="20"/>
                <w:szCs w:val="20"/>
              </w:rPr>
            </w:pPr>
            <w:hyperlink w:history="1" r:id="rId116">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1D74E7" w14:paraId="4159DB60" w14:textId="46FFDA60">
            <w:pPr>
              <w:rPr>
                <w:rFonts w:asciiTheme="majorHAnsi" w:hAnsiTheme="majorHAnsi" w:cstheme="majorHAnsi"/>
                <w:sz w:val="20"/>
                <w:szCs w:val="20"/>
              </w:rPr>
            </w:pPr>
            <w:hyperlink w:history="1" r:id="rId117">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8"/>
      <w:footerReference w:type="default" r:id="rId119"/>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74E7" w:rsidRDefault="001D74E7" w14:paraId="6E4A95F0" w14:textId="77777777">
      <w:pPr>
        <w:spacing w:after="0" w:line="240" w:lineRule="auto"/>
      </w:pPr>
      <w:r>
        <w:separator/>
      </w:r>
    </w:p>
  </w:endnote>
  <w:endnote w:type="continuationSeparator" w:id="0">
    <w:p w:rsidR="001D74E7" w:rsidRDefault="001D74E7" w14:paraId="10F20A9A" w14:textId="77777777">
      <w:pPr>
        <w:spacing w:after="0" w:line="240" w:lineRule="auto"/>
      </w:pPr>
      <w:r>
        <w:continuationSeparator/>
      </w:r>
    </w:p>
  </w:endnote>
  <w:endnote w:type="continuationNotice" w:id="1">
    <w:p w:rsidR="001D74E7" w:rsidRDefault="001D74E7" w14:paraId="3E4E2C2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28729E" w:rsidTr="76FFAFFE" w14:paraId="2FD2B0E2" w14:textId="77777777">
      <w:tc>
        <w:tcPr>
          <w:tcW w:w="3120" w:type="dxa"/>
        </w:tcPr>
        <w:p w:rsidR="0028729E" w:rsidP="04D6A32A" w:rsidRDefault="0028729E" w14:paraId="540035C1" w14:textId="78C4DA06">
          <w:pPr>
            <w:pStyle w:val="Header"/>
            <w:ind w:left="-115"/>
          </w:pPr>
        </w:p>
      </w:tc>
      <w:tc>
        <w:tcPr>
          <w:tcW w:w="3120" w:type="dxa"/>
        </w:tcPr>
        <w:p w:rsidR="0028729E" w:rsidP="04D6A32A" w:rsidRDefault="0028729E"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28729E" w:rsidP="04D6A32A" w:rsidRDefault="0028729E" w14:paraId="5E3120C2" w14:textId="6BBDB529">
          <w:pPr>
            <w:pStyle w:val="Header"/>
            <w:ind w:right="-115"/>
            <w:jc w:val="right"/>
          </w:pPr>
        </w:p>
      </w:tc>
    </w:tr>
  </w:tbl>
  <w:p w:rsidR="0028729E" w:rsidP="04D6A32A" w:rsidRDefault="0028729E"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74E7" w:rsidRDefault="001D74E7" w14:paraId="25FA6F70" w14:textId="77777777">
      <w:pPr>
        <w:spacing w:after="0" w:line="240" w:lineRule="auto"/>
      </w:pPr>
      <w:r>
        <w:separator/>
      </w:r>
    </w:p>
  </w:footnote>
  <w:footnote w:type="continuationSeparator" w:id="0">
    <w:p w:rsidR="001D74E7" w:rsidRDefault="001D74E7" w14:paraId="5EA52ED2" w14:textId="77777777">
      <w:pPr>
        <w:spacing w:after="0" w:line="240" w:lineRule="auto"/>
      </w:pPr>
      <w:r>
        <w:continuationSeparator/>
      </w:r>
    </w:p>
  </w:footnote>
  <w:footnote w:type="continuationNotice" w:id="1">
    <w:p w:rsidR="001D74E7" w:rsidRDefault="001D74E7" w14:paraId="25CD4B5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28729E" w:rsidTr="19891B71" w14:paraId="2955BAD7" w14:textId="77777777">
      <w:tc>
        <w:tcPr>
          <w:tcW w:w="9458" w:type="dxa"/>
          <w:tcMar/>
        </w:tcPr>
        <w:p w:rsidRPr="00FA3E08" w:rsidR="0028729E" w:rsidP="00526C53" w:rsidRDefault="1F443C40" w14:paraId="48D3827C" w14:textId="755A403D">
          <w:pPr>
            <w:spacing w:line="240" w:lineRule="auto"/>
            <w:ind w:left="-112"/>
            <w:rPr>
              <w:rFonts w:ascii="Segoe UI Light" w:hAnsi="Segoe UI Light" w:eastAsia="Calibri" w:cs="Segoe UI Light"/>
              <w:color w:val="000000" w:themeColor="text1"/>
              <w:sz w:val="20"/>
              <w:szCs w:val="20"/>
            </w:rPr>
          </w:pPr>
          <w:r w:rsidRPr="00FA3E08" w:rsidR="19891B71">
            <w:rPr>
              <w:rFonts w:ascii="Segoe UI Light" w:hAnsi="Segoe UI Light" w:eastAsia="Calibri" w:cs="Segoe UI Light"/>
              <w:color w:val="000000" w:themeColor="text1"/>
              <w:sz w:val="20"/>
              <w:szCs w:val="20"/>
            </w:rPr>
            <w:t xml:space="preserve">Fundraising and Engagement                                                                                  </w:t>
          </w:r>
          <w:r w:rsidRPr="00FA3E08" w:rsidR="0028729E">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19891B71">
            <w:rPr>
              <w:rFonts w:ascii="Segoe UI Light" w:hAnsi="Segoe UI Light" w:eastAsia="Calibri" w:cs="Segoe UI Light"/>
              <w:color w:val="000000" w:themeColor="text1"/>
              <w:sz w:val="20"/>
              <w:szCs w:val="20"/>
            </w:rPr>
            <w:t>Azure Deployment Guide</w:t>
          </w:r>
        </w:p>
      </w:tc>
    </w:tr>
  </w:tbl>
  <w:p w:rsidR="0028729E" w:rsidP="04D6A32A" w:rsidRDefault="0028729E"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29">
    <w:abstractNumId w:val="27"/>
  </w:num>
  <w:num w:numId="28">
    <w:abstractNumId w:val="26"/>
  </w: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36C70"/>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0E11"/>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4E7"/>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2DD"/>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8729E"/>
    <w:rsid w:val="00290CC7"/>
    <w:rsid w:val="00290DEC"/>
    <w:rsid w:val="00290E2B"/>
    <w:rsid w:val="0029178F"/>
    <w:rsid w:val="00292ABE"/>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AB4"/>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4968"/>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4DF"/>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1DD3"/>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673D5"/>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4FA7"/>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621"/>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511"/>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CAD3E"/>
    <w:rsid w:val="020EAAC4"/>
    <w:rsid w:val="0212AECA"/>
    <w:rsid w:val="021378B0"/>
    <w:rsid w:val="02185170"/>
    <w:rsid w:val="021E27C8"/>
    <w:rsid w:val="021FAA8D"/>
    <w:rsid w:val="022029E8"/>
    <w:rsid w:val="022622CE"/>
    <w:rsid w:val="0236271E"/>
    <w:rsid w:val="0252FA76"/>
    <w:rsid w:val="02731DC2"/>
    <w:rsid w:val="028BAB5C"/>
    <w:rsid w:val="02B754C3"/>
    <w:rsid w:val="02BA0023"/>
    <w:rsid w:val="02CC51DB"/>
    <w:rsid w:val="02DCA1B8"/>
    <w:rsid w:val="02EA6E5F"/>
    <w:rsid w:val="02F3E861"/>
    <w:rsid w:val="02FEC505"/>
    <w:rsid w:val="0302FAC6"/>
    <w:rsid w:val="0315B98C"/>
    <w:rsid w:val="033C999C"/>
    <w:rsid w:val="036FA4B2"/>
    <w:rsid w:val="038E58A1"/>
    <w:rsid w:val="0404C950"/>
    <w:rsid w:val="041D5A78"/>
    <w:rsid w:val="043A11F6"/>
    <w:rsid w:val="0441E029"/>
    <w:rsid w:val="0443753E"/>
    <w:rsid w:val="04478B5E"/>
    <w:rsid w:val="044C5567"/>
    <w:rsid w:val="04572DD7"/>
    <w:rsid w:val="045E70DF"/>
    <w:rsid w:val="04699054"/>
    <w:rsid w:val="049901ED"/>
    <w:rsid w:val="04A6BCD9"/>
    <w:rsid w:val="04D6A32A"/>
    <w:rsid w:val="04F6CFE6"/>
    <w:rsid w:val="04FD8503"/>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103072"/>
    <w:rsid w:val="08257FDC"/>
    <w:rsid w:val="088EABC7"/>
    <w:rsid w:val="08A8D202"/>
    <w:rsid w:val="08C5BEBA"/>
    <w:rsid w:val="08D8047A"/>
    <w:rsid w:val="091CAA8D"/>
    <w:rsid w:val="092BBAC2"/>
    <w:rsid w:val="0953E63E"/>
    <w:rsid w:val="0963F9A5"/>
    <w:rsid w:val="097A2EA2"/>
    <w:rsid w:val="09836FD5"/>
    <w:rsid w:val="0997FF10"/>
    <w:rsid w:val="099F5DAC"/>
    <w:rsid w:val="09A369DD"/>
    <w:rsid w:val="0A0776D5"/>
    <w:rsid w:val="0A19E9B8"/>
    <w:rsid w:val="0A2A8946"/>
    <w:rsid w:val="0A536BBC"/>
    <w:rsid w:val="0A90C57B"/>
    <w:rsid w:val="0ADEA227"/>
    <w:rsid w:val="0B122AB5"/>
    <w:rsid w:val="0B5568A3"/>
    <w:rsid w:val="0B782482"/>
    <w:rsid w:val="0BBAA21E"/>
    <w:rsid w:val="0BD0C3D3"/>
    <w:rsid w:val="0BD3D7CB"/>
    <w:rsid w:val="0BE52E92"/>
    <w:rsid w:val="0C6741DF"/>
    <w:rsid w:val="0CA0AFFA"/>
    <w:rsid w:val="0CCC09FF"/>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185DC"/>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D7D3B"/>
    <w:rsid w:val="12413F06"/>
    <w:rsid w:val="12508911"/>
    <w:rsid w:val="1255FC78"/>
    <w:rsid w:val="125C8397"/>
    <w:rsid w:val="126860FE"/>
    <w:rsid w:val="12A92D91"/>
    <w:rsid w:val="12CCF111"/>
    <w:rsid w:val="12E68B53"/>
    <w:rsid w:val="12EDAB54"/>
    <w:rsid w:val="12F4AFA3"/>
    <w:rsid w:val="134BDA1E"/>
    <w:rsid w:val="134FC2CE"/>
    <w:rsid w:val="1376A5EA"/>
    <w:rsid w:val="137D2EDF"/>
    <w:rsid w:val="1380B519"/>
    <w:rsid w:val="13814918"/>
    <w:rsid w:val="139488C2"/>
    <w:rsid w:val="13B28809"/>
    <w:rsid w:val="13BAD47C"/>
    <w:rsid w:val="13C02BEE"/>
    <w:rsid w:val="13D64DAD"/>
    <w:rsid w:val="13D92BC2"/>
    <w:rsid w:val="13DB57A4"/>
    <w:rsid w:val="13E9B77B"/>
    <w:rsid w:val="13F093DD"/>
    <w:rsid w:val="14157D39"/>
    <w:rsid w:val="1451733E"/>
    <w:rsid w:val="1468649C"/>
    <w:rsid w:val="1477EA72"/>
    <w:rsid w:val="148FBD7E"/>
    <w:rsid w:val="1497005F"/>
    <w:rsid w:val="14B39A75"/>
    <w:rsid w:val="150E9436"/>
    <w:rsid w:val="1548A4EA"/>
    <w:rsid w:val="15673C41"/>
    <w:rsid w:val="156EA901"/>
    <w:rsid w:val="159604CE"/>
    <w:rsid w:val="15985E32"/>
    <w:rsid w:val="1599FF69"/>
    <w:rsid w:val="159A6F3F"/>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7D4BD95"/>
    <w:rsid w:val="180AC89E"/>
    <w:rsid w:val="1864B40C"/>
    <w:rsid w:val="187B8979"/>
    <w:rsid w:val="18A1BBC9"/>
    <w:rsid w:val="18C283A8"/>
    <w:rsid w:val="18CB33B9"/>
    <w:rsid w:val="18E64E36"/>
    <w:rsid w:val="18EF36B2"/>
    <w:rsid w:val="18FCFF21"/>
    <w:rsid w:val="19139D9A"/>
    <w:rsid w:val="192EA149"/>
    <w:rsid w:val="193E6D53"/>
    <w:rsid w:val="193F81D6"/>
    <w:rsid w:val="19629A2E"/>
    <w:rsid w:val="196DB77B"/>
    <w:rsid w:val="19891B71"/>
    <w:rsid w:val="19AFA1AB"/>
    <w:rsid w:val="19C09D5D"/>
    <w:rsid w:val="19CF4521"/>
    <w:rsid w:val="19F1462C"/>
    <w:rsid w:val="19F4FA93"/>
    <w:rsid w:val="19FA8AE5"/>
    <w:rsid w:val="1A225656"/>
    <w:rsid w:val="1A2AAA8F"/>
    <w:rsid w:val="1A4D1455"/>
    <w:rsid w:val="1A5955C8"/>
    <w:rsid w:val="1A8F9B77"/>
    <w:rsid w:val="1AA1E3FA"/>
    <w:rsid w:val="1ADD8D7A"/>
    <w:rsid w:val="1AEC1E61"/>
    <w:rsid w:val="1AEE9771"/>
    <w:rsid w:val="1B010D88"/>
    <w:rsid w:val="1B18A72A"/>
    <w:rsid w:val="1B205DDA"/>
    <w:rsid w:val="1B3E70B1"/>
    <w:rsid w:val="1BC37B8D"/>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084A04"/>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46E7A4"/>
    <w:rsid w:val="215951DF"/>
    <w:rsid w:val="2171508D"/>
    <w:rsid w:val="219086E0"/>
    <w:rsid w:val="21930DF1"/>
    <w:rsid w:val="21B7B4AF"/>
    <w:rsid w:val="21BB798D"/>
    <w:rsid w:val="21C33DAB"/>
    <w:rsid w:val="22127272"/>
    <w:rsid w:val="2240FAF5"/>
    <w:rsid w:val="2241FA70"/>
    <w:rsid w:val="229B787D"/>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E0EAF"/>
    <w:rsid w:val="26DAF824"/>
    <w:rsid w:val="276FD169"/>
    <w:rsid w:val="2782A364"/>
    <w:rsid w:val="27866D33"/>
    <w:rsid w:val="27AAD599"/>
    <w:rsid w:val="27AC67D2"/>
    <w:rsid w:val="27C2AA17"/>
    <w:rsid w:val="27C356DD"/>
    <w:rsid w:val="27E2B85D"/>
    <w:rsid w:val="27FBBD84"/>
    <w:rsid w:val="2832240C"/>
    <w:rsid w:val="284DEB77"/>
    <w:rsid w:val="287EF87F"/>
    <w:rsid w:val="28B0DDCA"/>
    <w:rsid w:val="28E0F091"/>
    <w:rsid w:val="28E38834"/>
    <w:rsid w:val="28FB3B60"/>
    <w:rsid w:val="294A19D7"/>
    <w:rsid w:val="294EE26F"/>
    <w:rsid w:val="29804BB7"/>
    <w:rsid w:val="2A3111E8"/>
    <w:rsid w:val="2A69CDCD"/>
    <w:rsid w:val="2A962723"/>
    <w:rsid w:val="2AF6AAFC"/>
    <w:rsid w:val="2AF82D48"/>
    <w:rsid w:val="2AF89B11"/>
    <w:rsid w:val="2B1F703F"/>
    <w:rsid w:val="2B2FD45A"/>
    <w:rsid w:val="2B696BBB"/>
    <w:rsid w:val="2B6C88B0"/>
    <w:rsid w:val="2B880020"/>
    <w:rsid w:val="2B947938"/>
    <w:rsid w:val="2B9FE59B"/>
    <w:rsid w:val="2BBE0F7D"/>
    <w:rsid w:val="2BC3ABD6"/>
    <w:rsid w:val="2BE18CDD"/>
    <w:rsid w:val="2BEBF2B3"/>
    <w:rsid w:val="2C2000A5"/>
    <w:rsid w:val="2C2B88F2"/>
    <w:rsid w:val="2C525375"/>
    <w:rsid w:val="2C57A8BE"/>
    <w:rsid w:val="2C5E8863"/>
    <w:rsid w:val="2C6203BA"/>
    <w:rsid w:val="2CB1241A"/>
    <w:rsid w:val="2CB32072"/>
    <w:rsid w:val="2CCA2DA7"/>
    <w:rsid w:val="2CE36D01"/>
    <w:rsid w:val="2CEFF45E"/>
    <w:rsid w:val="2D031B44"/>
    <w:rsid w:val="2D150085"/>
    <w:rsid w:val="2D273C71"/>
    <w:rsid w:val="2D57291E"/>
    <w:rsid w:val="2D75E280"/>
    <w:rsid w:val="2D82229B"/>
    <w:rsid w:val="2D86416F"/>
    <w:rsid w:val="2D970660"/>
    <w:rsid w:val="2DB86D27"/>
    <w:rsid w:val="2DBFD425"/>
    <w:rsid w:val="2DCEF62B"/>
    <w:rsid w:val="2DD22050"/>
    <w:rsid w:val="2DD9112D"/>
    <w:rsid w:val="2E190141"/>
    <w:rsid w:val="2E73FA76"/>
    <w:rsid w:val="2E7781C2"/>
    <w:rsid w:val="2E986EB8"/>
    <w:rsid w:val="2E9FF6BE"/>
    <w:rsid w:val="2EB43FD1"/>
    <w:rsid w:val="2ECACBBE"/>
    <w:rsid w:val="2EDBBC40"/>
    <w:rsid w:val="2F22F378"/>
    <w:rsid w:val="2F2A35A5"/>
    <w:rsid w:val="2F2BEFC9"/>
    <w:rsid w:val="2F7A7F7D"/>
    <w:rsid w:val="2F89973C"/>
    <w:rsid w:val="2FA0F06E"/>
    <w:rsid w:val="2FD73B1F"/>
    <w:rsid w:val="308E5768"/>
    <w:rsid w:val="30E0CBDF"/>
    <w:rsid w:val="3126F3F0"/>
    <w:rsid w:val="318B8877"/>
    <w:rsid w:val="31A5302A"/>
    <w:rsid w:val="31AC5D46"/>
    <w:rsid w:val="31E538DF"/>
    <w:rsid w:val="31FC0DC1"/>
    <w:rsid w:val="321DF418"/>
    <w:rsid w:val="321EC565"/>
    <w:rsid w:val="3237A604"/>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FEF9D"/>
    <w:rsid w:val="34BE1C78"/>
    <w:rsid w:val="34C97752"/>
    <w:rsid w:val="35000F96"/>
    <w:rsid w:val="352536E6"/>
    <w:rsid w:val="353681C5"/>
    <w:rsid w:val="35373224"/>
    <w:rsid w:val="3544CEB5"/>
    <w:rsid w:val="357B09E4"/>
    <w:rsid w:val="357CF51B"/>
    <w:rsid w:val="35AE2B5C"/>
    <w:rsid w:val="35D24C9D"/>
    <w:rsid w:val="35DB0AAC"/>
    <w:rsid w:val="36072922"/>
    <w:rsid w:val="362C5C98"/>
    <w:rsid w:val="363AD194"/>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4B89C"/>
    <w:rsid w:val="38CCD36B"/>
    <w:rsid w:val="38DF3EE9"/>
    <w:rsid w:val="38E7D35A"/>
    <w:rsid w:val="38EB3ABF"/>
    <w:rsid w:val="3919C70A"/>
    <w:rsid w:val="3995EEA8"/>
    <w:rsid w:val="39DEB9BA"/>
    <w:rsid w:val="39E0E9DE"/>
    <w:rsid w:val="3A65EC27"/>
    <w:rsid w:val="3A96D599"/>
    <w:rsid w:val="3AAC48D7"/>
    <w:rsid w:val="3AF5D237"/>
    <w:rsid w:val="3B14BC4C"/>
    <w:rsid w:val="3B1803F5"/>
    <w:rsid w:val="3B2A2F8A"/>
    <w:rsid w:val="3B49AF04"/>
    <w:rsid w:val="3B503208"/>
    <w:rsid w:val="3B5C368D"/>
    <w:rsid w:val="3B676403"/>
    <w:rsid w:val="3B85CCDD"/>
    <w:rsid w:val="3B90D715"/>
    <w:rsid w:val="3BD59076"/>
    <w:rsid w:val="3C064CA3"/>
    <w:rsid w:val="3C400B0B"/>
    <w:rsid w:val="3C6BF443"/>
    <w:rsid w:val="3C76DFAA"/>
    <w:rsid w:val="3CB0E23E"/>
    <w:rsid w:val="3CC0DD2B"/>
    <w:rsid w:val="3CC3684D"/>
    <w:rsid w:val="3CCA85ED"/>
    <w:rsid w:val="3CED2653"/>
    <w:rsid w:val="3CFC9806"/>
    <w:rsid w:val="3D334EBF"/>
    <w:rsid w:val="3D83F033"/>
    <w:rsid w:val="3D9F4B6D"/>
    <w:rsid w:val="3E0995EC"/>
    <w:rsid w:val="3E0ABF7E"/>
    <w:rsid w:val="3E7F37B7"/>
    <w:rsid w:val="3E8A99C7"/>
    <w:rsid w:val="3E8BC88B"/>
    <w:rsid w:val="3EDB421F"/>
    <w:rsid w:val="3EDC80AC"/>
    <w:rsid w:val="3EE82D96"/>
    <w:rsid w:val="3EFFFD21"/>
    <w:rsid w:val="3F75A783"/>
    <w:rsid w:val="3F8E8D97"/>
    <w:rsid w:val="3F934F33"/>
    <w:rsid w:val="3FB1B72F"/>
    <w:rsid w:val="3FB23A01"/>
    <w:rsid w:val="3FBA9437"/>
    <w:rsid w:val="3FEAF74C"/>
    <w:rsid w:val="3FEC2883"/>
    <w:rsid w:val="40231505"/>
    <w:rsid w:val="40689182"/>
    <w:rsid w:val="4078227D"/>
    <w:rsid w:val="40AA6D89"/>
    <w:rsid w:val="40D7B807"/>
    <w:rsid w:val="40E25382"/>
    <w:rsid w:val="40E812B1"/>
    <w:rsid w:val="40F569E3"/>
    <w:rsid w:val="40F8B443"/>
    <w:rsid w:val="4133382E"/>
    <w:rsid w:val="4142C27B"/>
    <w:rsid w:val="417EA26D"/>
    <w:rsid w:val="4180AD83"/>
    <w:rsid w:val="418B0A53"/>
    <w:rsid w:val="419419FF"/>
    <w:rsid w:val="41A79E33"/>
    <w:rsid w:val="41BA510C"/>
    <w:rsid w:val="41CA4E7F"/>
    <w:rsid w:val="41CE4F76"/>
    <w:rsid w:val="4202DB4C"/>
    <w:rsid w:val="420F657C"/>
    <w:rsid w:val="421F76AC"/>
    <w:rsid w:val="423C7B5A"/>
    <w:rsid w:val="427ADD7B"/>
    <w:rsid w:val="42AB1E93"/>
    <w:rsid w:val="42DB4DF4"/>
    <w:rsid w:val="42DFC1E7"/>
    <w:rsid w:val="42E24BB1"/>
    <w:rsid w:val="43277C43"/>
    <w:rsid w:val="4348DE59"/>
    <w:rsid w:val="434C850E"/>
    <w:rsid w:val="43706E45"/>
    <w:rsid w:val="43A07FF3"/>
    <w:rsid w:val="43A6A5AC"/>
    <w:rsid w:val="43C07776"/>
    <w:rsid w:val="43C8672A"/>
    <w:rsid w:val="440F58C9"/>
    <w:rsid w:val="449FB3AB"/>
    <w:rsid w:val="44C9F3AD"/>
    <w:rsid w:val="44D50A2F"/>
    <w:rsid w:val="44FB2E36"/>
    <w:rsid w:val="451995A5"/>
    <w:rsid w:val="45267C74"/>
    <w:rsid w:val="453502F4"/>
    <w:rsid w:val="458D5816"/>
    <w:rsid w:val="45C5CD5B"/>
    <w:rsid w:val="45CF54B1"/>
    <w:rsid w:val="46067F3F"/>
    <w:rsid w:val="464253B3"/>
    <w:rsid w:val="4649FD5A"/>
    <w:rsid w:val="46594F00"/>
    <w:rsid w:val="46A3C14A"/>
    <w:rsid w:val="46C02701"/>
    <w:rsid w:val="46D0D4AD"/>
    <w:rsid w:val="46DAA7D5"/>
    <w:rsid w:val="4744B851"/>
    <w:rsid w:val="4776F614"/>
    <w:rsid w:val="479D72AE"/>
    <w:rsid w:val="47BC9F1B"/>
    <w:rsid w:val="47CA8FF8"/>
    <w:rsid w:val="47DF6229"/>
    <w:rsid w:val="47E6F7B6"/>
    <w:rsid w:val="48021359"/>
    <w:rsid w:val="4837CE57"/>
    <w:rsid w:val="48C9A18F"/>
    <w:rsid w:val="48E75035"/>
    <w:rsid w:val="48ECF1E7"/>
    <w:rsid w:val="491C30EE"/>
    <w:rsid w:val="494976E2"/>
    <w:rsid w:val="4973E2A2"/>
    <w:rsid w:val="4981F034"/>
    <w:rsid w:val="49942F1D"/>
    <w:rsid w:val="49F49644"/>
    <w:rsid w:val="49F8F89C"/>
    <w:rsid w:val="4A10917A"/>
    <w:rsid w:val="4A6A0801"/>
    <w:rsid w:val="4A7E9A4D"/>
    <w:rsid w:val="4AD284E0"/>
    <w:rsid w:val="4AE9E2D3"/>
    <w:rsid w:val="4AF8E260"/>
    <w:rsid w:val="4B0767C1"/>
    <w:rsid w:val="4B4FDD73"/>
    <w:rsid w:val="4B627A31"/>
    <w:rsid w:val="4B7CCD07"/>
    <w:rsid w:val="4B9AD39A"/>
    <w:rsid w:val="4BA666D4"/>
    <w:rsid w:val="4BAF376F"/>
    <w:rsid w:val="4BD35AC2"/>
    <w:rsid w:val="4BDA00F9"/>
    <w:rsid w:val="4BEEED75"/>
    <w:rsid w:val="4BF4A93B"/>
    <w:rsid w:val="4BF5BA5D"/>
    <w:rsid w:val="4C0DA1A0"/>
    <w:rsid w:val="4C3DA253"/>
    <w:rsid w:val="4C5B8CCC"/>
    <w:rsid w:val="4C6C74F1"/>
    <w:rsid w:val="4C7E8FA9"/>
    <w:rsid w:val="4CAFF7DF"/>
    <w:rsid w:val="4D00E11F"/>
    <w:rsid w:val="4D0699B1"/>
    <w:rsid w:val="4D073907"/>
    <w:rsid w:val="4D1BC054"/>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6068F"/>
    <w:rsid w:val="4FD866F1"/>
    <w:rsid w:val="4FDD57FC"/>
    <w:rsid w:val="4FF83D00"/>
    <w:rsid w:val="4FF951C8"/>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32043"/>
    <w:rsid w:val="53A57761"/>
    <w:rsid w:val="53ACE9F6"/>
    <w:rsid w:val="53E4AF96"/>
    <w:rsid w:val="53FE4B81"/>
    <w:rsid w:val="5405B80B"/>
    <w:rsid w:val="540C5436"/>
    <w:rsid w:val="54568539"/>
    <w:rsid w:val="54811E0B"/>
    <w:rsid w:val="54C81AC5"/>
    <w:rsid w:val="54CF1F2C"/>
    <w:rsid w:val="54D28354"/>
    <w:rsid w:val="54EB7F30"/>
    <w:rsid w:val="5507ECE6"/>
    <w:rsid w:val="55A5E35D"/>
    <w:rsid w:val="55D4868B"/>
    <w:rsid w:val="55E859AC"/>
    <w:rsid w:val="5618DDD5"/>
    <w:rsid w:val="56282698"/>
    <w:rsid w:val="56290EA4"/>
    <w:rsid w:val="56468524"/>
    <w:rsid w:val="5650C7D3"/>
    <w:rsid w:val="568326D4"/>
    <w:rsid w:val="568EB849"/>
    <w:rsid w:val="569C4210"/>
    <w:rsid w:val="56A1A128"/>
    <w:rsid w:val="56C0BBDC"/>
    <w:rsid w:val="570CCD64"/>
    <w:rsid w:val="570D9E9C"/>
    <w:rsid w:val="5737983B"/>
    <w:rsid w:val="5775AF01"/>
    <w:rsid w:val="5786E5D4"/>
    <w:rsid w:val="57BC7181"/>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BBBF4"/>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5F88E9"/>
    <w:rsid w:val="5F66676D"/>
    <w:rsid w:val="5F844061"/>
    <w:rsid w:val="5F890BF9"/>
    <w:rsid w:val="5FB3C025"/>
    <w:rsid w:val="5FC31A92"/>
    <w:rsid w:val="5FD3F0FA"/>
    <w:rsid w:val="5FDAF5D8"/>
    <w:rsid w:val="5FE130BD"/>
    <w:rsid w:val="5FE39265"/>
    <w:rsid w:val="5FEA5187"/>
    <w:rsid w:val="5FFB0FBF"/>
    <w:rsid w:val="601A6BAE"/>
    <w:rsid w:val="6042C9D0"/>
    <w:rsid w:val="604F6523"/>
    <w:rsid w:val="605A2CCE"/>
    <w:rsid w:val="6081F5CB"/>
    <w:rsid w:val="608B1B50"/>
    <w:rsid w:val="608BDC8D"/>
    <w:rsid w:val="6090440F"/>
    <w:rsid w:val="60F0E623"/>
    <w:rsid w:val="60FEA5EE"/>
    <w:rsid w:val="61B5A518"/>
    <w:rsid w:val="61B61036"/>
    <w:rsid w:val="61DBF450"/>
    <w:rsid w:val="620D98C3"/>
    <w:rsid w:val="62404100"/>
    <w:rsid w:val="6271B79D"/>
    <w:rsid w:val="62A1613C"/>
    <w:rsid w:val="62A6BED9"/>
    <w:rsid w:val="62B88414"/>
    <w:rsid w:val="62BB3E60"/>
    <w:rsid w:val="62BC52BB"/>
    <w:rsid w:val="62F83D58"/>
    <w:rsid w:val="62FB7451"/>
    <w:rsid w:val="6330BD78"/>
    <w:rsid w:val="63328520"/>
    <w:rsid w:val="6347C231"/>
    <w:rsid w:val="634E1B1C"/>
    <w:rsid w:val="634E57C3"/>
    <w:rsid w:val="6380F525"/>
    <w:rsid w:val="63962B92"/>
    <w:rsid w:val="63A3D6A4"/>
    <w:rsid w:val="63A62A9C"/>
    <w:rsid w:val="63DE4454"/>
    <w:rsid w:val="63E0C41F"/>
    <w:rsid w:val="644637DF"/>
    <w:rsid w:val="6460E53C"/>
    <w:rsid w:val="646BF06D"/>
    <w:rsid w:val="6497001A"/>
    <w:rsid w:val="64AD3C48"/>
    <w:rsid w:val="64C39EB2"/>
    <w:rsid w:val="64C75020"/>
    <w:rsid w:val="64CE01AF"/>
    <w:rsid w:val="6513F9B9"/>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64F9EB"/>
    <w:rsid w:val="679327AE"/>
    <w:rsid w:val="67B7AF00"/>
    <w:rsid w:val="67D17226"/>
    <w:rsid w:val="67F33529"/>
    <w:rsid w:val="6816E244"/>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40E53F"/>
    <w:rsid w:val="6998CD80"/>
    <w:rsid w:val="69A7F2DB"/>
    <w:rsid w:val="69A97381"/>
    <w:rsid w:val="69B0873F"/>
    <w:rsid w:val="69C8CF56"/>
    <w:rsid w:val="69D083B9"/>
    <w:rsid w:val="69FAE9CB"/>
    <w:rsid w:val="6A10760C"/>
    <w:rsid w:val="6A1770CE"/>
    <w:rsid w:val="6A1CA37A"/>
    <w:rsid w:val="6ADC62DE"/>
    <w:rsid w:val="6B88C920"/>
    <w:rsid w:val="6B9379B7"/>
    <w:rsid w:val="6BC0E4D5"/>
    <w:rsid w:val="6BC12E3C"/>
    <w:rsid w:val="6BC92152"/>
    <w:rsid w:val="6BF0E5C4"/>
    <w:rsid w:val="6C3D38D3"/>
    <w:rsid w:val="6C446C92"/>
    <w:rsid w:val="6C49989A"/>
    <w:rsid w:val="6C58320F"/>
    <w:rsid w:val="6C7F8587"/>
    <w:rsid w:val="6C850CDD"/>
    <w:rsid w:val="6D2300AA"/>
    <w:rsid w:val="6D25DB4A"/>
    <w:rsid w:val="6D9F8E8A"/>
    <w:rsid w:val="6DC17E64"/>
    <w:rsid w:val="6DC182A1"/>
    <w:rsid w:val="6DC4EFE9"/>
    <w:rsid w:val="6DCAD2B9"/>
    <w:rsid w:val="6DE1A7C4"/>
    <w:rsid w:val="6DF3DCD4"/>
    <w:rsid w:val="6E173CF0"/>
    <w:rsid w:val="6E513043"/>
    <w:rsid w:val="6E5985FF"/>
    <w:rsid w:val="6E7D0351"/>
    <w:rsid w:val="6E876C8E"/>
    <w:rsid w:val="6E888E71"/>
    <w:rsid w:val="6E9EDD27"/>
    <w:rsid w:val="6EE678BB"/>
    <w:rsid w:val="6F035483"/>
    <w:rsid w:val="6F720F60"/>
    <w:rsid w:val="6F82D180"/>
    <w:rsid w:val="6F93B732"/>
    <w:rsid w:val="6FE9F54B"/>
    <w:rsid w:val="6FF7044F"/>
    <w:rsid w:val="700C3174"/>
    <w:rsid w:val="70130BA2"/>
    <w:rsid w:val="70336584"/>
    <w:rsid w:val="706FCAA3"/>
    <w:rsid w:val="70912D49"/>
    <w:rsid w:val="709FA600"/>
    <w:rsid w:val="70AAD880"/>
    <w:rsid w:val="70ED7EF7"/>
    <w:rsid w:val="711648B3"/>
    <w:rsid w:val="713FDE47"/>
    <w:rsid w:val="7141CCDD"/>
    <w:rsid w:val="7161223F"/>
    <w:rsid w:val="716F31B5"/>
    <w:rsid w:val="71708A53"/>
    <w:rsid w:val="717B91A6"/>
    <w:rsid w:val="719FBB25"/>
    <w:rsid w:val="71CF9B38"/>
    <w:rsid w:val="71CFCF73"/>
    <w:rsid w:val="71DA4658"/>
    <w:rsid w:val="720A95C3"/>
    <w:rsid w:val="7217E9C9"/>
    <w:rsid w:val="72553639"/>
    <w:rsid w:val="7286A315"/>
    <w:rsid w:val="7287F3E5"/>
    <w:rsid w:val="72928C4B"/>
    <w:rsid w:val="729C3A6F"/>
    <w:rsid w:val="72C597A6"/>
    <w:rsid w:val="72D3FA41"/>
    <w:rsid w:val="72E6EF19"/>
    <w:rsid w:val="7305F993"/>
    <w:rsid w:val="735F0730"/>
    <w:rsid w:val="735FE6D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7DB1DF3"/>
    <w:rsid w:val="7821D784"/>
    <w:rsid w:val="7823341A"/>
    <w:rsid w:val="7826E459"/>
    <w:rsid w:val="78778085"/>
    <w:rsid w:val="7878586E"/>
    <w:rsid w:val="78E1A9B9"/>
    <w:rsid w:val="791C1057"/>
    <w:rsid w:val="7979E2BC"/>
    <w:rsid w:val="797E5D8A"/>
    <w:rsid w:val="799349B6"/>
    <w:rsid w:val="79A25131"/>
    <w:rsid w:val="79BEB43A"/>
    <w:rsid w:val="79CAA392"/>
    <w:rsid w:val="79D12E72"/>
    <w:rsid w:val="79F51739"/>
    <w:rsid w:val="7A028FAC"/>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6F5B14"/>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15:docId w15:val="{988e975c-9376-4ed4-8b2d-6c1a7ade0d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werusers.microsoft.com/t5/Microsoft-Flow-Community/ct-p/FlowCommunity" TargetMode="External" Id="rId117" /><Relationship Type="http://schemas.openxmlformats.org/officeDocument/2006/relationships/hyperlink" Target="https://docs.microsoft.com/en-us/sql/ssms" TargetMode="External" Id="rId21" /><Relationship Type="http://schemas.openxmlformats.org/officeDocument/2006/relationships/hyperlink" Target="https://aka.ms/feuserguide" TargetMode="External" Id="rId42" /><Relationship Type="http://schemas.openxmlformats.org/officeDocument/2006/relationships/hyperlink" Target="https://docs.microsoft.com/en-us/learn/paths/azure-fundamentals/" TargetMode="External" Id="rId112" /><Relationship Type="http://schemas.openxmlformats.org/officeDocument/2006/relationships/image" Target="media/image17.png" Id="rId32" /><Relationship Type="http://schemas.openxmlformats.org/officeDocument/2006/relationships/hyperlink" Target="https://docs.microsoft.com/en-us/power-platform/admin/security-roles-privileges" TargetMode="External" Id="rId37" /><Relationship Type="http://schemas.openxmlformats.org/officeDocument/2006/relationships/hyperlink" Target="https://visualstudio.microsoft.com/downloads/" TargetMode="External" Id="rId58" /><Relationship Type="http://schemas.openxmlformats.org/officeDocument/2006/relationships/numbering" Target="numbering.xml" Id="rId5" /><Relationship Type="http://schemas.openxmlformats.org/officeDocument/2006/relationships/hyperlink" Target="https://docs.microsoft.com/en-us/azure/azure-resource-manager/templates/overview" TargetMode="External" Id="rId43" /><Relationship Type="http://schemas.openxmlformats.org/officeDocument/2006/relationships/hyperlink" Target="https://docs.microsoft.com/en-us/learn/certifications/exams/ai-900" TargetMode="External" Id="rId113" /><Relationship Type="http://schemas.openxmlformats.org/officeDocument/2006/relationships/header" Target="header1.xml" Id="rId118" /><Relationship Type="http://schemas.openxmlformats.org/officeDocument/2006/relationships/hyperlink" Target="https://aka.ms/fe-armtemplate" TargetMode="External" Id="rId12" /><Relationship Type="http://schemas.openxmlformats.org/officeDocument/2006/relationships/hyperlink" Target="https://github.com/microsoft/Industry-Accelerator-Nonprofit/releases" TargetMode="External" Id="rId38" /><Relationship Type="http://schemas.openxmlformats.org/officeDocument/2006/relationships/hyperlink" Target="https://github.com/microsoft/Industry-Accelerator-Nonprofit/releases" TargetMode="External" Id="rId59" /><Relationship Type="http://schemas.openxmlformats.org/officeDocument/2006/relationships/hyperlink" Target="https://docs.microsoft.com/en-us/sql/ssms/download-sql-server-management-studio-ssms?view=sql-server-ver15"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aka.ms/fe-armtemplate" TargetMode="External" Id="rId49" /><Relationship Type="http://schemas.openxmlformats.org/officeDocument/2006/relationships/hyperlink" Target="https://powerusers.microsoft.com/t5/PowerApps-Community/ct-p/PowerApps1" TargetMode="External" Id="rId114" /><Relationship Type="http://schemas.openxmlformats.org/officeDocument/2006/relationships/footer" Target="footer1.xml" Id="rId119" /><Relationship Type="http://schemas.openxmlformats.org/officeDocument/2006/relationships/hyperlink" Target="https://portal.azure.com"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azure/role-based-access-control/role-assignments-portal" TargetMode="External" Id="rId13" /><Relationship Type="http://schemas.openxmlformats.org/officeDocument/2006/relationships/hyperlink" Target="https://docs.microsoft.com/en-us/azure/azure-sql/database/firewall-configure" TargetMode="External" Id="rId55" /><Relationship Type="http://schemas.openxmlformats.org/officeDocument/2006/relationships/fontTable" Target="fontTable.xml" Id="rId12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docs.microsoft.com/en-us/azure/cloud-adoption-framework/ready/azure-best-practices/naming-and-tagging" TargetMode="External" Id="rId110" /><Relationship Type="http://schemas.openxmlformats.org/officeDocument/2006/relationships/hyperlink" Target="https://docs.microsoft.com/en-us/learn/paths/dynamics-365-fundamentals/" TargetMode="External" Id="rId115" /><Relationship Type="http://schemas.openxmlformats.org/officeDocument/2006/relationships/hyperlink" Target="https://instancenameasdisplayed.api.crmx.dynamics.com" TargetMode="External" Id="rId19" /><Relationship Type="http://schemas.openxmlformats.org/officeDocument/2006/relationships/hyperlink" Target="https://github.com/microsoft/fundraising-and-engagement" TargetMode="External" Id="rId56" /><Relationship Type="http://schemas.openxmlformats.org/officeDocument/2006/relationships/webSettings" Target="webSettings.xml" Id="rId8" /><Relationship Type="http://schemas.openxmlformats.org/officeDocument/2006/relationships/theme" Target="theme/theme1.xml" Id="rId121" /><Relationship Type="http://schemas.openxmlformats.org/officeDocument/2006/relationships/customXml" Target="../customXml/item3.xml" Id="rId3" /><Relationship Type="http://schemas.openxmlformats.org/officeDocument/2006/relationships/hyperlink" Target="https://docs.microsoft.com/en-us/learn/certifications/exams/mb-900" TargetMode="External" Id="rId116" /><Relationship Type="http://schemas.openxmlformats.org/officeDocument/2006/relationships/hyperlink" Target="https://docs.microsoft.com/en-us/windows/win32/fileio/naming-a-file" TargetMode="External" Id="rId111" /><Relationship Type="http://schemas.openxmlformats.org/officeDocument/2006/relationships/hyperlink" Target="https://docs.microsoft.com/en-us/azure/active-directory/develop/quickstart-register-app#add-a-client-secret" TargetMode="External" Id="rId15" /><Relationship Type="http://schemas.openxmlformats.org/officeDocument/2006/relationships/hyperlink" Target="https://docs.microsoft.com/en-us/power-platform/admin/create-users-assign-online-security-roles" TargetMode="External" Id="rId36" /><Relationship Type="http://schemas.openxmlformats.org/officeDocument/2006/relationships/hyperlink" Target="https://visualstudio.microsoft.com/vs/community/" TargetMode="External" Id="rId57" /><Relationship Type="http://schemas.openxmlformats.org/officeDocument/2006/relationships/endnotes" Target="endnotes.xml" Id="rId10" /><Relationship Type="http://schemas.openxmlformats.org/officeDocument/2006/relationships/hyperlink" Target="https://fundraising-yourexample-dev.azurewebsites.net/api/" TargetMode="External" Id="rId99" /><Relationship Type="http://schemas.openxmlformats.org/officeDocument/2006/relationships/hyperlink" Target="https://fundraising-yourbackgroundservices-dev.azurewebsites.net" TargetMode="External" Id="rId101" /><Relationship Type="http://schemas.openxmlformats.org/officeDocument/2006/relationships/glossaryDocument" Target="/word/glossary/document.xml" Id="Rd3789a25ae70478a" /><Relationship Type="http://schemas.openxmlformats.org/officeDocument/2006/relationships/image" Target="/media/image57.png" Id="Rb5f516e9a4ec461a" /><Relationship Type="http://schemas.openxmlformats.org/officeDocument/2006/relationships/image" Target="/media/image58.png" Id="R8e5fb7f480544d3f" /><Relationship Type="http://schemas.openxmlformats.org/officeDocument/2006/relationships/image" Target="/media/image59.png" Id="R58838fcce9d44dfd" /><Relationship Type="http://schemas.openxmlformats.org/officeDocument/2006/relationships/image" Target="/media/image5a.png" Id="R50008c77c540460d" /><Relationship Type="http://schemas.openxmlformats.org/officeDocument/2006/relationships/image" Target="/media/image5b.png" Id="R720b5cf423324914" /><Relationship Type="http://schemas.openxmlformats.org/officeDocument/2006/relationships/image" Target="/media/image5c.png" Id="R3b218afb76b14d4b" /><Relationship Type="http://schemas.openxmlformats.org/officeDocument/2006/relationships/image" Target="/media/image5d.png" Id="Rf43ab9d70b16465e" /><Relationship Type="http://schemas.openxmlformats.org/officeDocument/2006/relationships/image" Target="/media/image5e.png" Id="R0479d5c252e9498b" /><Relationship Type="http://schemas.openxmlformats.org/officeDocument/2006/relationships/image" Target="/media/image5f.png" Id="R52b1a5a593ae4707" /><Relationship Type="http://schemas.openxmlformats.org/officeDocument/2006/relationships/image" Target="/media/image60.png" Id="R60876bdd13b647cf" /><Relationship Type="http://schemas.openxmlformats.org/officeDocument/2006/relationships/image" Target="/media/image61.png" Id="Raf5ba2de3f4d4dfe" /><Relationship Type="http://schemas.openxmlformats.org/officeDocument/2006/relationships/image" Target="/media/image62.png" Id="Rb0b187f8cae04ad3" /><Relationship Type="http://schemas.openxmlformats.org/officeDocument/2006/relationships/image" Target="/media/image63.png" Id="Ra27df7b1a4624c29" /><Relationship Type="http://schemas.openxmlformats.org/officeDocument/2006/relationships/image" Target="/media/image64.png" Id="R66da6dff83a34505" /><Relationship Type="http://schemas.openxmlformats.org/officeDocument/2006/relationships/image" Target="/media/image65.png" Id="R5a02597336d74976" /><Relationship Type="http://schemas.openxmlformats.org/officeDocument/2006/relationships/image" Target="/media/image66.png" Id="R44c1fcf96f7c4861" /><Relationship Type="http://schemas.openxmlformats.org/officeDocument/2006/relationships/image" Target="/media/image67.png" Id="Re096ba1eac674ddd" /><Relationship Type="http://schemas.openxmlformats.org/officeDocument/2006/relationships/image" Target="/media/image68.png" Id="Rf2098e0c847a460f" /><Relationship Type="http://schemas.openxmlformats.org/officeDocument/2006/relationships/image" Target="/media/image69.png" Id="R05b80e2469d84ce4" /><Relationship Type="http://schemas.openxmlformats.org/officeDocument/2006/relationships/image" Target="/media/image6a.png" Id="Rb16d19fe70e242c5" /><Relationship Type="http://schemas.openxmlformats.org/officeDocument/2006/relationships/image" Target="/media/image6b.png" Id="R80b2ddbf59a242b1" /><Relationship Type="http://schemas.openxmlformats.org/officeDocument/2006/relationships/image" Target="/media/image6d.png" Id="Rde79895c5a59446d" /><Relationship Type="http://schemas.openxmlformats.org/officeDocument/2006/relationships/image" Target="/media/image6f.png" Id="Re256548924e647ef" /><Relationship Type="http://schemas.openxmlformats.org/officeDocument/2006/relationships/image" Target="/media/image70.png" Id="R27e84aafc4c94587" /><Relationship Type="http://schemas.openxmlformats.org/officeDocument/2006/relationships/image" Target="/media/image71.png" Id="Rae3285844e444d69" /><Relationship Type="http://schemas.openxmlformats.org/officeDocument/2006/relationships/image" Target="/media/image72.png" Id="Rff71daff89984f34" /><Relationship Type="http://schemas.openxmlformats.org/officeDocument/2006/relationships/image" Target="/media/image73.png" Id="R8582d52b4de648f5" /><Relationship Type="http://schemas.openxmlformats.org/officeDocument/2006/relationships/image" Target="/media/image74.png" Id="R1aebf690e1a54e51" /><Relationship Type="http://schemas.openxmlformats.org/officeDocument/2006/relationships/image" Target="/media/image75.png" Id="R872b1e02a60b405c" /><Relationship Type="http://schemas.openxmlformats.org/officeDocument/2006/relationships/image" Target="/media/image76.png" Id="R7731e51139a84db8" /><Relationship Type="http://schemas.openxmlformats.org/officeDocument/2006/relationships/image" Target="/media/image77.png" Id="Ra93d6aca360046a5" /><Relationship Type="http://schemas.openxmlformats.org/officeDocument/2006/relationships/image" Target="/media/image78.png" Id="Rbdf95d35c82d432b" /><Relationship Type="http://schemas.openxmlformats.org/officeDocument/2006/relationships/image" Target="/media/image79.png" Id="R90d43881e26948bc" /><Relationship Type="http://schemas.openxmlformats.org/officeDocument/2006/relationships/image" Target="/media/image7a.png" Id="R087c3f37f9cd4cbb" /><Relationship Type="http://schemas.openxmlformats.org/officeDocument/2006/relationships/image" Target="/media/image7b.png" Id="R4d90ee95d6784180" /><Relationship Type="http://schemas.openxmlformats.org/officeDocument/2006/relationships/image" Target="/media/image7c.png" Id="R9b1a137ec33f49b7" /><Relationship Type="http://schemas.openxmlformats.org/officeDocument/2006/relationships/image" Target="/media/image7d.png" Id="R40a6f8b561a04577" /><Relationship Type="http://schemas.openxmlformats.org/officeDocument/2006/relationships/image" Target="/media/image7e.png" Id="Rc5b57bebe56b410b" /><Relationship Type="http://schemas.openxmlformats.org/officeDocument/2006/relationships/image" Target="/media/image80.png" Id="R9d9f6c66eb624b0c" /><Relationship Type="http://schemas.openxmlformats.org/officeDocument/2006/relationships/image" Target="/media/image81.png" Id="R1f19ec2f0af74463" /><Relationship Type="http://schemas.openxmlformats.org/officeDocument/2006/relationships/image" Target="/media/image82.png" Id="R86b394c8f0e143a1" /><Relationship Type="http://schemas.openxmlformats.org/officeDocument/2006/relationships/image" Target="/media/image83.png" Id="R66ef29dd676e4177" /><Relationship Type="http://schemas.openxmlformats.org/officeDocument/2006/relationships/image" Target="/media/image84.png" Id="R6b59cdc3020d4c81" /><Relationship Type="http://schemas.openxmlformats.org/officeDocument/2006/relationships/image" Target="/media/image85.png" Id="R683c18bc7aa84a72" /><Relationship Type="http://schemas.openxmlformats.org/officeDocument/2006/relationships/image" Target="/media/image86.png" Id="Rad780a8d05f045c5" /><Relationship Type="http://schemas.openxmlformats.org/officeDocument/2006/relationships/image" Target="/media/image87.png" Id="Reca370100d9543e0" /><Relationship Type="http://schemas.openxmlformats.org/officeDocument/2006/relationships/image" Target="/media/image88.png" Id="R75d0b9de828d49db" /><Relationship Type="http://schemas.openxmlformats.org/officeDocument/2006/relationships/image" Target="/media/image89.png" Id="R3d7cc1466f9c4e0a" /><Relationship Type="http://schemas.openxmlformats.org/officeDocument/2006/relationships/image" Target="/media/image8a.png" Id="R3bcc9b4cb4f943d9" /><Relationship Type="http://schemas.openxmlformats.org/officeDocument/2006/relationships/image" Target="/media/image8b.png" Id="R72cf29a13f9a423f" /><Relationship Type="http://schemas.openxmlformats.org/officeDocument/2006/relationships/image" Target="/media/image8c.png" Id="Re47efbf6666542ad" /><Relationship Type="http://schemas.openxmlformats.org/officeDocument/2006/relationships/image" Target="/media/image8d.png" Id="R7c604cf79b814fb0" /><Relationship Type="http://schemas.openxmlformats.org/officeDocument/2006/relationships/image" Target="/media/image8e.png" Id="R645938cc9ad94a98" /><Relationship Type="http://schemas.openxmlformats.org/officeDocument/2006/relationships/image" Target="/media/image8f.png" Id="Rb47abc54d14c4335" /><Relationship Type="http://schemas.openxmlformats.org/officeDocument/2006/relationships/image" Target="/media/image90.png" Id="R89f296346c8a4364" /><Relationship Type="http://schemas.openxmlformats.org/officeDocument/2006/relationships/image" Target="/media/image91.png" Id="R6e5ea2636e604c05" /><Relationship Type="http://schemas.openxmlformats.org/officeDocument/2006/relationships/image" Target="/media/image92.png" Id="Rb317a9d4b05547a5" /><Relationship Type="http://schemas.openxmlformats.org/officeDocument/2006/relationships/image" Target="/media/image93.png" Id="R35388008d43b474b" /><Relationship Type="http://schemas.openxmlformats.org/officeDocument/2006/relationships/image" Target="/media/image95.png" Id="R1ad69a61508a40a7" /><Relationship Type="http://schemas.openxmlformats.org/officeDocument/2006/relationships/image" Target="/media/image96.png" Id="R3dcd22f5736f4154" /><Relationship Type="http://schemas.openxmlformats.org/officeDocument/2006/relationships/image" Target="/media/image97.png" Id="R66af90bdf1fc4777" /><Relationship Type="http://schemas.openxmlformats.org/officeDocument/2006/relationships/image" Target="/media/image98.png" Id="Rc08d477e212c4b15" /><Relationship Type="http://schemas.openxmlformats.org/officeDocument/2006/relationships/image" Target="/media/image99.png" Id="R689fc3c5b519478f" /><Relationship Type="http://schemas.openxmlformats.org/officeDocument/2006/relationships/image" Target="/media/image9a.png" Id="R43ffebecc2694827" /><Relationship Type="http://schemas.openxmlformats.org/officeDocument/2006/relationships/image" Target="/media/image9b.png" Id="Rb44483893f56416f" /><Relationship Type="http://schemas.openxmlformats.org/officeDocument/2006/relationships/image" Target="/media/image9c.png" Id="R7910878e71ce4fe0" /><Relationship Type="http://schemas.openxmlformats.org/officeDocument/2006/relationships/image" Target="/media/image9d.png" Id="R725c921374d84932" /><Relationship Type="http://schemas.openxmlformats.org/officeDocument/2006/relationships/image" Target="/media/imagea2.png" Id="R41406b98ccaa4d24" /><Relationship Type="http://schemas.openxmlformats.org/officeDocument/2006/relationships/image" Target="/media/imagea3.png" Id="R228c04b7cecc4ecf" /><Relationship Type="http://schemas.openxmlformats.org/officeDocument/2006/relationships/image" Target="/media/imagea4.png" Id="R9711ce81c6f94ff1" /><Relationship Type="http://schemas.openxmlformats.org/officeDocument/2006/relationships/image" Target="/media/imagea5.png" Id="R44aac2f281aa4f34" /><Relationship Type="http://schemas.openxmlformats.org/officeDocument/2006/relationships/image" Target="/media/imagea6.png" Id="Rb3f9831f7477429e" /><Relationship Type="http://schemas.openxmlformats.org/officeDocument/2006/relationships/image" Target="/media/imagea7.png" Id="Rf0b1849870c549ff" /><Relationship Type="http://schemas.openxmlformats.org/officeDocument/2006/relationships/image" Target="/media/imagea8.png" Id="R20b2521b0c4e4c6d" /><Relationship Type="http://schemas.openxmlformats.org/officeDocument/2006/relationships/image" Target="/media/imagea9.png" Id="R8f69b17d51874e21" /><Relationship Type="http://schemas.openxmlformats.org/officeDocument/2006/relationships/image" Target="/media/imageaa.png" Id="R1104e7acdbfe43c7" /><Relationship Type="http://schemas.openxmlformats.org/officeDocument/2006/relationships/image" Target="/media/imagef7.png" Id="Rb9a627fb1d1a4ecc" /><Relationship Type="http://schemas.openxmlformats.org/officeDocument/2006/relationships/image" Target="/media/imagef8.png" Id="Rb4ca0f7c437d4e25" /><Relationship Type="http://schemas.openxmlformats.org/officeDocument/2006/relationships/image" Target="/media/imagef9.png" Id="Rc343a090ff6e4938" /><Relationship Type="http://schemas.openxmlformats.org/officeDocument/2006/relationships/image" Target="/media/imagefa.png" Id="R2d1219e0193d4e60" /><Relationship Type="http://schemas.openxmlformats.org/officeDocument/2006/relationships/image" Target="/media/imagefb.png" Id="R2f494625b7d94a21" /><Relationship Type="http://schemas.openxmlformats.org/officeDocument/2006/relationships/image" Target="/media/imagefc.png" Id="R9c4b0befe6fc42fc" /><Relationship Type="http://schemas.openxmlformats.org/officeDocument/2006/relationships/image" Target="/media/imagefd.png" Id="Rd46e1ff80dc04669" /><Relationship Type="http://schemas.openxmlformats.org/officeDocument/2006/relationships/image" Target="/media/imagefe.png" Id="Rbeb41d1a883d4038" /></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473ffc-dfe7-43c0-b968-63e11e2b10c2}"/>
      </w:docPartPr>
      <w:docPartBody>
        <w:p w14:paraId="29D8CC2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3.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Veronika Uhrova</lastModifiedBy>
  <revision>11</revision>
  <dcterms:created xsi:type="dcterms:W3CDTF">2020-11-13T18:25:00.0000000Z</dcterms:created>
  <dcterms:modified xsi:type="dcterms:W3CDTF">2020-11-25T18:24:29.4943165Z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